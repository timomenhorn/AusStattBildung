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75B9D" w14:textId="35F923D7" w:rsidR="00FA7BCD" w:rsidRPr="005F1C32" w:rsidRDefault="005A4190" w:rsidP="002145EE">
      <w:pPr>
        <w:pStyle w:val="Titel"/>
        <w:jc w:val="both"/>
        <w:rPr>
          <w:rFonts w:asciiTheme="minorHAnsi" w:hAnsiTheme="minorHAnsi" w:cstheme="minorHAnsi"/>
          <w:b/>
          <w:sz w:val="24"/>
          <w:szCs w:val="24"/>
          <w:rPrChange w:id="0" w:author="Menhorn Timo" w:date="2020-05-27T07:06:00Z">
            <w:rPr>
              <w:rFonts w:cstheme="majorHAnsi"/>
              <w:b/>
              <w:sz w:val="23"/>
              <w:szCs w:val="23"/>
            </w:rPr>
          </w:rPrChange>
        </w:rPr>
      </w:pPr>
      <w:r w:rsidRPr="005F1C32">
        <w:rPr>
          <w:rFonts w:asciiTheme="minorHAnsi" w:hAnsiTheme="minorHAnsi" w:cstheme="minorHAnsi"/>
          <w:noProof/>
          <w:sz w:val="23"/>
          <w:szCs w:val="23"/>
          <w:lang w:eastAsia="de-DE"/>
          <w:rPrChange w:id="1" w:author="Menhorn Timo" w:date="2020-05-27T07:06:00Z">
            <w:rPr>
              <w:rFonts w:cstheme="majorHAnsi"/>
              <w:noProof/>
              <w:sz w:val="23"/>
              <w:szCs w:val="23"/>
              <w:lang w:eastAsia="de-DE"/>
            </w:rPr>
          </w:rPrChange>
        </w:rPr>
        <mc:AlternateContent>
          <mc:Choice Requires="wps">
            <w:drawing>
              <wp:anchor distT="0" distB="0" distL="114300" distR="114300" simplePos="0" relativeHeight="251661312" behindDoc="0" locked="0" layoutInCell="1" allowOverlap="1" wp14:anchorId="135DA710" wp14:editId="0ADEDC6B">
                <wp:simplePos x="0" y="0"/>
                <wp:positionH relativeFrom="margin">
                  <wp:posOffset>-244186</wp:posOffset>
                </wp:positionH>
                <wp:positionV relativeFrom="paragraph">
                  <wp:posOffset>-563364</wp:posOffset>
                </wp:positionV>
                <wp:extent cx="0" cy="9963510"/>
                <wp:effectExtent l="19050" t="0" r="19050" b="19050"/>
                <wp:wrapNone/>
                <wp:docPr id="50" name="Gerader Verbinder 50"/>
                <wp:cNvGraphicFramePr/>
                <a:graphic xmlns:a="http://schemas.openxmlformats.org/drawingml/2006/main">
                  <a:graphicData uri="http://schemas.microsoft.com/office/word/2010/wordprocessingShape">
                    <wps:wsp>
                      <wps:cNvCnPr/>
                      <wps:spPr bwMode="auto">
                        <a:xfrm>
                          <a:off x="0" y="0"/>
                          <a:ext cx="0" cy="996351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E3AF0E6" id="Gerader Verbinder 50"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25pt,-44.35pt" to="-19.25pt,7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" strokecolor="#cd233c" strokeweight="3pt">
                <w10:wrap anchorx="margin"/>
              </v:line>
            </w:pict>
          </mc:Fallback>
        </mc:AlternateContent>
      </w:r>
      <w:r w:rsidR="00F650DA" w:rsidRPr="005F1C32">
        <w:rPr>
          <w:rFonts w:asciiTheme="minorHAnsi" w:hAnsiTheme="minorHAnsi" w:cstheme="minorHAnsi"/>
          <w:sz w:val="23"/>
          <w:szCs w:val="23"/>
          <w:rPrChange w:id="2" w:author="Menhorn Timo" w:date="2020-05-27T07:06:00Z">
            <w:rPr>
              <w:rFonts w:cstheme="majorHAnsi"/>
              <w:sz w:val="23"/>
              <w:szCs w:val="23"/>
            </w:rPr>
          </w:rPrChange>
        </w:rPr>
        <w:t xml:space="preserve"> </w:t>
      </w:r>
      <w:bookmarkStart w:id="3" w:name="_Hlk35331118"/>
      <w:r w:rsidR="00473718" w:rsidRPr="005F1C32">
        <w:rPr>
          <w:rFonts w:asciiTheme="minorHAnsi" w:hAnsiTheme="minorHAnsi" w:cstheme="minorHAnsi"/>
          <w:sz w:val="24"/>
          <w:szCs w:val="24"/>
          <w:rPrChange w:id="4" w:author="Menhorn Timo" w:date="2020-05-27T07:06:00Z">
            <w:rPr>
              <w:rFonts w:cstheme="majorHAnsi"/>
              <w:sz w:val="23"/>
              <w:szCs w:val="23"/>
            </w:rPr>
          </w:rPrChange>
        </w:rPr>
        <w:t>Entwicklung einer Web-Anwendung zur Projektantragsverwaltung mit JSON Datenbank</w:t>
      </w:r>
      <w:bookmarkEnd w:id="3"/>
    </w:p>
    <w:p w14:paraId="73827963" w14:textId="7657EBA8" w:rsidR="00F650DA" w:rsidRPr="005F1C32" w:rsidRDefault="005A4190" w:rsidP="002145EE">
      <w:pPr>
        <w:pStyle w:val="Titel"/>
        <w:jc w:val="both"/>
        <w:rPr>
          <w:rFonts w:asciiTheme="minorHAnsi" w:hAnsiTheme="minorHAnsi" w:cstheme="minorHAnsi"/>
          <w:sz w:val="23"/>
          <w:szCs w:val="23"/>
          <w:rPrChange w:id="5" w:author="Menhorn Timo" w:date="2020-05-27T07:06:00Z">
            <w:rPr>
              <w:rFonts w:cstheme="majorHAnsi"/>
              <w:sz w:val="23"/>
              <w:szCs w:val="23"/>
            </w:rPr>
          </w:rPrChange>
        </w:rPr>
      </w:pPr>
      <w:r w:rsidRPr="005F1C32">
        <w:rPr>
          <w:rFonts w:asciiTheme="minorHAnsi" w:hAnsiTheme="minorHAnsi" w:cstheme="minorHAnsi"/>
          <w:noProof/>
          <w:sz w:val="23"/>
          <w:szCs w:val="23"/>
          <w:lang w:eastAsia="de-DE"/>
          <w:rPrChange w:id="6" w:author="Menhorn Timo" w:date="2020-05-27T07:06:00Z">
            <w:rPr>
              <w:rFonts w:cstheme="majorHAnsi"/>
              <w:noProof/>
              <w:sz w:val="23"/>
              <w:szCs w:val="23"/>
              <w:lang w:eastAsia="de-DE"/>
            </w:rPr>
          </w:rPrChange>
        </w:rPr>
        <mc:AlternateContent>
          <mc:Choice Requires="wps">
            <w:drawing>
              <wp:anchor distT="0" distB="0" distL="114300" distR="114300" simplePos="0" relativeHeight="251631616" behindDoc="0" locked="0" layoutInCell="1" allowOverlap="1" wp14:anchorId="22BAB2EA" wp14:editId="6F6E7DC4">
                <wp:simplePos x="0" y="0"/>
                <wp:positionH relativeFrom="margin">
                  <wp:align>center</wp:align>
                </wp:positionH>
                <wp:positionV relativeFrom="paragraph">
                  <wp:posOffset>386715</wp:posOffset>
                </wp:positionV>
                <wp:extent cx="6886575" cy="0"/>
                <wp:effectExtent l="0" t="19050" r="28575" b="19050"/>
                <wp:wrapNone/>
                <wp:docPr id="41" name="Gerader Verbinder 41"/>
                <wp:cNvGraphicFramePr/>
                <a:graphic xmlns:a="http://schemas.openxmlformats.org/drawingml/2006/main">
                  <a:graphicData uri="http://schemas.microsoft.com/office/word/2010/wordprocessingShape">
                    <wps:wsp>
                      <wps:cNvCnPr/>
                      <wps:spPr bwMode="auto">
                        <a:xfrm>
                          <a:off x="0" y="0"/>
                          <a:ext cx="6886575" cy="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anchor>
            </w:drawing>
          </mc:Choice>
          <mc:Fallback>
            <w:pict>
              <v:line w14:anchorId="0DCDD1AE" id="Gerader Verbinder 41" o:spid="_x0000_s1026" style="position:absolute;z-index:251631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0.45pt" to="542.2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" strokecolor="#cd233c" strokeweight="3pt">
                <w10:wrap anchorx="margin"/>
              </v:line>
            </w:pict>
          </mc:Fallback>
        </mc:AlternateContent>
      </w:r>
    </w:p>
    <w:p w14:paraId="6F77C5C5" w14:textId="77777777" w:rsidR="00F650DA" w:rsidRPr="005F1C32" w:rsidRDefault="00F650DA" w:rsidP="002145EE">
      <w:pPr>
        <w:jc w:val="both"/>
        <w:rPr>
          <w:rFonts w:cstheme="minorHAnsi"/>
          <w:sz w:val="23"/>
          <w:szCs w:val="23"/>
          <w:rPrChange w:id="7" w:author="Menhorn Timo" w:date="2020-05-27T07:06:00Z">
            <w:rPr>
              <w:rFonts w:asciiTheme="majorHAnsi" w:hAnsiTheme="majorHAnsi" w:cstheme="majorHAnsi"/>
              <w:sz w:val="23"/>
              <w:szCs w:val="23"/>
            </w:rPr>
          </w:rPrChange>
        </w:rPr>
      </w:pPr>
    </w:p>
    <w:p w14:paraId="60EB0BAD" w14:textId="77777777" w:rsidR="00F650DA" w:rsidRPr="005F1C32" w:rsidRDefault="00F650DA" w:rsidP="002145EE">
      <w:pPr>
        <w:jc w:val="both"/>
        <w:rPr>
          <w:rFonts w:cstheme="minorHAnsi"/>
          <w:sz w:val="23"/>
          <w:szCs w:val="23"/>
          <w:rPrChange w:id="8" w:author="Menhorn Timo" w:date="2020-05-27T07:06:00Z">
            <w:rPr>
              <w:rFonts w:asciiTheme="majorHAnsi" w:hAnsiTheme="majorHAnsi" w:cstheme="majorHAnsi"/>
              <w:sz w:val="23"/>
              <w:szCs w:val="23"/>
            </w:rPr>
          </w:rPrChange>
        </w:rPr>
      </w:pPr>
    </w:p>
    <w:p w14:paraId="342BE874" w14:textId="77777777" w:rsidR="00FA7BCD" w:rsidRPr="005F1C32" w:rsidRDefault="00FA7BCD" w:rsidP="002145EE">
      <w:pPr>
        <w:pStyle w:val="Titel"/>
        <w:jc w:val="both"/>
        <w:rPr>
          <w:rFonts w:asciiTheme="minorHAnsi" w:hAnsiTheme="minorHAnsi" w:cstheme="minorHAnsi"/>
          <w:sz w:val="22"/>
          <w:szCs w:val="22"/>
          <w:rPrChange w:id="9" w:author="Menhorn Timo" w:date="2020-05-27T07:06:00Z">
            <w:rPr>
              <w:rFonts w:cstheme="majorHAnsi"/>
              <w:sz w:val="23"/>
              <w:szCs w:val="23"/>
            </w:rPr>
          </w:rPrChange>
        </w:rPr>
      </w:pPr>
      <w:r w:rsidRPr="005F1C32">
        <w:rPr>
          <w:rFonts w:asciiTheme="minorHAnsi" w:hAnsiTheme="minorHAnsi" w:cstheme="minorHAnsi"/>
          <w:sz w:val="22"/>
          <w:szCs w:val="22"/>
          <w:rPrChange w:id="10" w:author="Menhorn Timo" w:date="2020-05-27T07:06:00Z">
            <w:rPr>
              <w:rFonts w:cstheme="majorHAnsi"/>
              <w:sz w:val="23"/>
              <w:szCs w:val="23"/>
            </w:rPr>
          </w:rPrChange>
        </w:rPr>
        <w:t>Bericht zur betrieblichen Projektarbeit im Zeitraum:</w:t>
      </w:r>
    </w:p>
    <w:p w14:paraId="1381869B" w14:textId="24A65E26" w:rsidR="00FA7BCD" w:rsidRPr="005F1C32" w:rsidRDefault="00110E7F" w:rsidP="002145EE">
      <w:pPr>
        <w:pStyle w:val="Titel"/>
        <w:jc w:val="both"/>
        <w:rPr>
          <w:rFonts w:asciiTheme="minorHAnsi" w:hAnsiTheme="minorHAnsi" w:cstheme="minorHAnsi"/>
          <w:sz w:val="22"/>
          <w:szCs w:val="22"/>
          <w:rPrChange w:id="11" w:author="Menhorn Timo" w:date="2020-05-27T07:06:00Z">
            <w:rPr>
              <w:rFonts w:cstheme="majorHAnsi"/>
              <w:sz w:val="23"/>
              <w:szCs w:val="23"/>
            </w:rPr>
          </w:rPrChange>
        </w:rPr>
      </w:pPr>
      <w:ins w:id="12" w:author="Menhorn Timo" w:date="2020-05-26T08:36:00Z">
        <w:r w:rsidRPr="005F1C32">
          <w:rPr>
            <w:rFonts w:asciiTheme="minorHAnsi" w:hAnsiTheme="minorHAnsi" w:cstheme="minorHAnsi"/>
            <w:sz w:val="22"/>
            <w:szCs w:val="22"/>
            <w:rPrChange w:id="13" w:author="Menhorn Timo" w:date="2020-05-27T07:06:00Z">
              <w:rPr>
                <w:rFonts w:cstheme="majorHAnsi"/>
                <w:sz w:val="23"/>
                <w:szCs w:val="23"/>
              </w:rPr>
            </w:rPrChange>
          </w:rPr>
          <w:t>11</w:t>
        </w:r>
      </w:ins>
      <w:del w:id="14" w:author="Menhorn Timo" w:date="2020-05-26T08:36:00Z">
        <w:r w:rsidR="00FA7BCD" w:rsidRPr="005F1C32" w:rsidDel="00110E7F">
          <w:rPr>
            <w:rFonts w:asciiTheme="minorHAnsi" w:hAnsiTheme="minorHAnsi" w:cstheme="minorHAnsi"/>
            <w:sz w:val="22"/>
            <w:szCs w:val="22"/>
            <w:rPrChange w:id="15" w:author="Menhorn Timo" w:date="2020-05-27T07:06:00Z">
              <w:rPr>
                <w:rFonts w:cstheme="majorHAnsi"/>
                <w:sz w:val="23"/>
                <w:szCs w:val="23"/>
              </w:rPr>
            </w:rPrChange>
          </w:rPr>
          <w:delText>0</w:delText>
        </w:r>
        <w:r w:rsidR="00B84DE8" w:rsidRPr="005F1C32" w:rsidDel="00110E7F">
          <w:rPr>
            <w:rFonts w:asciiTheme="minorHAnsi" w:hAnsiTheme="minorHAnsi" w:cstheme="minorHAnsi"/>
            <w:sz w:val="22"/>
            <w:szCs w:val="22"/>
            <w:rPrChange w:id="16" w:author="Menhorn Timo" w:date="2020-05-27T07:06:00Z">
              <w:rPr>
                <w:rFonts w:cstheme="majorHAnsi"/>
                <w:sz w:val="23"/>
                <w:szCs w:val="23"/>
              </w:rPr>
            </w:rPrChange>
          </w:rPr>
          <w:delText>4</w:delText>
        </w:r>
      </w:del>
      <w:r w:rsidR="00FA7BCD" w:rsidRPr="005F1C32">
        <w:rPr>
          <w:rFonts w:asciiTheme="minorHAnsi" w:hAnsiTheme="minorHAnsi" w:cstheme="minorHAnsi"/>
          <w:sz w:val="22"/>
          <w:szCs w:val="22"/>
          <w:rPrChange w:id="17" w:author="Menhorn Timo" w:date="2020-05-27T07:06:00Z">
            <w:rPr>
              <w:rFonts w:cstheme="majorHAnsi"/>
              <w:sz w:val="23"/>
              <w:szCs w:val="23"/>
            </w:rPr>
          </w:rPrChange>
        </w:rPr>
        <w:t>.0</w:t>
      </w:r>
      <w:r w:rsidR="002F6680" w:rsidRPr="005F1C32">
        <w:rPr>
          <w:rFonts w:asciiTheme="minorHAnsi" w:hAnsiTheme="minorHAnsi" w:cstheme="minorHAnsi"/>
          <w:sz w:val="22"/>
          <w:szCs w:val="22"/>
          <w:rPrChange w:id="18" w:author="Menhorn Timo" w:date="2020-05-27T07:06:00Z">
            <w:rPr>
              <w:rFonts w:cstheme="majorHAnsi"/>
              <w:sz w:val="23"/>
              <w:szCs w:val="23"/>
            </w:rPr>
          </w:rPrChange>
        </w:rPr>
        <w:t>5</w:t>
      </w:r>
      <w:r w:rsidR="00FA7BCD" w:rsidRPr="005F1C32">
        <w:rPr>
          <w:rFonts w:asciiTheme="minorHAnsi" w:hAnsiTheme="minorHAnsi" w:cstheme="minorHAnsi"/>
          <w:sz w:val="22"/>
          <w:szCs w:val="22"/>
          <w:rPrChange w:id="19" w:author="Menhorn Timo" w:date="2020-05-27T07:06:00Z">
            <w:rPr>
              <w:rFonts w:cstheme="majorHAnsi"/>
              <w:sz w:val="23"/>
              <w:szCs w:val="23"/>
            </w:rPr>
          </w:rPrChange>
        </w:rPr>
        <w:t>.20</w:t>
      </w:r>
      <w:r w:rsidR="001A4ED4">
        <w:rPr>
          <w:rFonts w:asciiTheme="minorHAnsi" w:hAnsiTheme="minorHAnsi" w:cstheme="minorHAnsi"/>
          <w:sz w:val="22"/>
          <w:szCs w:val="22"/>
        </w:rPr>
        <w:t>20</w:t>
      </w:r>
      <w:r w:rsidR="00FA7BCD" w:rsidRPr="005F1C32">
        <w:rPr>
          <w:rFonts w:asciiTheme="minorHAnsi" w:hAnsiTheme="minorHAnsi" w:cstheme="minorHAnsi"/>
          <w:sz w:val="22"/>
          <w:szCs w:val="22"/>
          <w:rPrChange w:id="20" w:author="Menhorn Timo" w:date="2020-05-27T07:06:00Z">
            <w:rPr>
              <w:rFonts w:cstheme="majorHAnsi"/>
              <w:sz w:val="23"/>
              <w:szCs w:val="23"/>
            </w:rPr>
          </w:rPrChange>
        </w:rPr>
        <w:t xml:space="preserve"> – </w:t>
      </w:r>
      <w:ins w:id="21" w:author="Menhorn Timo" w:date="2020-05-26T08:36:00Z">
        <w:r w:rsidRPr="005F1C32">
          <w:rPr>
            <w:rFonts w:asciiTheme="minorHAnsi" w:hAnsiTheme="minorHAnsi" w:cstheme="minorHAnsi"/>
            <w:sz w:val="22"/>
            <w:szCs w:val="22"/>
            <w:rPrChange w:id="22" w:author="Menhorn Timo" w:date="2020-05-27T07:06:00Z">
              <w:rPr>
                <w:rFonts w:cstheme="majorHAnsi"/>
                <w:sz w:val="23"/>
                <w:szCs w:val="23"/>
              </w:rPr>
            </w:rPrChange>
          </w:rPr>
          <w:t>2</w:t>
        </w:r>
      </w:ins>
      <w:ins w:id="23" w:author="Menhorn Timo" w:date="2020-05-27T14:27:00Z">
        <w:r w:rsidR="00884AE1">
          <w:rPr>
            <w:rFonts w:asciiTheme="minorHAnsi" w:hAnsiTheme="minorHAnsi" w:cstheme="minorHAnsi"/>
            <w:sz w:val="22"/>
            <w:szCs w:val="22"/>
          </w:rPr>
          <w:t>7</w:t>
        </w:r>
      </w:ins>
      <w:del w:id="24" w:author="Menhorn Timo" w:date="2020-05-26T08:36:00Z">
        <w:r w:rsidR="00B84DE8" w:rsidRPr="005F1C32" w:rsidDel="00110E7F">
          <w:rPr>
            <w:rFonts w:asciiTheme="minorHAnsi" w:hAnsiTheme="minorHAnsi" w:cstheme="minorHAnsi"/>
            <w:sz w:val="22"/>
            <w:szCs w:val="22"/>
            <w:rPrChange w:id="25" w:author="Menhorn Timo" w:date="2020-05-27T07:06:00Z">
              <w:rPr>
                <w:rFonts w:cstheme="majorHAnsi"/>
                <w:sz w:val="23"/>
                <w:szCs w:val="23"/>
              </w:rPr>
            </w:rPrChange>
          </w:rPr>
          <w:delText>18</w:delText>
        </w:r>
      </w:del>
      <w:r w:rsidR="00FA7BCD" w:rsidRPr="005F1C32">
        <w:rPr>
          <w:rFonts w:asciiTheme="minorHAnsi" w:hAnsiTheme="minorHAnsi" w:cstheme="minorHAnsi"/>
          <w:sz w:val="22"/>
          <w:szCs w:val="22"/>
          <w:rPrChange w:id="26" w:author="Menhorn Timo" w:date="2020-05-27T07:06:00Z">
            <w:rPr>
              <w:rFonts w:cstheme="majorHAnsi"/>
              <w:sz w:val="23"/>
              <w:szCs w:val="23"/>
            </w:rPr>
          </w:rPrChange>
        </w:rPr>
        <w:t>.0</w:t>
      </w:r>
      <w:r w:rsidR="00EC0E59" w:rsidRPr="005F1C32">
        <w:rPr>
          <w:rFonts w:asciiTheme="minorHAnsi" w:hAnsiTheme="minorHAnsi" w:cstheme="minorHAnsi"/>
          <w:sz w:val="22"/>
          <w:szCs w:val="22"/>
          <w:rPrChange w:id="27" w:author="Menhorn Timo" w:date="2020-05-27T07:06:00Z">
            <w:rPr>
              <w:rFonts w:cstheme="majorHAnsi"/>
              <w:sz w:val="23"/>
              <w:szCs w:val="23"/>
            </w:rPr>
          </w:rPrChange>
        </w:rPr>
        <w:t>5</w:t>
      </w:r>
      <w:r w:rsidR="00FA7BCD" w:rsidRPr="005F1C32">
        <w:rPr>
          <w:rFonts w:asciiTheme="minorHAnsi" w:hAnsiTheme="minorHAnsi" w:cstheme="minorHAnsi"/>
          <w:sz w:val="22"/>
          <w:szCs w:val="22"/>
          <w:rPrChange w:id="28" w:author="Menhorn Timo" w:date="2020-05-27T07:06:00Z">
            <w:rPr>
              <w:rFonts w:cstheme="majorHAnsi"/>
              <w:sz w:val="23"/>
              <w:szCs w:val="23"/>
            </w:rPr>
          </w:rPrChange>
        </w:rPr>
        <w:t>.20</w:t>
      </w:r>
      <w:r w:rsidR="001A4ED4">
        <w:rPr>
          <w:rFonts w:asciiTheme="minorHAnsi" w:hAnsiTheme="minorHAnsi" w:cstheme="minorHAnsi"/>
          <w:sz w:val="22"/>
          <w:szCs w:val="22"/>
        </w:rPr>
        <w:t>20</w:t>
      </w:r>
    </w:p>
    <w:p w14:paraId="6B15A154" w14:textId="77777777" w:rsidR="00FA7BCD" w:rsidRPr="005F1C32" w:rsidRDefault="00FA7BCD" w:rsidP="002145EE">
      <w:pPr>
        <w:pStyle w:val="Titel"/>
        <w:jc w:val="both"/>
        <w:rPr>
          <w:rFonts w:asciiTheme="minorHAnsi" w:hAnsiTheme="minorHAnsi" w:cstheme="minorHAnsi"/>
          <w:sz w:val="22"/>
          <w:szCs w:val="22"/>
          <w:rPrChange w:id="29" w:author="Menhorn Timo" w:date="2020-05-27T07:06:00Z">
            <w:rPr>
              <w:rFonts w:cstheme="majorHAnsi"/>
              <w:sz w:val="23"/>
              <w:szCs w:val="23"/>
            </w:rPr>
          </w:rPrChange>
        </w:rPr>
      </w:pPr>
      <w:r w:rsidRPr="005F1C32">
        <w:rPr>
          <w:rFonts w:asciiTheme="minorHAnsi" w:hAnsiTheme="minorHAnsi" w:cstheme="minorHAnsi"/>
          <w:sz w:val="22"/>
          <w:szCs w:val="22"/>
          <w:rPrChange w:id="30" w:author="Menhorn Timo" w:date="2020-05-27T07:06:00Z">
            <w:rPr>
              <w:rFonts w:cstheme="majorHAnsi"/>
              <w:sz w:val="23"/>
              <w:szCs w:val="23"/>
            </w:rPr>
          </w:rPrChange>
        </w:rPr>
        <w:t>von</w:t>
      </w:r>
    </w:p>
    <w:p w14:paraId="37DAF61F" w14:textId="3E995672" w:rsidR="00FA7BCD" w:rsidRPr="005F1C32" w:rsidRDefault="00473718" w:rsidP="002145EE">
      <w:pPr>
        <w:pStyle w:val="Titel"/>
        <w:jc w:val="both"/>
        <w:rPr>
          <w:rFonts w:asciiTheme="minorHAnsi" w:hAnsiTheme="minorHAnsi" w:cstheme="minorHAnsi"/>
          <w:b/>
          <w:sz w:val="22"/>
          <w:szCs w:val="22"/>
          <w:rPrChange w:id="31" w:author="Menhorn Timo" w:date="2020-05-27T07:06:00Z">
            <w:rPr>
              <w:rFonts w:cstheme="majorHAnsi"/>
              <w:b/>
              <w:sz w:val="23"/>
              <w:szCs w:val="23"/>
            </w:rPr>
          </w:rPrChange>
        </w:rPr>
      </w:pPr>
      <w:r w:rsidRPr="005F1C32">
        <w:rPr>
          <w:rFonts w:asciiTheme="minorHAnsi" w:hAnsiTheme="minorHAnsi" w:cstheme="minorHAnsi"/>
          <w:b/>
          <w:sz w:val="22"/>
          <w:szCs w:val="22"/>
          <w:rPrChange w:id="32" w:author="Menhorn Timo" w:date="2020-05-27T07:06:00Z">
            <w:rPr>
              <w:rFonts w:cstheme="majorHAnsi"/>
              <w:b/>
              <w:sz w:val="23"/>
              <w:szCs w:val="23"/>
            </w:rPr>
          </w:rPrChange>
        </w:rPr>
        <w:t>Timo Menhorn</w:t>
      </w:r>
    </w:p>
    <w:p w14:paraId="6620DE99" w14:textId="0C48EA4B" w:rsidR="00FA7BCD" w:rsidRPr="005F1C32" w:rsidRDefault="00FA7BCD" w:rsidP="002145EE">
      <w:pPr>
        <w:pStyle w:val="Titel"/>
        <w:jc w:val="both"/>
        <w:rPr>
          <w:rFonts w:asciiTheme="minorHAnsi" w:hAnsiTheme="minorHAnsi" w:cstheme="minorHAnsi"/>
          <w:sz w:val="22"/>
          <w:szCs w:val="22"/>
          <w:rPrChange w:id="33" w:author="Menhorn Timo" w:date="2020-05-27T07:06:00Z">
            <w:rPr>
              <w:rFonts w:cstheme="majorHAnsi"/>
              <w:sz w:val="23"/>
              <w:szCs w:val="23"/>
            </w:rPr>
          </w:rPrChange>
        </w:rPr>
      </w:pPr>
      <w:r w:rsidRPr="005F1C32">
        <w:rPr>
          <w:rFonts w:asciiTheme="minorHAnsi" w:hAnsiTheme="minorHAnsi" w:cstheme="minorHAnsi"/>
          <w:sz w:val="22"/>
          <w:szCs w:val="22"/>
          <w:rPrChange w:id="34" w:author="Menhorn Timo" w:date="2020-05-27T07:06:00Z">
            <w:rPr>
              <w:rFonts w:cstheme="majorHAnsi"/>
              <w:sz w:val="23"/>
              <w:szCs w:val="23"/>
            </w:rPr>
          </w:rPrChange>
        </w:rPr>
        <w:t>zur Erlangung des Abschlusses als</w:t>
      </w:r>
    </w:p>
    <w:p w14:paraId="16087D89" w14:textId="7611EC79" w:rsidR="00E3018B" w:rsidRPr="005F1C32" w:rsidRDefault="00473718" w:rsidP="002145EE">
      <w:pPr>
        <w:pStyle w:val="Titel"/>
        <w:jc w:val="both"/>
        <w:rPr>
          <w:rFonts w:asciiTheme="minorHAnsi" w:hAnsiTheme="minorHAnsi" w:cstheme="minorHAnsi"/>
          <w:b/>
          <w:sz w:val="22"/>
          <w:szCs w:val="22"/>
          <w:rPrChange w:id="35" w:author="Menhorn Timo" w:date="2020-05-27T07:06:00Z">
            <w:rPr>
              <w:rFonts w:cstheme="majorHAnsi"/>
              <w:b/>
              <w:sz w:val="23"/>
              <w:szCs w:val="23"/>
            </w:rPr>
          </w:rPrChange>
        </w:rPr>
      </w:pPr>
      <w:r w:rsidRPr="005F1C32">
        <w:rPr>
          <w:rFonts w:asciiTheme="minorHAnsi" w:hAnsiTheme="minorHAnsi" w:cstheme="minorHAnsi"/>
          <w:b/>
          <w:sz w:val="22"/>
          <w:szCs w:val="22"/>
          <w:rPrChange w:id="36" w:author="Menhorn Timo" w:date="2020-05-27T07:06:00Z">
            <w:rPr>
              <w:rFonts w:cstheme="majorHAnsi"/>
              <w:b/>
              <w:sz w:val="23"/>
              <w:szCs w:val="23"/>
            </w:rPr>
          </w:rPrChange>
        </w:rPr>
        <w:t>Fachinformatiker Anwendungsentwicklung</w:t>
      </w:r>
    </w:p>
    <w:p w14:paraId="5EC49E19" w14:textId="4321786D" w:rsidR="00E3018B" w:rsidRPr="005F1C32" w:rsidRDefault="00E3018B" w:rsidP="002145EE">
      <w:pPr>
        <w:pStyle w:val="Titel"/>
        <w:jc w:val="both"/>
        <w:rPr>
          <w:rFonts w:asciiTheme="minorHAnsi" w:hAnsiTheme="minorHAnsi" w:cstheme="minorHAnsi"/>
          <w:b/>
          <w:sz w:val="23"/>
          <w:szCs w:val="23"/>
          <w:rPrChange w:id="37" w:author="Menhorn Timo" w:date="2020-05-27T07:06:00Z">
            <w:rPr>
              <w:rFonts w:cstheme="majorHAnsi"/>
              <w:b/>
              <w:sz w:val="23"/>
              <w:szCs w:val="23"/>
            </w:rPr>
          </w:rPrChange>
        </w:rPr>
      </w:pPr>
    </w:p>
    <w:p w14:paraId="37F2212A" w14:textId="5711774B" w:rsidR="00883237" w:rsidRPr="005F1C32" w:rsidRDefault="008D0421" w:rsidP="002145EE">
      <w:pPr>
        <w:pStyle w:val="Titel"/>
        <w:jc w:val="both"/>
        <w:rPr>
          <w:rFonts w:asciiTheme="minorHAnsi" w:hAnsiTheme="minorHAnsi" w:cstheme="minorHAnsi"/>
          <w:sz w:val="23"/>
          <w:szCs w:val="23"/>
          <w:rPrChange w:id="38" w:author="Menhorn Timo" w:date="2020-05-27T07:06:00Z">
            <w:rPr>
              <w:rFonts w:cstheme="majorHAnsi"/>
              <w:sz w:val="23"/>
              <w:szCs w:val="23"/>
            </w:rPr>
          </w:rPrChange>
        </w:rPr>
      </w:pPr>
      <w:r w:rsidRPr="005F1C32">
        <w:rPr>
          <w:rFonts w:asciiTheme="minorHAnsi" w:hAnsiTheme="minorHAnsi" w:cstheme="minorHAnsi"/>
          <w:noProof/>
          <w:sz w:val="23"/>
          <w:szCs w:val="23"/>
          <w:rPrChange w:id="39" w:author="Menhorn Timo" w:date="2020-05-27T07:06:00Z">
            <w:rPr>
              <w:rFonts w:cstheme="majorHAnsi"/>
              <w:noProof/>
              <w:sz w:val="23"/>
              <w:szCs w:val="23"/>
            </w:rPr>
          </w:rPrChange>
        </w:rPr>
        <w:drawing>
          <wp:anchor distT="0" distB="0" distL="114300" distR="114300" simplePos="0" relativeHeight="251667456" behindDoc="0" locked="0" layoutInCell="1" allowOverlap="1" wp14:anchorId="60A99171" wp14:editId="541A6438">
            <wp:simplePos x="0" y="0"/>
            <wp:positionH relativeFrom="margin">
              <wp:align>center</wp:align>
            </wp:positionH>
            <wp:positionV relativeFrom="paragraph">
              <wp:posOffset>1376680</wp:posOffset>
            </wp:positionV>
            <wp:extent cx="2667000" cy="1592580"/>
            <wp:effectExtent l="0" t="0" r="0" b="762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1592580"/>
                    </a:xfrm>
                    <a:prstGeom prst="rect">
                      <a:avLst/>
                    </a:prstGeom>
                    <a:noFill/>
                    <a:ln>
                      <a:noFill/>
                    </a:ln>
                  </pic:spPr>
                </pic:pic>
              </a:graphicData>
            </a:graphic>
          </wp:anchor>
        </w:drawing>
      </w:r>
      <w:r w:rsidRPr="005F1C32">
        <w:rPr>
          <w:rFonts w:asciiTheme="minorHAnsi" w:hAnsiTheme="minorHAnsi" w:cstheme="minorHAnsi"/>
          <w:noProof/>
          <w:sz w:val="23"/>
          <w:szCs w:val="23"/>
          <w:lang w:eastAsia="de-DE"/>
          <w:rPrChange w:id="40" w:author="Menhorn Timo" w:date="2020-05-27T07:06:00Z">
            <w:rPr>
              <w:rFonts w:cstheme="majorHAnsi"/>
              <w:noProof/>
              <w:sz w:val="23"/>
              <w:szCs w:val="23"/>
              <w:lang w:eastAsia="de-DE"/>
            </w:rPr>
          </w:rPrChange>
        </w:rPr>
        <mc:AlternateContent>
          <mc:Choice Requires="wps">
            <w:drawing>
              <wp:anchor distT="45720" distB="45720" distL="114300" distR="114300" simplePos="0" relativeHeight="251666432" behindDoc="0" locked="0" layoutInCell="1" allowOverlap="1" wp14:anchorId="7CDBC255" wp14:editId="0D41010B">
                <wp:simplePos x="0" y="0"/>
                <wp:positionH relativeFrom="margin">
                  <wp:posOffset>-635</wp:posOffset>
                </wp:positionH>
                <wp:positionV relativeFrom="paragraph">
                  <wp:posOffset>4883785</wp:posOffset>
                </wp:positionV>
                <wp:extent cx="4191000" cy="1826260"/>
                <wp:effectExtent l="0" t="0" r="0" b="25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826260"/>
                        </a:xfrm>
                        <a:prstGeom prst="rect">
                          <a:avLst/>
                        </a:prstGeom>
                        <a:solidFill>
                          <a:srgbClr val="FFFFFF"/>
                        </a:solidFill>
                        <a:ln w="9525">
                          <a:noFill/>
                          <a:miter lim="800000"/>
                          <a:headEnd/>
                          <a:tailEnd/>
                        </a:ln>
                      </wps:spPr>
                      <wps:txbx>
                        <w:txbxContent>
                          <w:p w14:paraId="5A534AA8" w14:textId="702AF303" w:rsidR="00435030" w:rsidRDefault="00435030" w:rsidP="00883237">
                            <w:pPr>
                              <w:spacing w:line="240" w:lineRule="auto"/>
                            </w:pPr>
                            <w:r>
                              <w:t>Ausbildungsberuf: Fachinformatiker Anwendungsentwicklung</w:t>
                            </w:r>
                          </w:p>
                          <w:p w14:paraId="4863FC6D" w14:textId="77777777" w:rsidR="00435030" w:rsidRDefault="00435030" w:rsidP="00883237">
                            <w:pPr>
                              <w:spacing w:line="240" w:lineRule="auto"/>
                            </w:pPr>
                            <w:r>
                              <w:t>Ausbildungsbetrieb: Donat IT GmbH</w:t>
                            </w:r>
                          </w:p>
                          <w:p w14:paraId="3ED7C2EE" w14:textId="39435AE0" w:rsidR="00435030" w:rsidRDefault="00435030" w:rsidP="00883237">
                            <w:pPr>
                              <w:spacing w:line="240" w:lineRule="auto"/>
                            </w:pPr>
                            <w:r>
                              <w:t>Verfasser: Timo Menhorn</w:t>
                            </w:r>
                          </w:p>
                          <w:p w14:paraId="765DFC6C" w14:textId="33178C6F" w:rsidR="00435030" w:rsidRDefault="00435030" w:rsidP="00883237">
                            <w:pPr>
                              <w:spacing w:line="240" w:lineRule="auto"/>
                            </w:pPr>
                            <w:r>
                              <w:t>Prüfung: Sommer 2020</w:t>
                            </w:r>
                          </w:p>
                          <w:p w14:paraId="0EA9C4E2" w14:textId="39E6BACF" w:rsidR="00435030" w:rsidRDefault="00435030" w:rsidP="00883237">
                            <w:pPr>
                              <w:spacing w:line="240" w:lineRule="auto"/>
                            </w:pPr>
                            <w:r>
                              <w:t xml:space="preserve">Prüflingsnummer: </w:t>
                            </w:r>
                            <w:r w:rsidRPr="00473718">
                              <w:t>23056</w:t>
                            </w:r>
                          </w:p>
                          <w:p w14:paraId="21F2B924" w14:textId="6F900682" w:rsidR="00435030" w:rsidRDefault="00435030" w:rsidP="00883237">
                            <w:pPr>
                              <w:spacing w:line="240" w:lineRule="auto"/>
                            </w:pPr>
                            <w:r>
                              <w:t>Projektbetreuer: Jan Brinkmann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DBC255" id="_x0000_t202" coordsize="21600,21600" o:spt="202" path="m,l,21600r21600,l21600,xe">
                <v:stroke joinstyle="miter"/>
                <v:path gradientshapeok="t" o:connecttype="rect"/>
              </v:shapetype>
              <v:shape id="Textfeld 2" o:spid="_x0000_s1026" type="#_x0000_t202" style="position:absolute;left:0;text-align:left;margin-left:-.05pt;margin-top:384.55pt;width:330pt;height:143.8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" stroked="f">
                <v:textbox style="mso-fit-shape-to-text:t">
                  <w:txbxContent>
                    <w:p w14:paraId="5A534AA8" w14:textId="702AF303" w:rsidR="00435030" w:rsidRDefault="00435030" w:rsidP="00883237">
                      <w:pPr>
                        <w:spacing w:line="240" w:lineRule="auto"/>
                      </w:pPr>
                      <w:r>
                        <w:t>Ausbildungsberuf: Fachinformatiker Anwendungsentwicklung</w:t>
                      </w:r>
                    </w:p>
                    <w:p w14:paraId="4863FC6D" w14:textId="77777777" w:rsidR="00435030" w:rsidRDefault="00435030" w:rsidP="00883237">
                      <w:pPr>
                        <w:spacing w:line="240" w:lineRule="auto"/>
                      </w:pPr>
                      <w:r>
                        <w:t>Ausbildungsbetrieb: Donat IT GmbH</w:t>
                      </w:r>
                    </w:p>
                    <w:p w14:paraId="3ED7C2EE" w14:textId="39435AE0" w:rsidR="00435030" w:rsidRDefault="00435030" w:rsidP="00883237">
                      <w:pPr>
                        <w:spacing w:line="240" w:lineRule="auto"/>
                      </w:pPr>
                      <w:r>
                        <w:t>Verfasser: Timo Menhorn</w:t>
                      </w:r>
                    </w:p>
                    <w:p w14:paraId="765DFC6C" w14:textId="33178C6F" w:rsidR="00435030" w:rsidRDefault="00435030" w:rsidP="00883237">
                      <w:pPr>
                        <w:spacing w:line="240" w:lineRule="auto"/>
                      </w:pPr>
                      <w:r>
                        <w:t>Prüfung: Sommer 2020</w:t>
                      </w:r>
                    </w:p>
                    <w:p w14:paraId="0EA9C4E2" w14:textId="39E6BACF" w:rsidR="00435030" w:rsidRDefault="00435030" w:rsidP="00883237">
                      <w:pPr>
                        <w:spacing w:line="240" w:lineRule="auto"/>
                      </w:pPr>
                      <w:r>
                        <w:t xml:space="preserve">Prüflingsnummer: </w:t>
                      </w:r>
                      <w:r w:rsidRPr="00473718">
                        <w:t>23056</w:t>
                      </w:r>
                    </w:p>
                    <w:p w14:paraId="21F2B924" w14:textId="6F900682" w:rsidR="00435030" w:rsidRDefault="00435030" w:rsidP="00883237">
                      <w:pPr>
                        <w:spacing w:line="240" w:lineRule="auto"/>
                      </w:pPr>
                      <w:r>
                        <w:t>Projektbetreuer: Jan Brinkmann</w:t>
                      </w:r>
                    </w:p>
                  </w:txbxContent>
                </v:textbox>
                <w10:wrap type="square" anchorx="margin"/>
              </v:shape>
            </w:pict>
          </mc:Fallback>
        </mc:AlternateContent>
      </w:r>
      <w:r w:rsidR="009A61C9" w:rsidRPr="005F1C32">
        <w:rPr>
          <w:rFonts w:asciiTheme="minorHAnsi" w:hAnsiTheme="minorHAnsi" w:cstheme="minorHAnsi"/>
          <w:sz w:val="23"/>
          <w:szCs w:val="23"/>
          <w:rPrChange w:id="41" w:author="Menhorn Timo" w:date="2020-05-27T07:06:00Z">
            <w:rPr>
              <w:rFonts w:cstheme="majorHAnsi"/>
              <w:sz w:val="23"/>
              <w:szCs w:val="23"/>
            </w:rPr>
          </w:rPrChange>
        </w:rPr>
        <w:br w:type="page"/>
      </w:r>
    </w:p>
    <w:p w14:paraId="537C93A7" w14:textId="54D3E484" w:rsidR="00A35FA0" w:rsidRPr="005F1C32" w:rsidRDefault="00A35FA0" w:rsidP="002145EE">
      <w:pPr>
        <w:pStyle w:val="berschrift1"/>
        <w:rPr>
          <w:rFonts w:asciiTheme="minorHAnsi" w:hAnsiTheme="minorHAnsi" w:cstheme="minorHAnsi"/>
          <w:rPrChange w:id="42" w:author="Menhorn Timo" w:date="2020-05-27T07:06:00Z">
            <w:rPr/>
          </w:rPrChange>
        </w:rPr>
      </w:pPr>
      <w:bookmarkStart w:id="43" w:name="_Toc41555083"/>
      <w:r w:rsidRPr="005F1C32">
        <w:rPr>
          <w:rFonts w:asciiTheme="minorHAnsi" w:hAnsiTheme="minorHAnsi" w:cstheme="minorHAnsi"/>
          <w:rPrChange w:id="44" w:author="Menhorn Timo" w:date="2020-05-27T07:06:00Z">
            <w:rPr/>
          </w:rPrChange>
        </w:rPr>
        <w:lastRenderedPageBreak/>
        <w:t>Verzeichnisse</w:t>
      </w:r>
      <w:bookmarkEnd w:id="43"/>
    </w:p>
    <w:p w14:paraId="47275E7F" w14:textId="62D5DE60" w:rsidR="00A35FA0" w:rsidRPr="005F1C32" w:rsidRDefault="00A35FA0" w:rsidP="006B5CAD">
      <w:pPr>
        <w:pStyle w:val="berschrift2"/>
        <w:rPr>
          <w:rFonts w:asciiTheme="minorHAnsi" w:hAnsiTheme="minorHAnsi" w:cstheme="minorHAnsi"/>
          <w:rPrChange w:id="45" w:author="Menhorn Timo" w:date="2020-05-27T07:06:00Z">
            <w:rPr/>
          </w:rPrChange>
        </w:rPr>
      </w:pPr>
      <w:bookmarkStart w:id="46" w:name="_Toc41555084"/>
      <w:r w:rsidRPr="005F1C32">
        <w:rPr>
          <w:rFonts w:asciiTheme="minorHAnsi" w:hAnsiTheme="minorHAnsi" w:cstheme="minorHAnsi"/>
          <w:rPrChange w:id="47" w:author="Menhorn Timo" w:date="2020-05-27T07:06:00Z">
            <w:rPr/>
          </w:rPrChange>
        </w:rPr>
        <w:t>Inhaltsverzeichnis</w:t>
      </w:r>
      <w:bookmarkEnd w:id="46"/>
    </w:p>
    <w:sdt>
      <w:sdtPr>
        <w:rPr>
          <w:rFonts w:cstheme="minorHAnsi"/>
          <w:sz w:val="23"/>
          <w:szCs w:val="23"/>
        </w:rPr>
        <w:id w:val="-1093696691"/>
        <w:docPartObj>
          <w:docPartGallery w:val="Table of Contents"/>
          <w:docPartUnique/>
        </w:docPartObj>
      </w:sdtPr>
      <w:sdtEndPr>
        <w:rPr>
          <w:b/>
          <w:bCs/>
        </w:rPr>
      </w:sdtEndPr>
      <w:sdtContent>
        <w:p w14:paraId="25D81FBC" w14:textId="1C94CFF9" w:rsidR="00435030" w:rsidRDefault="00E440CA">
          <w:pPr>
            <w:pStyle w:val="Verzeichnis1"/>
            <w:rPr>
              <w:rFonts w:eastAsiaTheme="minorEastAsia"/>
              <w:noProof/>
              <w:lang w:eastAsia="de-DE"/>
            </w:rPr>
          </w:pPr>
          <w:r w:rsidRPr="005F1C32">
            <w:rPr>
              <w:rFonts w:cstheme="minorHAnsi"/>
              <w:sz w:val="23"/>
              <w:szCs w:val="23"/>
              <w:rPrChange w:id="48" w:author="Menhorn Timo" w:date="2020-05-27T07:06:00Z">
                <w:rPr>
                  <w:rFonts w:asciiTheme="majorHAnsi" w:hAnsiTheme="majorHAnsi" w:cstheme="majorHAnsi"/>
                  <w:sz w:val="23"/>
                  <w:szCs w:val="23"/>
                </w:rPr>
              </w:rPrChange>
            </w:rPr>
            <w:fldChar w:fldCharType="begin"/>
          </w:r>
          <w:r w:rsidRPr="005F1C32">
            <w:rPr>
              <w:rFonts w:cstheme="minorHAnsi"/>
              <w:sz w:val="23"/>
              <w:szCs w:val="23"/>
              <w:rPrChange w:id="49" w:author="Menhorn Timo" w:date="2020-05-27T07:06:00Z">
                <w:rPr>
                  <w:rFonts w:asciiTheme="majorHAnsi" w:hAnsiTheme="majorHAnsi" w:cstheme="majorHAnsi"/>
                  <w:sz w:val="23"/>
                  <w:szCs w:val="23"/>
                </w:rPr>
              </w:rPrChange>
            </w:rPr>
            <w:instrText xml:space="preserve"> TOC \o "1-3" \h \z \u </w:instrText>
          </w:r>
          <w:r w:rsidRPr="005F1C32">
            <w:rPr>
              <w:rFonts w:cstheme="minorHAnsi"/>
              <w:sz w:val="23"/>
              <w:szCs w:val="23"/>
              <w:rPrChange w:id="50" w:author="Menhorn Timo" w:date="2020-05-27T07:06:00Z">
                <w:rPr>
                  <w:rFonts w:asciiTheme="majorHAnsi" w:hAnsiTheme="majorHAnsi" w:cstheme="majorHAnsi"/>
                  <w:b/>
                  <w:bCs/>
                  <w:sz w:val="23"/>
                  <w:szCs w:val="23"/>
                </w:rPr>
              </w:rPrChange>
            </w:rPr>
            <w:fldChar w:fldCharType="separate"/>
          </w:r>
          <w:hyperlink w:anchor="_Toc41555083" w:history="1">
            <w:r w:rsidR="00435030" w:rsidRPr="00D23C33">
              <w:rPr>
                <w:rStyle w:val="Hyperlink"/>
                <w:rFonts w:cstheme="minorHAnsi"/>
                <w:noProof/>
              </w:rPr>
              <w:t>1</w:t>
            </w:r>
            <w:r w:rsidR="00435030">
              <w:rPr>
                <w:rFonts w:eastAsiaTheme="minorEastAsia"/>
                <w:noProof/>
                <w:lang w:eastAsia="de-DE"/>
              </w:rPr>
              <w:tab/>
            </w:r>
            <w:r w:rsidR="00435030" w:rsidRPr="00D23C33">
              <w:rPr>
                <w:rStyle w:val="Hyperlink"/>
                <w:rFonts w:cstheme="minorHAnsi"/>
                <w:noProof/>
              </w:rPr>
              <w:t>Verzeichnisse</w:t>
            </w:r>
            <w:r w:rsidR="00435030">
              <w:rPr>
                <w:noProof/>
                <w:webHidden/>
              </w:rPr>
              <w:tab/>
            </w:r>
            <w:r w:rsidR="00435030">
              <w:rPr>
                <w:noProof/>
                <w:webHidden/>
              </w:rPr>
              <w:fldChar w:fldCharType="begin"/>
            </w:r>
            <w:r w:rsidR="00435030">
              <w:rPr>
                <w:noProof/>
                <w:webHidden/>
              </w:rPr>
              <w:instrText xml:space="preserve"> PAGEREF _Toc41555083 \h </w:instrText>
            </w:r>
            <w:r w:rsidR="00435030">
              <w:rPr>
                <w:noProof/>
                <w:webHidden/>
              </w:rPr>
            </w:r>
            <w:r w:rsidR="00435030">
              <w:rPr>
                <w:noProof/>
                <w:webHidden/>
              </w:rPr>
              <w:fldChar w:fldCharType="separate"/>
            </w:r>
            <w:r w:rsidR="00435030">
              <w:rPr>
                <w:noProof/>
                <w:webHidden/>
              </w:rPr>
              <w:t>2</w:t>
            </w:r>
            <w:r w:rsidR="00435030">
              <w:rPr>
                <w:noProof/>
                <w:webHidden/>
              </w:rPr>
              <w:fldChar w:fldCharType="end"/>
            </w:r>
          </w:hyperlink>
        </w:p>
        <w:p w14:paraId="6F4628D7" w14:textId="606B4D3A" w:rsidR="00435030" w:rsidRDefault="00435030">
          <w:pPr>
            <w:pStyle w:val="Verzeichnis2"/>
            <w:rPr>
              <w:rFonts w:eastAsiaTheme="minorEastAsia"/>
              <w:noProof/>
              <w:lang w:eastAsia="de-DE"/>
            </w:rPr>
          </w:pPr>
          <w:hyperlink w:anchor="_Toc41555084" w:history="1">
            <w:r w:rsidRPr="00D23C33">
              <w:rPr>
                <w:rStyle w:val="Hyperlink"/>
                <w:rFonts w:cstheme="minorHAnsi"/>
                <w:noProof/>
              </w:rPr>
              <w:t>1.1</w:t>
            </w:r>
            <w:r>
              <w:rPr>
                <w:rFonts w:eastAsiaTheme="minorEastAsia"/>
                <w:noProof/>
                <w:lang w:eastAsia="de-DE"/>
              </w:rPr>
              <w:tab/>
            </w:r>
            <w:r w:rsidRPr="00D23C33">
              <w:rPr>
                <w:rStyle w:val="Hyperlink"/>
                <w:rFonts w:cstheme="minorHAnsi"/>
                <w:noProof/>
              </w:rPr>
              <w:t>Inhaltsverzeichnis</w:t>
            </w:r>
            <w:r>
              <w:rPr>
                <w:noProof/>
                <w:webHidden/>
              </w:rPr>
              <w:tab/>
            </w:r>
            <w:r>
              <w:rPr>
                <w:noProof/>
                <w:webHidden/>
              </w:rPr>
              <w:fldChar w:fldCharType="begin"/>
            </w:r>
            <w:r>
              <w:rPr>
                <w:noProof/>
                <w:webHidden/>
              </w:rPr>
              <w:instrText xml:space="preserve"> PAGEREF _Toc41555084 \h </w:instrText>
            </w:r>
            <w:r>
              <w:rPr>
                <w:noProof/>
                <w:webHidden/>
              </w:rPr>
            </w:r>
            <w:r>
              <w:rPr>
                <w:noProof/>
                <w:webHidden/>
              </w:rPr>
              <w:fldChar w:fldCharType="separate"/>
            </w:r>
            <w:r>
              <w:rPr>
                <w:noProof/>
                <w:webHidden/>
              </w:rPr>
              <w:t>2</w:t>
            </w:r>
            <w:r>
              <w:rPr>
                <w:noProof/>
                <w:webHidden/>
              </w:rPr>
              <w:fldChar w:fldCharType="end"/>
            </w:r>
          </w:hyperlink>
        </w:p>
        <w:p w14:paraId="7199AD20" w14:textId="6C1F142B" w:rsidR="00435030" w:rsidRDefault="00435030">
          <w:pPr>
            <w:pStyle w:val="Verzeichnis2"/>
            <w:rPr>
              <w:rFonts w:eastAsiaTheme="minorEastAsia"/>
              <w:noProof/>
              <w:lang w:eastAsia="de-DE"/>
            </w:rPr>
          </w:pPr>
          <w:hyperlink w:anchor="_Toc41555085" w:history="1">
            <w:r w:rsidRPr="00D23C33">
              <w:rPr>
                <w:rStyle w:val="Hyperlink"/>
                <w:rFonts w:cstheme="minorHAnsi"/>
                <w:noProof/>
              </w:rPr>
              <w:t>1.2</w:t>
            </w:r>
            <w:r>
              <w:rPr>
                <w:rFonts w:eastAsiaTheme="minorEastAsia"/>
                <w:noProof/>
                <w:lang w:eastAsia="de-DE"/>
              </w:rPr>
              <w:tab/>
            </w:r>
            <w:r w:rsidRPr="00D23C33">
              <w:rPr>
                <w:rStyle w:val="Hyperlink"/>
                <w:rFonts w:cstheme="minorHAnsi"/>
                <w:noProof/>
              </w:rPr>
              <w:t>Abbildungsverzeichnis</w:t>
            </w:r>
            <w:r>
              <w:rPr>
                <w:noProof/>
                <w:webHidden/>
              </w:rPr>
              <w:tab/>
            </w:r>
            <w:r>
              <w:rPr>
                <w:noProof/>
                <w:webHidden/>
              </w:rPr>
              <w:fldChar w:fldCharType="begin"/>
            </w:r>
            <w:r>
              <w:rPr>
                <w:noProof/>
                <w:webHidden/>
              </w:rPr>
              <w:instrText xml:space="preserve"> PAGEREF _Toc41555085 \h </w:instrText>
            </w:r>
            <w:r>
              <w:rPr>
                <w:noProof/>
                <w:webHidden/>
              </w:rPr>
            </w:r>
            <w:r>
              <w:rPr>
                <w:noProof/>
                <w:webHidden/>
              </w:rPr>
              <w:fldChar w:fldCharType="separate"/>
            </w:r>
            <w:r>
              <w:rPr>
                <w:noProof/>
                <w:webHidden/>
              </w:rPr>
              <w:t>3</w:t>
            </w:r>
            <w:r>
              <w:rPr>
                <w:noProof/>
                <w:webHidden/>
              </w:rPr>
              <w:fldChar w:fldCharType="end"/>
            </w:r>
          </w:hyperlink>
        </w:p>
        <w:p w14:paraId="2F93898E" w14:textId="5885098E" w:rsidR="00435030" w:rsidRDefault="00435030">
          <w:pPr>
            <w:pStyle w:val="Verzeichnis2"/>
            <w:rPr>
              <w:rFonts w:eastAsiaTheme="minorEastAsia"/>
              <w:noProof/>
              <w:lang w:eastAsia="de-DE"/>
            </w:rPr>
          </w:pPr>
          <w:hyperlink w:anchor="_Toc41555086" w:history="1">
            <w:r w:rsidRPr="00D23C33">
              <w:rPr>
                <w:rStyle w:val="Hyperlink"/>
                <w:rFonts w:cstheme="minorHAnsi"/>
                <w:noProof/>
              </w:rPr>
              <w:t>1.3</w:t>
            </w:r>
            <w:r>
              <w:rPr>
                <w:rFonts w:eastAsiaTheme="minorEastAsia"/>
                <w:noProof/>
                <w:lang w:eastAsia="de-DE"/>
              </w:rPr>
              <w:tab/>
            </w:r>
            <w:r w:rsidRPr="00D23C33">
              <w:rPr>
                <w:rStyle w:val="Hyperlink"/>
                <w:rFonts w:cstheme="minorHAnsi"/>
                <w:noProof/>
              </w:rPr>
              <w:t>Glossar</w:t>
            </w:r>
            <w:r>
              <w:rPr>
                <w:noProof/>
                <w:webHidden/>
              </w:rPr>
              <w:tab/>
            </w:r>
            <w:r>
              <w:rPr>
                <w:noProof/>
                <w:webHidden/>
              </w:rPr>
              <w:fldChar w:fldCharType="begin"/>
            </w:r>
            <w:r>
              <w:rPr>
                <w:noProof/>
                <w:webHidden/>
              </w:rPr>
              <w:instrText xml:space="preserve"> PAGEREF _Toc41555086 \h </w:instrText>
            </w:r>
            <w:r>
              <w:rPr>
                <w:noProof/>
                <w:webHidden/>
              </w:rPr>
            </w:r>
            <w:r>
              <w:rPr>
                <w:noProof/>
                <w:webHidden/>
              </w:rPr>
              <w:fldChar w:fldCharType="separate"/>
            </w:r>
            <w:r>
              <w:rPr>
                <w:noProof/>
                <w:webHidden/>
              </w:rPr>
              <w:t>4</w:t>
            </w:r>
            <w:r>
              <w:rPr>
                <w:noProof/>
                <w:webHidden/>
              </w:rPr>
              <w:fldChar w:fldCharType="end"/>
            </w:r>
          </w:hyperlink>
        </w:p>
        <w:p w14:paraId="4A10D9D6" w14:textId="73AEBB1F" w:rsidR="00435030" w:rsidRDefault="00435030">
          <w:pPr>
            <w:pStyle w:val="Verzeichnis3"/>
            <w:rPr>
              <w:rFonts w:eastAsiaTheme="minorEastAsia"/>
              <w:noProof/>
              <w:lang w:eastAsia="de-DE"/>
            </w:rPr>
          </w:pPr>
          <w:hyperlink w:anchor="_Toc41555087" w:history="1">
            <w:r w:rsidRPr="00D23C33">
              <w:rPr>
                <w:rStyle w:val="Hyperlink"/>
                <w:noProof/>
              </w:rPr>
              <w:t>1.3.1</w:t>
            </w:r>
            <w:r>
              <w:rPr>
                <w:rFonts w:eastAsiaTheme="minorEastAsia"/>
                <w:noProof/>
                <w:lang w:eastAsia="de-DE"/>
              </w:rPr>
              <w:tab/>
            </w:r>
            <w:r w:rsidRPr="00D23C33">
              <w:rPr>
                <w:rStyle w:val="Hyperlink"/>
                <w:noProof/>
              </w:rPr>
              <w:t>Begriffsklärung</w:t>
            </w:r>
            <w:r>
              <w:rPr>
                <w:noProof/>
                <w:webHidden/>
              </w:rPr>
              <w:tab/>
            </w:r>
            <w:r>
              <w:rPr>
                <w:noProof/>
                <w:webHidden/>
              </w:rPr>
              <w:fldChar w:fldCharType="begin"/>
            </w:r>
            <w:r>
              <w:rPr>
                <w:noProof/>
                <w:webHidden/>
              </w:rPr>
              <w:instrText xml:space="preserve"> PAGEREF _Toc41555087 \h </w:instrText>
            </w:r>
            <w:r>
              <w:rPr>
                <w:noProof/>
                <w:webHidden/>
              </w:rPr>
            </w:r>
            <w:r>
              <w:rPr>
                <w:noProof/>
                <w:webHidden/>
              </w:rPr>
              <w:fldChar w:fldCharType="separate"/>
            </w:r>
            <w:r>
              <w:rPr>
                <w:noProof/>
                <w:webHidden/>
              </w:rPr>
              <w:t>4</w:t>
            </w:r>
            <w:r>
              <w:rPr>
                <w:noProof/>
                <w:webHidden/>
              </w:rPr>
              <w:fldChar w:fldCharType="end"/>
            </w:r>
          </w:hyperlink>
        </w:p>
        <w:p w14:paraId="0381CB00" w14:textId="6ADEBC0B" w:rsidR="00435030" w:rsidRDefault="00435030">
          <w:pPr>
            <w:pStyle w:val="Verzeichnis3"/>
            <w:rPr>
              <w:rFonts w:eastAsiaTheme="minorEastAsia"/>
              <w:noProof/>
              <w:lang w:eastAsia="de-DE"/>
            </w:rPr>
          </w:pPr>
          <w:hyperlink w:anchor="_Toc41555088" w:history="1">
            <w:r w:rsidRPr="00D23C33">
              <w:rPr>
                <w:rStyle w:val="Hyperlink"/>
                <w:noProof/>
              </w:rPr>
              <w:t>1.3.2</w:t>
            </w:r>
            <w:r>
              <w:rPr>
                <w:rFonts w:eastAsiaTheme="minorEastAsia"/>
                <w:noProof/>
                <w:lang w:eastAsia="de-DE"/>
              </w:rPr>
              <w:tab/>
            </w:r>
            <w:r w:rsidRPr="00D23C33">
              <w:rPr>
                <w:rStyle w:val="Hyperlink"/>
                <w:noProof/>
                <w:shd w:val="clear" w:color="auto" w:fill="FFFFFF"/>
              </w:rPr>
              <w:t>Reactive Forms Begriffe</w:t>
            </w:r>
            <w:r>
              <w:rPr>
                <w:noProof/>
                <w:webHidden/>
              </w:rPr>
              <w:tab/>
            </w:r>
            <w:r>
              <w:rPr>
                <w:noProof/>
                <w:webHidden/>
              </w:rPr>
              <w:fldChar w:fldCharType="begin"/>
            </w:r>
            <w:r>
              <w:rPr>
                <w:noProof/>
                <w:webHidden/>
              </w:rPr>
              <w:instrText xml:space="preserve"> PAGEREF _Toc41555088 \h </w:instrText>
            </w:r>
            <w:r>
              <w:rPr>
                <w:noProof/>
                <w:webHidden/>
              </w:rPr>
            </w:r>
            <w:r>
              <w:rPr>
                <w:noProof/>
                <w:webHidden/>
              </w:rPr>
              <w:fldChar w:fldCharType="separate"/>
            </w:r>
            <w:r>
              <w:rPr>
                <w:noProof/>
                <w:webHidden/>
              </w:rPr>
              <w:t>8</w:t>
            </w:r>
            <w:r>
              <w:rPr>
                <w:noProof/>
                <w:webHidden/>
              </w:rPr>
              <w:fldChar w:fldCharType="end"/>
            </w:r>
          </w:hyperlink>
        </w:p>
        <w:p w14:paraId="255573D4" w14:textId="62B7278A" w:rsidR="00435030" w:rsidRDefault="00435030">
          <w:pPr>
            <w:pStyle w:val="Verzeichnis1"/>
            <w:rPr>
              <w:rFonts w:eastAsiaTheme="minorEastAsia"/>
              <w:noProof/>
              <w:lang w:eastAsia="de-DE"/>
            </w:rPr>
          </w:pPr>
          <w:hyperlink w:anchor="_Toc41555089" w:history="1">
            <w:r w:rsidRPr="00D23C33">
              <w:rPr>
                <w:rStyle w:val="Hyperlink"/>
                <w:rFonts w:cstheme="minorHAnsi"/>
                <w:noProof/>
              </w:rPr>
              <w:t>2</w:t>
            </w:r>
            <w:r>
              <w:rPr>
                <w:rFonts w:eastAsiaTheme="minorEastAsia"/>
                <w:noProof/>
                <w:lang w:eastAsia="de-DE"/>
              </w:rPr>
              <w:tab/>
            </w:r>
            <w:r w:rsidRPr="00D23C33">
              <w:rPr>
                <w:rStyle w:val="Hyperlink"/>
                <w:rFonts w:cstheme="minorHAnsi"/>
                <w:noProof/>
              </w:rPr>
              <w:t>Einleitung</w:t>
            </w:r>
            <w:r>
              <w:rPr>
                <w:noProof/>
                <w:webHidden/>
              </w:rPr>
              <w:tab/>
            </w:r>
            <w:r>
              <w:rPr>
                <w:noProof/>
                <w:webHidden/>
              </w:rPr>
              <w:fldChar w:fldCharType="begin"/>
            </w:r>
            <w:r>
              <w:rPr>
                <w:noProof/>
                <w:webHidden/>
              </w:rPr>
              <w:instrText xml:space="preserve"> PAGEREF _Toc41555089 \h </w:instrText>
            </w:r>
            <w:r>
              <w:rPr>
                <w:noProof/>
                <w:webHidden/>
              </w:rPr>
            </w:r>
            <w:r>
              <w:rPr>
                <w:noProof/>
                <w:webHidden/>
              </w:rPr>
              <w:fldChar w:fldCharType="separate"/>
            </w:r>
            <w:r>
              <w:rPr>
                <w:noProof/>
                <w:webHidden/>
              </w:rPr>
              <w:t>10</w:t>
            </w:r>
            <w:r>
              <w:rPr>
                <w:noProof/>
                <w:webHidden/>
              </w:rPr>
              <w:fldChar w:fldCharType="end"/>
            </w:r>
          </w:hyperlink>
        </w:p>
        <w:p w14:paraId="5A4941AA" w14:textId="3A082253" w:rsidR="00435030" w:rsidRDefault="00435030">
          <w:pPr>
            <w:pStyle w:val="Verzeichnis2"/>
            <w:rPr>
              <w:rFonts w:eastAsiaTheme="minorEastAsia"/>
              <w:noProof/>
              <w:lang w:eastAsia="de-DE"/>
            </w:rPr>
          </w:pPr>
          <w:hyperlink w:anchor="_Toc41555090" w:history="1">
            <w:r w:rsidRPr="00D23C33">
              <w:rPr>
                <w:rStyle w:val="Hyperlink"/>
                <w:rFonts w:cstheme="minorHAnsi"/>
                <w:noProof/>
              </w:rPr>
              <w:t>2.1</w:t>
            </w:r>
            <w:r>
              <w:rPr>
                <w:rFonts w:eastAsiaTheme="minorEastAsia"/>
                <w:noProof/>
                <w:lang w:eastAsia="de-DE"/>
              </w:rPr>
              <w:tab/>
            </w:r>
            <w:r w:rsidRPr="00D23C33">
              <w:rPr>
                <w:rStyle w:val="Hyperlink"/>
                <w:rFonts w:cstheme="minorHAnsi"/>
                <w:noProof/>
              </w:rPr>
              <w:t>Projektumfeld</w:t>
            </w:r>
            <w:r>
              <w:rPr>
                <w:noProof/>
                <w:webHidden/>
              </w:rPr>
              <w:tab/>
            </w:r>
            <w:r>
              <w:rPr>
                <w:noProof/>
                <w:webHidden/>
              </w:rPr>
              <w:fldChar w:fldCharType="begin"/>
            </w:r>
            <w:r>
              <w:rPr>
                <w:noProof/>
                <w:webHidden/>
              </w:rPr>
              <w:instrText xml:space="preserve"> PAGEREF _Toc41555090 \h </w:instrText>
            </w:r>
            <w:r>
              <w:rPr>
                <w:noProof/>
                <w:webHidden/>
              </w:rPr>
            </w:r>
            <w:r>
              <w:rPr>
                <w:noProof/>
                <w:webHidden/>
              </w:rPr>
              <w:fldChar w:fldCharType="separate"/>
            </w:r>
            <w:r>
              <w:rPr>
                <w:noProof/>
                <w:webHidden/>
              </w:rPr>
              <w:t>10</w:t>
            </w:r>
            <w:r>
              <w:rPr>
                <w:noProof/>
                <w:webHidden/>
              </w:rPr>
              <w:fldChar w:fldCharType="end"/>
            </w:r>
          </w:hyperlink>
        </w:p>
        <w:p w14:paraId="4768F2B2" w14:textId="23D88F71" w:rsidR="00435030" w:rsidRDefault="00435030">
          <w:pPr>
            <w:pStyle w:val="Verzeichnis2"/>
            <w:rPr>
              <w:rFonts w:eastAsiaTheme="minorEastAsia"/>
              <w:noProof/>
              <w:lang w:eastAsia="de-DE"/>
            </w:rPr>
          </w:pPr>
          <w:hyperlink w:anchor="_Toc41555092" w:history="1">
            <w:r w:rsidRPr="00D23C33">
              <w:rPr>
                <w:rStyle w:val="Hyperlink"/>
                <w:rFonts w:cstheme="minorHAnsi"/>
                <w:noProof/>
              </w:rPr>
              <w:t>2.2</w:t>
            </w:r>
            <w:r>
              <w:rPr>
                <w:rFonts w:eastAsiaTheme="minorEastAsia"/>
                <w:noProof/>
                <w:lang w:eastAsia="de-DE"/>
              </w:rPr>
              <w:tab/>
            </w:r>
            <w:r w:rsidRPr="00D23C33">
              <w:rPr>
                <w:rStyle w:val="Hyperlink"/>
                <w:rFonts w:cstheme="minorHAnsi"/>
                <w:noProof/>
              </w:rPr>
              <w:t>Projektziele</w:t>
            </w:r>
            <w:r>
              <w:rPr>
                <w:noProof/>
                <w:webHidden/>
              </w:rPr>
              <w:tab/>
            </w:r>
            <w:r>
              <w:rPr>
                <w:noProof/>
                <w:webHidden/>
              </w:rPr>
              <w:fldChar w:fldCharType="begin"/>
            </w:r>
            <w:r>
              <w:rPr>
                <w:noProof/>
                <w:webHidden/>
              </w:rPr>
              <w:instrText xml:space="preserve"> PAGEREF _Toc41555092 \h </w:instrText>
            </w:r>
            <w:r>
              <w:rPr>
                <w:noProof/>
                <w:webHidden/>
              </w:rPr>
            </w:r>
            <w:r>
              <w:rPr>
                <w:noProof/>
                <w:webHidden/>
              </w:rPr>
              <w:fldChar w:fldCharType="separate"/>
            </w:r>
            <w:r>
              <w:rPr>
                <w:noProof/>
                <w:webHidden/>
              </w:rPr>
              <w:t>10</w:t>
            </w:r>
            <w:r>
              <w:rPr>
                <w:noProof/>
                <w:webHidden/>
              </w:rPr>
              <w:fldChar w:fldCharType="end"/>
            </w:r>
          </w:hyperlink>
        </w:p>
        <w:p w14:paraId="20336BA3" w14:textId="3D28EC3E" w:rsidR="00435030" w:rsidRDefault="00435030">
          <w:pPr>
            <w:pStyle w:val="Verzeichnis2"/>
            <w:rPr>
              <w:rFonts w:eastAsiaTheme="minorEastAsia"/>
              <w:noProof/>
              <w:lang w:eastAsia="de-DE"/>
            </w:rPr>
          </w:pPr>
          <w:hyperlink w:anchor="_Toc41555093" w:history="1">
            <w:r w:rsidRPr="00D23C33">
              <w:rPr>
                <w:rStyle w:val="Hyperlink"/>
                <w:rFonts w:cstheme="minorHAnsi"/>
                <w:noProof/>
              </w:rPr>
              <w:t>2.3</w:t>
            </w:r>
            <w:r>
              <w:rPr>
                <w:rFonts w:eastAsiaTheme="minorEastAsia"/>
                <w:noProof/>
                <w:lang w:eastAsia="de-DE"/>
              </w:rPr>
              <w:tab/>
            </w:r>
            <w:r w:rsidRPr="00D23C33">
              <w:rPr>
                <w:rStyle w:val="Hyperlink"/>
                <w:rFonts w:cstheme="minorHAnsi"/>
                <w:noProof/>
              </w:rPr>
              <w:t>Projektbegründung</w:t>
            </w:r>
            <w:r>
              <w:rPr>
                <w:noProof/>
                <w:webHidden/>
              </w:rPr>
              <w:tab/>
            </w:r>
            <w:r>
              <w:rPr>
                <w:noProof/>
                <w:webHidden/>
              </w:rPr>
              <w:fldChar w:fldCharType="begin"/>
            </w:r>
            <w:r>
              <w:rPr>
                <w:noProof/>
                <w:webHidden/>
              </w:rPr>
              <w:instrText xml:space="preserve"> PAGEREF _Toc41555093 \h </w:instrText>
            </w:r>
            <w:r>
              <w:rPr>
                <w:noProof/>
                <w:webHidden/>
              </w:rPr>
            </w:r>
            <w:r>
              <w:rPr>
                <w:noProof/>
                <w:webHidden/>
              </w:rPr>
              <w:fldChar w:fldCharType="separate"/>
            </w:r>
            <w:r>
              <w:rPr>
                <w:noProof/>
                <w:webHidden/>
              </w:rPr>
              <w:t>11</w:t>
            </w:r>
            <w:r>
              <w:rPr>
                <w:noProof/>
                <w:webHidden/>
              </w:rPr>
              <w:fldChar w:fldCharType="end"/>
            </w:r>
          </w:hyperlink>
        </w:p>
        <w:p w14:paraId="6FB4FEF0" w14:textId="4FDCF4EA" w:rsidR="00435030" w:rsidRDefault="00435030">
          <w:pPr>
            <w:pStyle w:val="Verzeichnis2"/>
            <w:rPr>
              <w:rFonts w:eastAsiaTheme="minorEastAsia"/>
              <w:noProof/>
              <w:lang w:eastAsia="de-DE"/>
            </w:rPr>
          </w:pPr>
          <w:hyperlink w:anchor="_Toc41555094" w:history="1">
            <w:r w:rsidRPr="00D23C33">
              <w:rPr>
                <w:rStyle w:val="Hyperlink"/>
                <w:rFonts w:cstheme="minorHAnsi"/>
                <w:noProof/>
              </w:rPr>
              <w:t>2.4</w:t>
            </w:r>
            <w:r>
              <w:rPr>
                <w:rFonts w:eastAsiaTheme="minorEastAsia"/>
                <w:noProof/>
                <w:lang w:eastAsia="de-DE"/>
              </w:rPr>
              <w:tab/>
            </w:r>
            <w:r w:rsidRPr="00D23C33">
              <w:rPr>
                <w:rStyle w:val="Hyperlink"/>
                <w:rFonts w:cstheme="minorHAnsi"/>
                <w:noProof/>
              </w:rPr>
              <w:t>Projektschnittstellen</w:t>
            </w:r>
            <w:r>
              <w:rPr>
                <w:noProof/>
                <w:webHidden/>
              </w:rPr>
              <w:tab/>
            </w:r>
            <w:r>
              <w:rPr>
                <w:noProof/>
                <w:webHidden/>
              </w:rPr>
              <w:fldChar w:fldCharType="begin"/>
            </w:r>
            <w:r>
              <w:rPr>
                <w:noProof/>
                <w:webHidden/>
              </w:rPr>
              <w:instrText xml:space="preserve"> PAGEREF _Toc41555094 \h </w:instrText>
            </w:r>
            <w:r>
              <w:rPr>
                <w:noProof/>
                <w:webHidden/>
              </w:rPr>
            </w:r>
            <w:r>
              <w:rPr>
                <w:noProof/>
                <w:webHidden/>
              </w:rPr>
              <w:fldChar w:fldCharType="separate"/>
            </w:r>
            <w:r>
              <w:rPr>
                <w:noProof/>
                <w:webHidden/>
              </w:rPr>
              <w:t>11</w:t>
            </w:r>
            <w:r>
              <w:rPr>
                <w:noProof/>
                <w:webHidden/>
              </w:rPr>
              <w:fldChar w:fldCharType="end"/>
            </w:r>
          </w:hyperlink>
        </w:p>
        <w:p w14:paraId="0DA53C45" w14:textId="56946A3F" w:rsidR="00435030" w:rsidRDefault="00435030">
          <w:pPr>
            <w:pStyle w:val="Verzeichnis2"/>
            <w:rPr>
              <w:rFonts w:eastAsiaTheme="minorEastAsia"/>
              <w:noProof/>
              <w:lang w:eastAsia="de-DE"/>
            </w:rPr>
          </w:pPr>
          <w:hyperlink w:anchor="_Toc41555095" w:history="1">
            <w:r w:rsidRPr="00D23C33">
              <w:rPr>
                <w:rStyle w:val="Hyperlink"/>
                <w:rFonts w:cstheme="minorHAnsi"/>
                <w:noProof/>
              </w:rPr>
              <w:t>2.5</w:t>
            </w:r>
            <w:r>
              <w:rPr>
                <w:rFonts w:eastAsiaTheme="minorEastAsia"/>
                <w:noProof/>
                <w:lang w:eastAsia="de-DE"/>
              </w:rPr>
              <w:tab/>
            </w:r>
            <w:r w:rsidRPr="00D23C33">
              <w:rPr>
                <w:rStyle w:val="Hyperlink"/>
                <w:rFonts w:cstheme="minorHAnsi"/>
                <w:noProof/>
              </w:rPr>
              <w:t>Projektabgrenzung</w:t>
            </w:r>
            <w:r>
              <w:rPr>
                <w:noProof/>
                <w:webHidden/>
              </w:rPr>
              <w:tab/>
            </w:r>
            <w:r>
              <w:rPr>
                <w:noProof/>
                <w:webHidden/>
              </w:rPr>
              <w:fldChar w:fldCharType="begin"/>
            </w:r>
            <w:r>
              <w:rPr>
                <w:noProof/>
                <w:webHidden/>
              </w:rPr>
              <w:instrText xml:space="preserve"> PAGEREF _Toc41555095 \h </w:instrText>
            </w:r>
            <w:r>
              <w:rPr>
                <w:noProof/>
                <w:webHidden/>
              </w:rPr>
            </w:r>
            <w:r>
              <w:rPr>
                <w:noProof/>
                <w:webHidden/>
              </w:rPr>
              <w:fldChar w:fldCharType="separate"/>
            </w:r>
            <w:r>
              <w:rPr>
                <w:noProof/>
                <w:webHidden/>
              </w:rPr>
              <w:t>11</w:t>
            </w:r>
            <w:r>
              <w:rPr>
                <w:noProof/>
                <w:webHidden/>
              </w:rPr>
              <w:fldChar w:fldCharType="end"/>
            </w:r>
          </w:hyperlink>
        </w:p>
        <w:p w14:paraId="1705D8F1" w14:textId="000892D4" w:rsidR="00435030" w:rsidRDefault="00435030">
          <w:pPr>
            <w:pStyle w:val="Verzeichnis2"/>
            <w:rPr>
              <w:rFonts w:eastAsiaTheme="minorEastAsia"/>
              <w:noProof/>
              <w:lang w:eastAsia="de-DE"/>
            </w:rPr>
          </w:pPr>
          <w:hyperlink w:anchor="_Toc41555096" w:history="1">
            <w:r w:rsidRPr="00D23C33">
              <w:rPr>
                <w:rStyle w:val="Hyperlink"/>
                <w:rFonts w:cstheme="minorHAnsi"/>
                <w:noProof/>
              </w:rPr>
              <w:t>2.6</w:t>
            </w:r>
            <w:r>
              <w:rPr>
                <w:rFonts w:eastAsiaTheme="minorEastAsia"/>
                <w:noProof/>
                <w:lang w:eastAsia="de-DE"/>
              </w:rPr>
              <w:tab/>
            </w:r>
            <w:r w:rsidRPr="00D23C33">
              <w:rPr>
                <w:rStyle w:val="Hyperlink"/>
                <w:rFonts w:cstheme="minorHAnsi"/>
                <w:noProof/>
              </w:rPr>
              <w:t>Zielplattform</w:t>
            </w:r>
            <w:r>
              <w:rPr>
                <w:noProof/>
                <w:webHidden/>
              </w:rPr>
              <w:tab/>
            </w:r>
            <w:r>
              <w:rPr>
                <w:noProof/>
                <w:webHidden/>
              </w:rPr>
              <w:fldChar w:fldCharType="begin"/>
            </w:r>
            <w:r>
              <w:rPr>
                <w:noProof/>
                <w:webHidden/>
              </w:rPr>
              <w:instrText xml:space="preserve"> PAGEREF _Toc41555096 \h </w:instrText>
            </w:r>
            <w:r>
              <w:rPr>
                <w:noProof/>
                <w:webHidden/>
              </w:rPr>
            </w:r>
            <w:r>
              <w:rPr>
                <w:noProof/>
                <w:webHidden/>
              </w:rPr>
              <w:fldChar w:fldCharType="separate"/>
            </w:r>
            <w:r>
              <w:rPr>
                <w:noProof/>
                <w:webHidden/>
              </w:rPr>
              <w:t>12</w:t>
            </w:r>
            <w:r>
              <w:rPr>
                <w:noProof/>
                <w:webHidden/>
              </w:rPr>
              <w:fldChar w:fldCharType="end"/>
            </w:r>
          </w:hyperlink>
        </w:p>
        <w:p w14:paraId="56606007" w14:textId="539252CC" w:rsidR="00435030" w:rsidRDefault="00435030">
          <w:pPr>
            <w:pStyle w:val="Verzeichnis1"/>
            <w:rPr>
              <w:rFonts w:eastAsiaTheme="minorEastAsia"/>
              <w:noProof/>
              <w:lang w:eastAsia="de-DE"/>
            </w:rPr>
          </w:pPr>
          <w:hyperlink w:anchor="_Toc41555097" w:history="1">
            <w:r w:rsidRPr="00D23C33">
              <w:rPr>
                <w:rStyle w:val="Hyperlink"/>
                <w:rFonts w:cstheme="minorHAnsi"/>
                <w:noProof/>
              </w:rPr>
              <w:t>3</w:t>
            </w:r>
            <w:r>
              <w:rPr>
                <w:rFonts w:eastAsiaTheme="minorEastAsia"/>
                <w:noProof/>
                <w:lang w:eastAsia="de-DE"/>
              </w:rPr>
              <w:tab/>
            </w:r>
            <w:r w:rsidRPr="00D23C33">
              <w:rPr>
                <w:rStyle w:val="Hyperlink"/>
                <w:rFonts w:cstheme="minorHAnsi"/>
                <w:noProof/>
              </w:rPr>
              <w:t>Projektplanung</w:t>
            </w:r>
            <w:r>
              <w:rPr>
                <w:noProof/>
                <w:webHidden/>
              </w:rPr>
              <w:tab/>
            </w:r>
            <w:r>
              <w:rPr>
                <w:noProof/>
                <w:webHidden/>
              </w:rPr>
              <w:fldChar w:fldCharType="begin"/>
            </w:r>
            <w:r>
              <w:rPr>
                <w:noProof/>
                <w:webHidden/>
              </w:rPr>
              <w:instrText xml:space="preserve"> PAGEREF _Toc41555097 \h </w:instrText>
            </w:r>
            <w:r>
              <w:rPr>
                <w:noProof/>
                <w:webHidden/>
              </w:rPr>
            </w:r>
            <w:r>
              <w:rPr>
                <w:noProof/>
                <w:webHidden/>
              </w:rPr>
              <w:fldChar w:fldCharType="separate"/>
            </w:r>
            <w:r>
              <w:rPr>
                <w:noProof/>
                <w:webHidden/>
              </w:rPr>
              <w:t>13</w:t>
            </w:r>
            <w:r>
              <w:rPr>
                <w:noProof/>
                <w:webHidden/>
              </w:rPr>
              <w:fldChar w:fldCharType="end"/>
            </w:r>
          </w:hyperlink>
        </w:p>
        <w:p w14:paraId="4A50DB83" w14:textId="700F16DB" w:rsidR="00435030" w:rsidRDefault="00435030">
          <w:pPr>
            <w:pStyle w:val="Verzeichnis2"/>
            <w:rPr>
              <w:rFonts w:eastAsiaTheme="minorEastAsia"/>
              <w:noProof/>
              <w:lang w:eastAsia="de-DE"/>
            </w:rPr>
          </w:pPr>
          <w:hyperlink w:anchor="_Toc41555098" w:history="1">
            <w:r w:rsidRPr="00D23C33">
              <w:rPr>
                <w:rStyle w:val="Hyperlink"/>
                <w:rFonts w:cstheme="minorHAnsi"/>
                <w:noProof/>
              </w:rPr>
              <w:t>3.1</w:t>
            </w:r>
            <w:r>
              <w:rPr>
                <w:rFonts w:eastAsiaTheme="minorEastAsia"/>
                <w:noProof/>
                <w:lang w:eastAsia="de-DE"/>
              </w:rPr>
              <w:tab/>
            </w:r>
            <w:r w:rsidRPr="00D23C33">
              <w:rPr>
                <w:rStyle w:val="Hyperlink"/>
                <w:rFonts w:cstheme="minorHAnsi"/>
                <w:noProof/>
              </w:rPr>
              <w:t>Zeitplanung</w:t>
            </w:r>
            <w:r>
              <w:rPr>
                <w:noProof/>
                <w:webHidden/>
              </w:rPr>
              <w:tab/>
            </w:r>
            <w:r>
              <w:rPr>
                <w:noProof/>
                <w:webHidden/>
              </w:rPr>
              <w:fldChar w:fldCharType="begin"/>
            </w:r>
            <w:r>
              <w:rPr>
                <w:noProof/>
                <w:webHidden/>
              </w:rPr>
              <w:instrText xml:space="preserve"> PAGEREF _Toc41555098 \h </w:instrText>
            </w:r>
            <w:r>
              <w:rPr>
                <w:noProof/>
                <w:webHidden/>
              </w:rPr>
            </w:r>
            <w:r>
              <w:rPr>
                <w:noProof/>
                <w:webHidden/>
              </w:rPr>
              <w:fldChar w:fldCharType="separate"/>
            </w:r>
            <w:r>
              <w:rPr>
                <w:noProof/>
                <w:webHidden/>
              </w:rPr>
              <w:t>13</w:t>
            </w:r>
            <w:r>
              <w:rPr>
                <w:noProof/>
                <w:webHidden/>
              </w:rPr>
              <w:fldChar w:fldCharType="end"/>
            </w:r>
          </w:hyperlink>
        </w:p>
        <w:p w14:paraId="1B020ACE" w14:textId="4CCA4CA5" w:rsidR="00435030" w:rsidRDefault="00435030">
          <w:pPr>
            <w:pStyle w:val="Verzeichnis2"/>
            <w:rPr>
              <w:rFonts w:eastAsiaTheme="minorEastAsia"/>
              <w:noProof/>
              <w:lang w:eastAsia="de-DE"/>
            </w:rPr>
          </w:pPr>
          <w:hyperlink w:anchor="_Toc41555099" w:history="1">
            <w:r w:rsidRPr="00D23C33">
              <w:rPr>
                <w:rStyle w:val="Hyperlink"/>
                <w:rFonts w:cstheme="minorHAnsi"/>
                <w:noProof/>
              </w:rPr>
              <w:t>3.2</w:t>
            </w:r>
            <w:r>
              <w:rPr>
                <w:rFonts w:eastAsiaTheme="minorEastAsia"/>
                <w:noProof/>
                <w:lang w:eastAsia="de-DE"/>
              </w:rPr>
              <w:tab/>
            </w:r>
            <w:r w:rsidRPr="00D23C33">
              <w:rPr>
                <w:rStyle w:val="Hyperlink"/>
                <w:rFonts w:cstheme="minorHAnsi"/>
                <w:noProof/>
              </w:rPr>
              <w:t>Ressourcenplanung</w:t>
            </w:r>
            <w:r>
              <w:rPr>
                <w:noProof/>
                <w:webHidden/>
              </w:rPr>
              <w:tab/>
            </w:r>
            <w:r>
              <w:rPr>
                <w:noProof/>
                <w:webHidden/>
              </w:rPr>
              <w:fldChar w:fldCharType="begin"/>
            </w:r>
            <w:r>
              <w:rPr>
                <w:noProof/>
                <w:webHidden/>
              </w:rPr>
              <w:instrText xml:space="preserve"> PAGEREF _Toc41555099 \h </w:instrText>
            </w:r>
            <w:r>
              <w:rPr>
                <w:noProof/>
                <w:webHidden/>
              </w:rPr>
            </w:r>
            <w:r>
              <w:rPr>
                <w:noProof/>
                <w:webHidden/>
              </w:rPr>
              <w:fldChar w:fldCharType="separate"/>
            </w:r>
            <w:r>
              <w:rPr>
                <w:noProof/>
                <w:webHidden/>
              </w:rPr>
              <w:t>13</w:t>
            </w:r>
            <w:r>
              <w:rPr>
                <w:noProof/>
                <w:webHidden/>
              </w:rPr>
              <w:fldChar w:fldCharType="end"/>
            </w:r>
          </w:hyperlink>
        </w:p>
        <w:p w14:paraId="38654EFD" w14:textId="1C4A9CDB" w:rsidR="00435030" w:rsidRDefault="00435030">
          <w:pPr>
            <w:pStyle w:val="Verzeichnis2"/>
            <w:rPr>
              <w:rFonts w:eastAsiaTheme="minorEastAsia"/>
              <w:noProof/>
              <w:lang w:eastAsia="de-DE"/>
            </w:rPr>
          </w:pPr>
          <w:hyperlink w:anchor="_Toc41555100" w:history="1">
            <w:r w:rsidRPr="00D23C33">
              <w:rPr>
                <w:rStyle w:val="Hyperlink"/>
                <w:rFonts w:cstheme="minorHAnsi"/>
                <w:noProof/>
              </w:rPr>
              <w:t>3.3</w:t>
            </w:r>
            <w:r>
              <w:rPr>
                <w:rFonts w:eastAsiaTheme="minorEastAsia"/>
                <w:noProof/>
                <w:lang w:eastAsia="de-DE"/>
              </w:rPr>
              <w:tab/>
            </w:r>
            <w:r w:rsidRPr="00D23C33">
              <w:rPr>
                <w:rStyle w:val="Hyperlink"/>
                <w:rFonts w:cstheme="minorHAnsi"/>
                <w:noProof/>
              </w:rPr>
              <w:t>Personalplanung</w:t>
            </w:r>
            <w:r>
              <w:rPr>
                <w:noProof/>
                <w:webHidden/>
              </w:rPr>
              <w:tab/>
            </w:r>
            <w:r>
              <w:rPr>
                <w:noProof/>
                <w:webHidden/>
              </w:rPr>
              <w:fldChar w:fldCharType="begin"/>
            </w:r>
            <w:r>
              <w:rPr>
                <w:noProof/>
                <w:webHidden/>
              </w:rPr>
              <w:instrText xml:space="preserve"> PAGEREF _Toc41555100 \h </w:instrText>
            </w:r>
            <w:r>
              <w:rPr>
                <w:noProof/>
                <w:webHidden/>
              </w:rPr>
            </w:r>
            <w:r>
              <w:rPr>
                <w:noProof/>
                <w:webHidden/>
              </w:rPr>
              <w:fldChar w:fldCharType="separate"/>
            </w:r>
            <w:r>
              <w:rPr>
                <w:noProof/>
                <w:webHidden/>
              </w:rPr>
              <w:t>13</w:t>
            </w:r>
            <w:r>
              <w:rPr>
                <w:noProof/>
                <w:webHidden/>
              </w:rPr>
              <w:fldChar w:fldCharType="end"/>
            </w:r>
          </w:hyperlink>
        </w:p>
        <w:p w14:paraId="219404B2" w14:textId="7D8F5080" w:rsidR="00435030" w:rsidRDefault="00435030">
          <w:pPr>
            <w:pStyle w:val="Verzeichnis2"/>
            <w:rPr>
              <w:rFonts w:eastAsiaTheme="minorEastAsia"/>
              <w:noProof/>
              <w:lang w:eastAsia="de-DE"/>
            </w:rPr>
          </w:pPr>
          <w:hyperlink w:anchor="_Toc41555101" w:history="1">
            <w:r w:rsidRPr="00D23C33">
              <w:rPr>
                <w:rStyle w:val="Hyperlink"/>
                <w:rFonts w:cstheme="minorHAnsi"/>
                <w:noProof/>
              </w:rPr>
              <w:t>3.4</w:t>
            </w:r>
            <w:r>
              <w:rPr>
                <w:rFonts w:eastAsiaTheme="minorEastAsia"/>
                <w:noProof/>
                <w:lang w:eastAsia="de-DE"/>
              </w:rPr>
              <w:tab/>
            </w:r>
            <w:r w:rsidRPr="00D23C33">
              <w:rPr>
                <w:rStyle w:val="Hyperlink"/>
                <w:rFonts w:cstheme="minorHAnsi"/>
                <w:noProof/>
              </w:rPr>
              <w:t>Sachmittelplanung</w:t>
            </w:r>
            <w:r>
              <w:rPr>
                <w:noProof/>
                <w:webHidden/>
              </w:rPr>
              <w:tab/>
            </w:r>
            <w:r>
              <w:rPr>
                <w:noProof/>
                <w:webHidden/>
              </w:rPr>
              <w:fldChar w:fldCharType="begin"/>
            </w:r>
            <w:r>
              <w:rPr>
                <w:noProof/>
                <w:webHidden/>
              </w:rPr>
              <w:instrText xml:space="preserve"> PAGEREF _Toc41555101 \h </w:instrText>
            </w:r>
            <w:r>
              <w:rPr>
                <w:noProof/>
                <w:webHidden/>
              </w:rPr>
            </w:r>
            <w:r>
              <w:rPr>
                <w:noProof/>
                <w:webHidden/>
              </w:rPr>
              <w:fldChar w:fldCharType="separate"/>
            </w:r>
            <w:r>
              <w:rPr>
                <w:noProof/>
                <w:webHidden/>
              </w:rPr>
              <w:t>13</w:t>
            </w:r>
            <w:r>
              <w:rPr>
                <w:noProof/>
                <w:webHidden/>
              </w:rPr>
              <w:fldChar w:fldCharType="end"/>
            </w:r>
          </w:hyperlink>
        </w:p>
        <w:p w14:paraId="4684F0C3" w14:textId="11E306F8" w:rsidR="00435030" w:rsidRDefault="00435030">
          <w:pPr>
            <w:pStyle w:val="Verzeichnis2"/>
            <w:rPr>
              <w:rFonts w:eastAsiaTheme="minorEastAsia"/>
              <w:noProof/>
              <w:lang w:eastAsia="de-DE"/>
            </w:rPr>
          </w:pPr>
          <w:hyperlink w:anchor="_Toc41555102" w:history="1">
            <w:r w:rsidRPr="00D23C33">
              <w:rPr>
                <w:rStyle w:val="Hyperlink"/>
                <w:rFonts w:cstheme="minorHAnsi"/>
                <w:noProof/>
              </w:rPr>
              <w:t>3.5</w:t>
            </w:r>
            <w:r>
              <w:rPr>
                <w:rFonts w:eastAsiaTheme="minorEastAsia"/>
                <w:noProof/>
                <w:lang w:eastAsia="de-DE"/>
              </w:rPr>
              <w:tab/>
            </w:r>
            <w:r w:rsidRPr="00D23C33">
              <w:rPr>
                <w:rStyle w:val="Hyperlink"/>
                <w:rFonts w:cstheme="minorHAnsi"/>
                <w:noProof/>
              </w:rPr>
              <w:t>Maßnahmen zur Qualitätssicherung</w:t>
            </w:r>
            <w:r>
              <w:rPr>
                <w:noProof/>
                <w:webHidden/>
              </w:rPr>
              <w:tab/>
            </w:r>
            <w:r>
              <w:rPr>
                <w:noProof/>
                <w:webHidden/>
              </w:rPr>
              <w:fldChar w:fldCharType="begin"/>
            </w:r>
            <w:r>
              <w:rPr>
                <w:noProof/>
                <w:webHidden/>
              </w:rPr>
              <w:instrText xml:space="preserve"> PAGEREF _Toc41555102 \h </w:instrText>
            </w:r>
            <w:r>
              <w:rPr>
                <w:noProof/>
                <w:webHidden/>
              </w:rPr>
            </w:r>
            <w:r>
              <w:rPr>
                <w:noProof/>
                <w:webHidden/>
              </w:rPr>
              <w:fldChar w:fldCharType="separate"/>
            </w:r>
            <w:r>
              <w:rPr>
                <w:noProof/>
                <w:webHidden/>
              </w:rPr>
              <w:t>13</w:t>
            </w:r>
            <w:r>
              <w:rPr>
                <w:noProof/>
                <w:webHidden/>
              </w:rPr>
              <w:fldChar w:fldCharType="end"/>
            </w:r>
          </w:hyperlink>
        </w:p>
        <w:p w14:paraId="75154958" w14:textId="3E13029D" w:rsidR="00435030" w:rsidRDefault="00435030">
          <w:pPr>
            <w:pStyle w:val="Verzeichnis1"/>
            <w:rPr>
              <w:rFonts w:eastAsiaTheme="minorEastAsia"/>
              <w:noProof/>
              <w:lang w:eastAsia="de-DE"/>
            </w:rPr>
          </w:pPr>
          <w:hyperlink w:anchor="_Toc41555103" w:history="1">
            <w:r w:rsidRPr="00D23C33">
              <w:rPr>
                <w:rStyle w:val="Hyperlink"/>
                <w:rFonts w:cstheme="minorHAnsi"/>
                <w:noProof/>
              </w:rPr>
              <w:t>4</w:t>
            </w:r>
            <w:r>
              <w:rPr>
                <w:rFonts w:eastAsiaTheme="minorEastAsia"/>
                <w:noProof/>
                <w:lang w:eastAsia="de-DE"/>
              </w:rPr>
              <w:tab/>
            </w:r>
            <w:r w:rsidRPr="00D23C33">
              <w:rPr>
                <w:rStyle w:val="Hyperlink"/>
                <w:rFonts w:cstheme="minorHAnsi"/>
                <w:noProof/>
              </w:rPr>
              <w:t>Analysephase</w:t>
            </w:r>
            <w:r>
              <w:rPr>
                <w:noProof/>
                <w:webHidden/>
              </w:rPr>
              <w:tab/>
            </w:r>
            <w:r>
              <w:rPr>
                <w:noProof/>
                <w:webHidden/>
              </w:rPr>
              <w:fldChar w:fldCharType="begin"/>
            </w:r>
            <w:r>
              <w:rPr>
                <w:noProof/>
                <w:webHidden/>
              </w:rPr>
              <w:instrText xml:space="preserve"> PAGEREF _Toc41555103 \h </w:instrText>
            </w:r>
            <w:r>
              <w:rPr>
                <w:noProof/>
                <w:webHidden/>
              </w:rPr>
            </w:r>
            <w:r>
              <w:rPr>
                <w:noProof/>
                <w:webHidden/>
              </w:rPr>
              <w:fldChar w:fldCharType="separate"/>
            </w:r>
            <w:r>
              <w:rPr>
                <w:noProof/>
                <w:webHidden/>
              </w:rPr>
              <w:t>18</w:t>
            </w:r>
            <w:r>
              <w:rPr>
                <w:noProof/>
                <w:webHidden/>
              </w:rPr>
              <w:fldChar w:fldCharType="end"/>
            </w:r>
          </w:hyperlink>
        </w:p>
        <w:p w14:paraId="4CABB35F" w14:textId="19B315C1" w:rsidR="00435030" w:rsidRDefault="00435030">
          <w:pPr>
            <w:pStyle w:val="Verzeichnis2"/>
            <w:rPr>
              <w:rFonts w:eastAsiaTheme="minorEastAsia"/>
              <w:noProof/>
              <w:lang w:eastAsia="de-DE"/>
            </w:rPr>
          </w:pPr>
          <w:hyperlink w:anchor="_Toc41555104" w:history="1">
            <w:r w:rsidRPr="00D23C33">
              <w:rPr>
                <w:rStyle w:val="Hyperlink"/>
                <w:rFonts w:cstheme="minorHAnsi"/>
                <w:noProof/>
              </w:rPr>
              <w:t>4.1</w:t>
            </w:r>
            <w:r>
              <w:rPr>
                <w:rFonts w:eastAsiaTheme="minorEastAsia"/>
                <w:noProof/>
                <w:lang w:eastAsia="de-DE"/>
              </w:rPr>
              <w:tab/>
            </w:r>
            <w:r w:rsidRPr="00D23C33">
              <w:rPr>
                <w:rStyle w:val="Hyperlink"/>
                <w:rFonts w:cstheme="minorHAnsi"/>
                <w:noProof/>
              </w:rPr>
              <w:t>Ist- Analyse</w:t>
            </w:r>
            <w:r>
              <w:rPr>
                <w:noProof/>
                <w:webHidden/>
              </w:rPr>
              <w:tab/>
            </w:r>
            <w:r>
              <w:rPr>
                <w:noProof/>
                <w:webHidden/>
              </w:rPr>
              <w:fldChar w:fldCharType="begin"/>
            </w:r>
            <w:r>
              <w:rPr>
                <w:noProof/>
                <w:webHidden/>
              </w:rPr>
              <w:instrText xml:space="preserve"> PAGEREF _Toc41555104 \h </w:instrText>
            </w:r>
            <w:r>
              <w:rPr>
                <w:noProof/>
                <w:webHidden/>
              </w:rPr>
            </w:r>
            <w:r>
              <w:rPr>
                <w:noProof/>
                <w:webHidden/>
              </w:rPr>
              <w:fldChar w:fldCharType="separate"/>
            </w:r>
            <w:r>
              <w:rPr>
                <w:noProof/>
                <w:webHidden/>
              </w:rPr>
              <w:t>18</w:t>
            </w:r>
            <w:r>
              <w:rPr>
                <w:noProof/>
                <w:webHidden/>
              </w:rPr>
              <w:fldChar w:fldCharType="end"/>
            </w:r>
          </w:hyperlink>
        </w:p>
        <w:p w14:paraId="720D2DD5" w14:textId="4B036D41" w:rsidR="00435030" w:rsidRDefault="00435030">
          <w:pPr>
            <w:pStyle w:val="Verzeichnis2"/>
            <w:rPr>
              <w:rFonts w:eastAsiaTheme="minorEastAsia"/>
              <w:noProof/>
              <w:lang w:eastAsia="de-DE"/>
            </w:rPr>
          </w:pPr>
          <w:hyperlink w:anchor="_Toc41555105" w:history="1">
            <w:r w:rsidRPr="00D23C33">
              <w:rPr>
                <w:rStyle w:val="Hyperlink"/>
                <w:rFonts w:cstheme="minorHAnsi"/>
                <w:noProof/>
              </w:rPr>
              <w:t>4.2</w:t>
            </w:r>
            <w:r>
              <w:rPr>
                <w:rFonts w:eastAsiaTheme="minorEastAsia"/>
                <w:noProof/>
                <w:lang w:eastAsia="de-DE"/>
              </w:rPr>
              <w:tab/>
            </w:r>
            <w:r w:rsidRPr="00D23C33">
              <w:rPr>
                <w:rStyle w:val="Hyperlink"/>
                <w:rFonts w:cstheme="minorHAnsi"/>
                <w:noProof/>
              </w:rPr>
              <w:t>Soll- Analyse</w:t>
            </w:r>
            <w:r>
              <w:rPr>
                <w:noProof/>
                <w:webHidden/>
              </w:rPr>
              <w:tab/>
            </w:r>
            <w:r>
              <w:rPr>
                <w:noProof/>
                <w:webHidden/>
              </w:rPr>
              <w:fldChar w:fldCharType="begin"/>
            </w:r>
            <w:r>
              <w:rPr>
                <w:noProof/>
                <w:webHidden/>
              </w:rPr>
              <w:instrText xml:space="preserve"> PAGEREF _Toc41555105 \h </w:instrText>
            </w:r>
            <w:r>
              <w:rPr>
                <w:noProof/>
                <w:webHidden/>
              </w:rPr>
            </w:r>
            <w:r>
              <w:rPr>
                <w:noProof/>
                <w:webHidden/>
              </w:rPr>
              <w:fldChar w:fldCharType="separate"/>
            </w:r>
            <w:r>
              <w:rPr>
                <w:noProof/>
                <w:webHidden/>
              </w:rPr>
              <w:t>19</w:t>
            </w:r>
            <w:r>
              <w:rPr>
                <w:noProof/>
                <w:webHidden/>
              </w:rPr>
              <w:fldChar w:fldCharType="end"/>
            </w:r>
          </w:hyperlink>
        </w:p>
        <w:p w14:paraId="7EA43AE9" w14:textId="70CC028D" w:rsidR="00435030" w:rsidRDefault="00435030">
          <w:pPr>
            <w:pStyle w:val="Verzeichnis3"/>
            <w:rPr>
              <w:rFonts w:eastAsiaTheme="minorEastAsia"/>
              <w:noProof/>
              <w:lang w:eastAsia="de-DE"/>
            </w:rPr>
          </w:pPr>
          <w:hyperlink w:anchor="_Toc41555106" w:history="1">
            <w:r w:rsidRPr="00D23C33">
              <w:rPr>
                <w:rStyle w:val="Hyperlink"/>
                <w:noProof/>
              </w:rPr>
              <w:t>4.2.1</w:t>
            </w:r>
            <w:r>
              <w:rPr>
                <w:rFonts w:eastAsiaTheme="minorEastAsia"/>
                <w:noProof/>
                <w:lang w:eastAsia="de-DE"/>
              </w:rPr>
              <w:tab/>
            </w:r>
            <w:r w:rsidRPr="00D23C33">
              <w:rPr>
                <w:rStyle w:val="Hyperlink"/>
                <w:noProof/>
              </w:rPr>
              <w:t>Login</w:t>
            </w:r>
            <w:r>
              <w:rPr>
                <w:noProof/>
                <w:webHidden/>
              </w:rPr>
              <w:tab/>
            </w:r>
            <w:r>
              <w:rPr>
                <w:noProof/>
                <w:webHidden/>
              </w:rPr>
              <w:fldChar w:fldCharType="begin"/>
            </w:r>
            <w:r>
              <w:rPr>
                <w:noProof/>
                <w:webHidden/>
              </w:rPr>
              <w:instrText xml:space="preserve"> PAGEREF _Toc41555106 \h </w:instrText>
            </w:r>
            <w:r>
              <w:rPr>
                <w:noProof/>
                <w:webHidden/>
              </w:rPr>
            </w:r>
            <w:r>
              <w:rPr>
                <w:noProof/>
                <w:webHidden/>
              </w:rPr>
              <w:fldChar w:fldCharType="separate"/>
            </w:r>
            <w:r>
              <w:rPr>
                <w:noProof/>
                <w:webHidden/>
              </w:rPr>
              <w:t>19</w:t>
            </w:r>
            <w:r>
              <w:rPr>
                <w:noProof/>
                <w:webHidden/>
              </w:rPr>
              <w:fldChar w:fldCharType="end"/>
            </w:r>
          </w:hyperlink>
        </w:p>
        <w:p w14:paraId="7D750AA1" w14:textId="1DAD2272" w:rsidR="00435030" w:rsidRDefault="00435030">
          <w:pPr>
            <w:pStyle w:val="Verzeichnis3"/>
            <w:rPr>
              <w:rFonts w:eastAsiaTheme="minorEastAsia"/>
              <w:noProof/>
              <w:lang w:eastAsia="de-DE"/>
            </w:rPr>
          </w:pPr>
          <w:hyperlink w:anchor="_Toc41555107" w:history="1">
            <w:r w:rsidRPr="00D23C33">
              <w:rPr>
                <w:rStyle w:val="Hyperlink"/>
                <w:noProof/>
              </w:rPr>
              <w:t>4.2.2</w:t>
            </w:r>
            <w:r>
              <w:rPr>
                <w:rFonts w:eastAsiaTheme="minorEastAsia"/>
                <w:noProof/>
                <w:lang w:eastAsia="de-DE"/>
              </w:rPr>
              <w:tab/>
            </w:r>
            <w:r w:rsidRPr="00D23C33">
              <w:rPr>
                <w:rStyle w:val="Hyperlink"/>
                <w:noProof/>
              </w:rPr>
              <w:t>Dashboard</w:t>
            </w:r>
            <w:r>
              <w:rPr>
                <w:noProof/>
                <w:webHidden/>
              </w:rPr>
              <w:tab/>
            </w:r>
            <w:r>
              <w:rPr>
                <w:noProof/>
                <w:webHidden/>
              </w:rPr>
              <w:fldChar w:fldCharType="begin"/>
            </w:r>
            <w:r>
              <w:rPr>
                <w:noProof/>
                <w:webHidden/>
              </w:rPr>
              <w:instrText xml:space="preserve"> PAGEREF _Toc41555107 \h </w:instrText>
            </w:r>
            <w:r>
              <w:rPr>
                <w:noProof/>
                <w:webHidden/>
              </w:rPr>
            </w:r>
            <w:r>
              <w:rPr>
                <w:noProof/>
                <w:webHidden/>
              </w:rPr>
              <w:fldChar w:fldCharType="separate"/>
            </w:r>
            <w:r>
              <w:rPr>
                <w:noProof/>
                <w:webHidden/>
              </w:rPr>
              <w:t>19</w:t>
            </w:r>
            <w:r>
              <w:rPr>
                <w:noProof/>
                <w:webHidden/>
              </w:rPr>
              <w:fldChar w:fldCharType="end"/>
            </w:r>
          </w:hyperlink>
        </w:p>
        <w:p w14:paraId="0E25CAC9" w14:textId="4F7956F8" w:rsidR="00435030" w:rsidRDefault="00435030">
          <w:pPr>
            <w:pStyle w:val="Verzeichnis3"/>
            <w:rPr>
              <w:rFonts w:eastAsiaTheme="minorEastAsia"/>
              <w:noProof/>
              <w:lang w:eastAsia="de-DE"/>
            </w:rPr>
          </w:pPr>
          <w:hyperlink w:anchor="_Toc41555108" w:history="1">
            <w:r w:rsidRPr="00D23C33">
              <w:rPr>
                <w:rStyle w:val="Hyperlink"/>
                <w:noProof/>
              </w:rPr>
              <w:t>4.2.3</w:t>
            </w:r>
            <w:r>
              <w:rPr>
                <w:rFonts w:eastAsiaTheme="minorEastAsia"/>
                <w:noProof/>
                <w:lang w:eastAsia="de-DE"/>
              </w:rPr>
              <w:tab/>
            </w:r>
            <w:r w:rsidRPr="00D23C33">
              <w:rPr>
                <w:rStyle w:val="Hyperlink"/>
                <w:noProof/>
              </w:rPr>
              <w:t>Antrag anlegen</w:t>
            </w:r>
            <w:r>
              <w:rPr>
                <w:noProof/>
                <w:webHidden/>
              </w:rPr>
              <w:tab/>
            </w:r>
            <w:r>
              <w:rPr>
                <w:noProof/>
                <w:webHidden/>
              </w:rPr>
              <w:fldChar w:fldCharType="begin"/>
            </w:r>
            <w:r>
              <w:rPr>
                <w:noProof/>
                <w:webHidden/>
              </w:rPr>
              <w:instrText xml:space="preserve"> PAGEREF _Toc41555108 \h </w:instrText>
            </w:r>
            <w:r>
              <w:rPr>
                <w:noProof/>
                <w:webHidden/>
              </w:rPr>
            </w:r>
            <w:r>
              <w:rPr>
                <w:noProof/>
                <w:webHidden/>
              </w:rPr>
              <w:fldChar w:fldCharType="separate"/>
            </w:r>
            <w:r>
              <w:rPr>
                <w:noProof/>
                <w:webHidden/>
              </w:rPr>
              <w:t>20</w:t>
            </w:r>
            <w:r>
              <w:rPr>
                <w:noProof/>
                <w:webHidden/>
              </w:rPr>
              <w:fldChar w:fldCharType="end"/>
            </w:r>
          </w:hyperlink>
        </w:p>
        <w:p w14:paraId="5AE14414" w14:textId="31F5858D" w:rsidR="00435030" w:rsidRDefault="00435030">
          <w:pPr>
            <w:pStyle w:val="Verzeichnis3"/>
            <w:rPr>
              <w:rFonts w:eastAsiaTheme="minorEastAsia"/>
              <w:noProof/>
              <w:lang w:eastAsia="de-DE"/>
            </w:rPr>
          </w:pPr>
          <w:hyperlink w:anchor="_Toc41555109" w:history="1">
            <w:r w:rsidRPr="00D23C33">
              <w:rPr>
                <w:rStyle w:val="Hyperlink"/>
                <w:noProof/>
              </w:rPr>
              <w:t>4.2.4</w:t>
            </w:r>
            <w:r>
              <w:rPr>
                <w:rFonts w:eastAsiaTheme="minorEastAsia"/>
                <w:noProof/>
                <w:lang w:eastAsia="de-DE"/>
              </w:rPr>
              <w:tab/>
            </w:r>
            <w:r w:rsidRPr="00D23C33">
              <w:rPr>
                <w:rStyle w:val="Hyperlink"/>
                <w:noProof/>
              </w:rPr>
              <w:t>Übersichtsseite</w:t>
            </w:r>
            <w:r>
              <w:rPr>
                <w:noProof/>
                <w:webHidden/>
              </w:rPr>
              <w:tab/>
            </w:r>
            <w:r>
              <w:rPr>
                <w:noProof/>
                <w:webHidden/>
              </w:rPr>
              <w:fldChar w:fldCharType="begin"/>
            </w:r>
            <w:r>
              <w:rPr>
                <w:noProof/>
                <w:webHidden/>
              </w:rPr>
              <w:instrText xml:space="preserve"> PAGEREF _Toc41555109 \h </w:instrText>
            </w:r>
            <w:r>
              <w:rPr>
                <w:noProof/>
                <w:webHidden/>
              </w:rPr>
            </w:r>
            <w:r>
              <w:rPr>
                <w:noProof/>
                <w:webHidden/>
              </w:rPr>
              <w:fldChar w:fldCharType="separate"/>
            </w:r>
            <w:r>
              <w:rPr>
                <w:noProof/>
                <w:webHidden/>
              </w:rPr>
              <w:t>20</w:t>
            </w:r>
            <w:r>
              <w:rPr>
                <w:noProof/>
                <w:webHidden/>
              </w:rPr>
              <w:fldChar w:fldCharType="end"/>
            </w:r>
          </w:hyperlink>
        </w:p>
        <w:p w14:paraId="0EFDA2E9" w14:textId="4BE843F5" w:rsidR="00435030" w:rsidRDefault="00435030">
          <w:pPr>
            <w:pStyle w:val="Verzeichnis3"/>
            <w:rPr>
              <w:rFonts w:eastAsiaTheme="minorEastAsia"/>
              <w:noProof/>
              <w:lang w:eastAsia="de-DE"/>
            </w:rPr>
          </w:pPr>
          <w:hyperlink w:anchor="_Toc41555111" w:history="1">
            <w:r w:rsidRPr="00D23C33">
              <w:rPr>
                <w:rStyle w:val="Hyperlink"/>
                <w:noProof/>
              </w:rPr>
              <w:t>4.2.5</w:t>
            </w:r>
            <w:r>
              <w:rPr>
                <w:rFonts w:eastAsiaTheme="minorEastAsia"/>
                <w:noProof/>
                <w:lang w:eastAsia="de-DE"/>
              </w:rPr>
              <w:tab/>
            </w:r>
            <w:r w:rsidRPr="00D23C33">
              <w:rPr>
                <w:rStyle w:val="Hyperlink"/>
                <w:noProof/>
              </w:rPr>
              <w:t>Usermanagement</w:t>
            </w:r>
            <w:r>
              <w:rPr>
                <w:noProof/>
                <w:webHidden/>
              </w:rPr>
              <w:tab/>
            </w:r>
            <w:r>
              <w:rPr>
                <w:noProof/>
                <w:webHidden/>
              </w:rPr>
              <w:fldChar w:fldCharType="begin"/>
            </w:r>
            <w:r>
              <w:rPr>
                <w:noProof/>
                <w:webHidden/>
              </w:rPr>
              <w:instrText xml:space="preserve"> PAGEREF _Toc41555111 \h </w:instrText>
            </w:r>
            <w:r>
              <w:rPr>
                <w:noProof/>
                <w:webHidden/>
              </w:rPr>
            </w:r>
            <w:r>
              <w:rPr>
                <w:noProof/>
                <w:webHidden/>
              </w:rPr>
              <w:fldChar w:fldCharType="separate"/>
            </w:r>
            <w:r>
              <w:rPr>
                <w:noProof/>
                <w:webHidden/>
              </w:rPr>
              <w:t>20</w:t>
            </w:r>
            <w:r>
              <w:rPr>
                <w:noProof/>
                <w:webHidden/>
              </w:rPr>
              <w:fldChar w:fldCharType="end"/>
            </w:r>
          </w:hyperlink>
        </w:p>
        <w:p w14:paraId="335F90D9" w14:textId="0E23DC82" w:rsidR="00435030" w:rsidRDefault="00435030">
          <w:pPr>
            <w:pStyle w:val="Verzeichnis2"/>
            <w:rPr>
              <w:rFonts w:eastAsiaTheme="minorEastAsia"/>
              <w:noProof/>
              <w:lang w:eastAsia="de-DE"/>
            </w:rPr>
          </w:pPr>
          <w:hyperlink w:anchor="_Toc41555112" w:history="1">
            <w:r w:rsidRPr="00D23C33">
              <w:rPr>
                <w:rStyle w:val="Hyperlink"/>
                <w:rFonts w:cstheme="minorHAnsi"/>
                <w:noProof/>
              </w:rPr>
              <w:t>4.3</w:t>
            </w:r>
            <w:r>
              <w:rPr>
                <w:rFonts w:eastAsiaTheme="minorEastAsia"/>
                <w:noProof/>
                <w:lang w:eastAsia="de-DE"/>
              </w:rPr>
              <w:tab/>
            </w:r>
            <w:r w:rsidRPr="00D23C33">
              <w:rPr>
                <w:rStyle w:val="Hyperlink"/>
                <w:rFonts w:cstheme="minorHAnsi"/>
                <w:noProof/>
              </w:rPr>
              <w:t>Wirtschaftlichkeitsanalyse</w:t>
            </w:r>
            <w:r>
              <w:rPr>
                <w:noProof/>
                <w:webHidden/>
              </w:rPr>
              <w:tab/>
            </w:r>
            <w:r>
              <w:rPr>
                <w:noProof/>
                <w:webHidden/>
              </w:rPr>
              <w:fldChar w:fldCharType="begin"/>
            </w:r>
            <w:r>
              <w:rPr>
                <w:noProof/>
                <w:webHidden/>
              </w:rPr>
              <w:instrText xml:space="preserve"> PAGEREF _Toc41555112 \h </w:instrText>
            </w:r>
            <w:r>
              <w:rPr>
                <w:noProof/>
                <w:webHidden/>
              </w:rPr>
            </w:r>
            <w:r>
              <w:rPr>
                <w:noProof/>
                <w:webHidden/>
              </w:rPr>
              <w:fldChar w:fldCharType="separate"/>
            </w:r>
            <w:r>
              <w:rPr>
                <w:noProof/>
                <w:webHidden/>
              </w:rPr>
              <w:t>20</w:t>
            </w:r>
            <w:r>
              <w:rPr>
                <w:noProof/>
                <w:webHidden/>
              </w:rPr>
              <w:fldChar w:fldCharType="end"/>
            </w:r>
          </w:hyperlink>
        </w:p>
        <w:p w14:paraId="7444A441" w14:textId="0CE4C9B3" w:rsidR="00435030" w:rsidRDefault="00435030">
          <w:pPr>
            <w:pStyle w:val="Verzeichnis3"/>
            <w:rPr>
              <w:rFonts w:eastAsiaTheme="minorEastAsia"/>
              <w:noProof/>
              <w:lang w:eastAsia="de-DE"/>
            </w:rPr>
          </w:pPr>
          <w:hyperlink w:anchor="_Toc41555113" w:history="1">
            <w:r w:rsidRPr="00D23C33">
              <w:rPr>
                <w:rStyle w:val="Hyperlink"/>
                <w:noProof/>
              </w:rPr>
              <w:t>4.3.1</w:t>
            </w:r>
            <w:r>
              <w:rPr>
                <w:rFonts w:eastAsiaTheme="minorEastAsia"/>
                <w:noProof/>
                <w:lang w:eastAsia="de-DE"/>
              </w:rPr>
              <w:tab/>
            </w:r>
            <w:r w:rsidRPr="00D23C33">
              <w:rPr>
                <w:rStyle w:val="Hyperlink"/>
                <w:noProof/>
              </w:rPr>
              <w:t>Make-or-Buy Entscheidung</w:t>
            </w:r>
            <w:r>
              <w:rPr>
                <w:noProof/>
                <w:webHidden/>
              </w:rPr>
              <w:tab/>
            </w:r>
            <w:r>
              <w:rPr>
                <w:noProof/>
                <w:webHidden/>
              </w:rPr>
              <w:fldChar w:fldCharType="begin"/>
            </w:r>
            <w:r>
              <w:rPr>
                <w:noProof/>
                <w:webHidden/>
              </w:rPr>
              <w:instrText xml:space="preserve"> PAGEREF _Toc41555113 \h </w:instrText>
            </w:r>
            <w:r>
              <w:rPr>
                <w:noProof/>
                <w:webHidden/>
              </w:rPr>
            </w:r>
            <w:r>
              <w:rPr>
                <w:noProof/>
                <w:webHidden/>
              </w:rPr>
              <w:fldChar w:fldCharType="separate"/>
            </w:r>
            <w:r>
              <w:rPr>
                <w:noProof/>
                <w:webHidden/>
              </w:rPr>
              <w:t>20</w:t>
            </w:r>
            <w:r>
              <w:rPr>
                <w:noProof/>
                <w:webHidden/>
              </w:rPr>
              <w:fldChar w:fldCharType="end"/>
            </w:r>
          </w:hyperlink>
        </w:p>
        <w:p w14:paraId="085E4023" w14:textId="72A44FBF" w:rsidR="00435030" w:rsidRDefault="00435030">
          <w:pPr>
            <w:pStyle w:val="Verzeichnis3"/>
            <w:rPr>
              <w:rFonts w:eastAsiaTheme="minorEastAsia"/>
              <w:noProof/>
              <w:lang w:eastAsia="de-DE"/>
            </w:rPr>
          </w:pPr>
          <w:hyperlink w:anchor="_Toc41555114" w:history="1">
            <w:r w:rsidRPr="00D23C33">
              <w:rPr>
                <w:rStyle w:val="Hyperlink"/>
                <w:noProof/>
              </w:rPr>
              <w:t>4.3.2</w:t>
            </w:r>
            <w:r>
              <w:rPr>
                <w:rFonts w:eastAsiaTheme="minorEastAsia"/>
                <w:noProof/>
                <w:lang w:eastAsia="de-DE"/>
              </w:rPr>
              <w:tab/>
            </w:r>
            <w:r w:rsidRPr="00D23C33">
              <w:rPr>
                <w:rStyle w:val="Hyperlink"/>
                <w:noProof/>
              </w:rPr>
              <w:t>Projektkosten</w:t>
            </w:r>
            <w:r>
              <w:rPr>
                <w:noProof/>
                <w:webHidden/>
              </w:rPr>
              <w:tab/>
            </w:r>
            <w:r>
              <w:rPr>
                <w:noProof/>
                <w:webHidden/>
              </w:rPr>
              <w:fldChar w:fldCharType="begin"/>
            </w:r>
            <w:r>
              <w:rPr>
                <w:noProof/>
                <w:webHidden/>
              </w:rPr>
              <w:instrText xml:space="preserve"> PAGEREF _Toc41555114 \h </w:instrText>
            </w:r>
            <w:r>
              <w:rPr>
                <w:noProof/>
                <w:webHidden/>
              </w:rPr>
            </w:r>
            <w:r>
              <w:rPr>
                <w:noProof/>
                <w:webHidden/>
              </w:rPr>
              <w:fldChar w:fldCharType="separate"/>
            </w:r>
            <w:r>
              <w:rPr>
                <w:noProof/>
                <w:webHidden/>
              </w:rPr>
              <w:t>20</w:t>
            </w:r>
            <w:r>
              <w:rPr>
                <w:noProof/>
                <w:webHidden/>
              </w:rPr>
              <w:fldChar w:fldCharType="end"/>
            </w:r>
          </w:hyperlink>
        </w:p>
        <w:p w14:paraId="22CF2F32" w14:textId="5A2A251C" w:rsidR="00435030" w:rsidRDefault="00435030">
          <w:pPr>
            <w:pStyle w:val="Verzeichnis3"/>
            <w:rPr>
              <w:rFonts w:eastAsiaTheme="minorEastAsia"/>
              <w:noProof/>
              <w:lang w:eastAsia="de-DE"/>
            </w:rPr>
          </w:pPr>
          <w:hyperlink w:anchor="_Toc41555115" w:history="1">
            <w:r w:rsidRPr="00D23C33">
              <w:rPr>
                <w:rStyle w:val="Hyperlink"/>
                <w:noProof/>
              </w:rPr>
              <w:t>4.3.3</w:t>
            </w:r>
            <w:r>
              <w:rPr>
                <w:rFonts w:eastAsiaTheme="minorEastAsia"/>
                <w:noProof/>
                <w:lang w:eastAsia="de-DE"/>
              </w:rPr>
              <w:tab/>
            </w:r>
            <w:r w:rsidRPr="00D23C33">
              <w:rPr>
                <w:rStyle w:val="Hyperlink"/>
                <w:noProof/>
              </w:rPr>
              <w:t>Nicht-monetäre Vorteile</w:t>
            </w:r>
            <w:r>
              <w:rPr>
                <w:noProof/>
                <w:webHidden/>
              </w:rPr>
              <w:tab/>
            </w:r>
            <w:r>
              <w:rPr>
                <w:noProof/>
                <w:webHidden/>
              </w:rPr>
              <w:fldChar w:fldCharType="begin"/>
            </w:r>
            <w:r>
              <w:rPr>
                <w:noProof/>
                <w:webHidden/>
              </w:rPr>
              <w:instrText xml:space="preserve"> PAGEREF _Toc41555115 \h </w:instrText>
            </w:r>
            <w:r>
              <w:rPr>
                <w:noProof/>
                <w:webHidden/>
              </w:rPr>
            </w:r>
            <w:r>
              <w:rPr>
                <w:noProof/>
                <w:webHidden/>
              </w:rPr>
              <w:fldChar w:fldCharType="separate"/>
            </w:r>
            <w:r>
              <w:rPr>
                <w:noProof/>
                <w:webHidden/>
              </w:rPr>
              <w:t>21</w:t>
            </w:r>
            <w:r>
              <w:rPr>
                <w:noProof/>
                <w:webHidden/>
              </w:rPr>
              <w:fldChar w:fldCharType="end"/>
            </w:r>
          </w:hyperlink>
        </w:p>
        <w:p w14:paraId="015258A6" w14:textId="43564FEE" w:rsidR="00435030" w:rsidRDefault="00435030">
          <w:pPr>
            <w:pStyle w:val="Verzeichnis1"/>
            <w:rPr>
              <w:rFonts w:eastAsiaTheme="minorEastAsia"/>
              <w:noProof/>
              <w:lang w:eastAsia="de-DE"/>
            </w:rPr>
          </w:pPr>
          <w:hyperlink w:anchor="_Toc41555117" w:history="1">
            <w:r w:rsidRPr="00D23C33">
              <w:rPr>
                <w:rStyle w:val="Hyperlink"/>
                <w:rFonts w:cstheme="minorHAnsi"/>
                <w:noProof/>
              </w:rPr>
              <w:t>5</w:t>
            </w:r>
            <w:r>
              <w:rPr>
                <w:rFonts w:eastAsiaTheme="minorEastAsia"/>
                <w:noProof/>
                <w:lang w:eastAsia="de-DE"/>
              </w:rPr>
              <w:tab/>
            </w:r>
            <w:r w:rsidRPr="00D23C33">
              <w:rPr>
                <w:rStyle w:val="Hyperlink"/>
                <w:rFonts w:cstheme="minorHAnsi"/>
                <w:noProof/>
              </w:rPr>
              <w:t>Realisierung</w:t>
            </w:r>
            <w:r>
              <w:rPr>
                <w:noProof/>
                <w:webHidden/>
              </w:rPr>
              <w:tab/>
            </w:r>
            <w:r>
              <w:rPr>
                <w:noProof/>
                <w:webHidden/>
              </w:rPr>
              <w:fldChar w:fldCharType="begin"/>
            </w:r>
            <w:r>
              <w:rPr>
                <w:noProof/>
                <w:webHidden/>
              </w:rPr>
              <w:instrText xml:space="preserve"> PAGEREF _Toc41555117 \h </w:instrText>
            </w:r>
            <w:r>
              <w:rPr>
                <w:noProof/>
                <w:webHidden/>
              </w:rPr>
            </w:r>
            <w:r>
              <w:rPr>
                <w:noProof/>
                <w:webHidden/>
              </w:rPr>
              <w:fldChar w:fldCharType="separate"/>
            </w:r>
            <w:r>
              <w:rPr>
                <w:noProof/>
                <w:webHidden/>
              </w:rPr>
              <w:t>22</w:t>
            </w:r>
            <w:r>
              <w:rPr>
                <w:noProof/>
                <w:webHidden/>
              </w:rPr>
              <w:fldChar w:fldCharType="end"/>
            </w:r>
          </w:hyperlink>
        </w:p>
        <w:p w14:paraId="4F1F96B8" w14:textId="5AEEB559" w:rsidR="00435030" w:rsidRDefault="00435030">
          <w:pPr>
            <w:pStyle w:val="Verzeichnis1"/>
            <w:rPr>
              <w:rFonts w:eastAsiaTheme="minorEastAsia"/>
              <w:noProof/>
              <w:lang w:eastAsia="de-DE"/>
            </w:rPr>
          </w:pPr>
          <w:hyperlink w:anchor="_Toc41555119" w:history="1">
            <w:r w:rsidRPr="00D23C33">
              <w:rPr>
                <w:rStyle w:val="Hyperlink"/>
                <w:rFonts w:cstheme="minorHAnsi"/>
                <w:noProof/>
              </w:rPr>
              <w:t>6</w:t>
            </w:r>
            <w:r>
              <w:rPr>
                <w:rFonts w:eastAsiaTheme="minorEastAsia"/>
                <w:noProof/>
                <w:lang w:eastAsia="de-DE"/>
              </w:rPr>
              <w:tab/>
            </w:r>
            <w:r w:rsidRPr="00D23C33">
              <w:rPr>
                <w:rStyle w:val="Hyperlink"/>
                <w:rFonts w:cstheme="minorHAnsi"/>
                <w:noProof/>
              </w:rPr>
              <w:t>Projektphasen</w:t>
            </w:r>
            <w:r>
              <w:rPr>
                <w:noProof/>
                <w:webHidden/>
              </w:rPr>
              <w:tab/>
            </w:r>
            <w:r>
              <w:rPr>
                <w:noProof/>
                <w:webHidden/>
              </w:rPr>
              <w:fldChar w:fldCharType="begin"/>
            </w:r>
            <w:r>
              <w:rPr>
                <w:noProof/>
                <w:webHidden/>
              </w:rPr>
              <w:instrText xml:space="preserve"> PAGEREF _Toc41555119 \h </w:instrText>
            </w:r>
            <w:r>
              <w:rPr>
                <w:noProof/>
                <w:webHidden/>
              </w:rPr>
            </w:r>
            <w:r>
              <w:rPr>
                <w:noProof/>
                <w:webHidden/>
              </w:rPr>
              <w:fldChar w:fldCharType="separate"/>
            </w:r>
            <w:r>
              <w:rPr>
                <w:noProof/>
                <w:webHidden/>
              </w:rPr>
              <w:t>30</w:t>
            </w:r>
            <w:r>
              <w:rPr>
                <w:noProof/>
                <w:webHidden/>
              </w:rPr>
              <w:fldChar w:fldCharType="end"/>
            </w:r>
          </w:hyperlink>
        </w:p>
        <w:p w14:paraId="09E5F674" w14:textId="1F369F53" w:rsidR="00435030" w:rsidRDefault="00435030">
          <w:pPr>
            <w:pStyle w:val="Verzeichnis1"/>
            <w:rPr>
              <w:rFonts w:eastAsiaTheme="minorEastAsia"/>
              <w:noProof/>
              <w:lang w:eastAsia="de-DE"/>
            </w:rPr>
          </w:pPr>
          <w:hyperlink w:anchor="_Toc41555120" w:history="1">
            <w:r w:rsidRPr="00D23C33">
              <w:rPr>
                <w:rStyle w:val="Hyperlink"/>
                <w:rFonts w:cstheme="minorHAnsi"/>
                <w:noProof/>
              </w:rPr>
              <w:t>7</w:t>
            </w:r>
            <w:r>
              <w:rPr>
                <w:rFonts w:eastAsiaTheme="minorEastAsia"/>
                <w:noProof/>
                <w:lang w:eastAsia="de-DE"/>
              </w:rPr>
              <w:tab/>
            </w:r>
            <w:r w:rsidRPr="00D23C33">
              <w:rPr>
                <w:rStyle w:val="Hyperlink"/>
                <w:rFonts w:cstheme="minorHAnsi"/>
                <w:noProof/>
              </w:rPr>
              <w:t>Angular</w:t>
            </w:r>
            <w:r>
              <w:rPr>
                <w:noProof/>
                <w:webHidden/>
              </w:rPr>
              <w:tab/>
            </w:r>
            <w:r>
              <w:rPr>
                <w:noProof/>
                <w:webHidden/>
              </w:rPr>
              <w:fldChar w:fldCharType="begin"/>
            </w:r>
            <w:r>
              <w:rPr>
                <w:noProof/>
                <w:webHidden/>
              </w:rPr>
              <w:instrText xml:space="preserve"> PAGEREF _Toc41555120 \h </w:instrText>
            </w:r>
            <w:r>
              <w:rPr>
                <w:noProof/>
                <w:webHidden/>
              </w:rPr>
            </w:r>
            <w:r>
              <w:rPr>
                <w:noProof/>
                <w:webHidden/>
              </w:rPr>
              <w:fldChar w:fldCharType="separate"/>
            </w:r>
            <w:r>
              <w:rPr>
                <w:noProof/>
                <w:webHidden/>
              </w:rPr>
              <w:t>31</w:t>
            </w:r>
            <w:r>
              <w:rPr>
                <w:noProof/>
                <w:webHidden/>
              </w:rPr>
              <w:fldChar w:fldCharType="end"/>
            </w:r>
          </w:hyperlink>
        </w:p>
        <w:p w14:paraId="562C6468" w14:textId="1091BDDA" w:rsidR="00435030" w:rsidRDefault="00435030">
          <w:pPr>
            <w:pStyle w:val="Verzeichnis1"/>
            <w:rPr>
              <w:rFonts w:eastAsiaTheme="minorEastAsia"/>
              <w:noProof/>
              <w:lang w:eastAsia="de-DE"/>
            </w:rPr>
          </w:pPr>
          <w:hyperlink w:anchor="_Toc41555123" w:history="1">
            <w:r w:rsidRPr="00D23C33">
              <w:rPr>
                <w:rStyle w:val="Hyperlink"/>
                <w:rFonts w:cstheme="minorHAnsi"/>
                <w:noProof/>
              </w:rPr>
              <w:t>8</w:t>
            </w:r>
            <w:r>
              <w:rPr>
                <w:rFonts w:eastAsiaTheme="minorEastAsia"/>
                <w:noProof/>
                <w:lang w:eastAsia="de-DE"/>
              </w:rPr>
              <w:tab/>
            </w:r>
            <w:r w:rsidRPr="00D23C33">
              <w:rPr>
                <w:rStyle w:val="Hyperlink"/>
                <w:rFonts w:cstheme="minorHAnsi"/>
                <w:noProof/>
              </w:rPr>
              <w:t>Alternativen zum Framework Angular</w:t>
            </w:r>
            <w:r>
              <w:rPr>
                <w:noProof/>
                <w:webHidden/>
              </w:rPr>
              <w:tab/>
            </w:r>
            <w:r>
              <w:rPr>
                <w:noProof/>
                <w:webHidden/>
              </w:rPr>
              <w:fldChar w:fldCharType="begin"/>
            </w:r>
            <w:r>
              <w:rPr>
                <w:noProof/>
                <w:webHidden/>
              </w:rPr>
              <w:instrText xml:space="preserve"> PAGEREF _Toc41555123 \h </w:instrText>
            </w:r>
            <w:r>
              <w:rPr>
                <w:noProof/>
                <w:webHidden/>
              </w:rPr>
            </w:r>
            <w:r>
              <w:rPr>
                <w:noProof/>
                <w:webHidden/>
              </w:rPr>
              <w:fldChar w:fldCharType="separate"/>
            </w:r>
            <w:r>
              <w:rPr>
                <w:noProof/>
                <w:webHidden/>
              </w:rPr>
              <w:t>33</w:t>
            </w:r>
            <w:r>
              <w:rPr>
                <w:noProof/>
                <w:webHidden/>
              </w:rPr>
              <w:fldChar w:fldCharType="end"/>
            </w:r>
          </w:hyperlink>
        </w:p>
        <w:p w14:paraId="0014C054" w14:textId="2D6F5519" w:rsidR="00435030" w:rsidRDefault="00435030">
          <w:pPr>
            <w:pStyle w:val="Verzeichnis2"/>
            <w:rPr>
              <w:rFonts w:eastAsiaTheme="minorEastAsia"/>
              <w:noProof/>
              <w:lang w:eastAsia="de-DE"/>
            </w:rPr>
          </w:pPr>
          <w:hyperlink w:anchor="_Toc41555124" w:history="1">
            <w:r w:rsidRPr="00D23C33">
              <w:rPr>
                <w:rStyle w:val="Hyperlink"/>
                <w:rFonts w:cstheme="minorHAnsi"/>
                <w:noProof/>
              </w:rPr>
              <w:t>8.1</w:t>
            </w:r>
            <w:r>
              <w:rPr>
                <w:rFonts w:eastAsiaTheme="minorEastAsia"/>
                <w:noProof/>
                <w:lang w:eastAsia="de-DE"/>
              </w:rPr>
              <w:tab/>
            </w:r>
            <w:r w:rsidRPr="00D23C33">
              <w:rPr>
                <w:rStyle w:val="Hyperlink"/>
                <w:rFonts w:cstheme="minorHAnsi"/>
                <w:noProof/>
              </w:rPr>
              <w:t>React</w:t>
            </w:r>
            <w:r>
              <w:rPr>
                <w:noProof/>
                <w:webHidden/>
              </w:rPr>
              <w:tab/>
            </w:r>
            <w:r>
              <w:rPr>
                <w:noProof/>
                <w:webHidden/>
              </w:rPr>
              <w:fldChar w:fldCharType="begin"/>
            </w:r>
            <w:r>
              <w:rPr>
                <w:noProof/>
                <w:webHidden/>
              </w:rPr>
              <w:instrText xml:space="preserve"> PAGEREF _Toc41555124 \h </w:instrText>
            </w:r>
            <w:r>
              <w:rPr>
                <w:noProof/>
                <w:webHidden/>
              </w:rPr>
            </w:r>
            <w:r>
              <w:rPr>
                <w:noProof/>
                <w:webHidden/>
              </w:rPr>
              <w:fldChar w:fldCharType="separate"/>
            </w:r>
            <w:r>
              <w:rPr>
                <w:noProof/>
                <w:webHidden/>
              </w:rPr>
              <w:t>34</w:t>
            </w:r>
            <w:r>
              <w:rPr>
                <w:noProof/>
                <w:webHidden/>
              </w:rPr>
              <w:fldChar w:fldCharType="end"/>
            </w:r>
          </w:hyperlink>
        </w:p>
        <w:p w14:paraId="37230220" w14:textId="3F12BAB0" w:rsidR="00435030" w:rsidRDefault="00435030">
          <w:pPr>
            <w:pStyle w:val="Verzeichnis2"/>
            <w:rPr>
              <w:rFonts w:eastAsiaTheme="minorEastAsia"/>
              <w:noProof/>
              <w:lang w:eastAsia="de-DE"/>
            </w:rPr>
          </w:pPr>
          <w:hyperlink w:anchor="_Toc41555127" w:history="1">
            <w:r w:rsidRPr="00D23C33">
              <w:rPr>
                <w:rStyle w:val="Hyperlink"/>
                <w:rFonts w:cstheme="minorHAnsi"/>
                <w:noProof/>
              </w:rPr>
              <w:t>8.2</w:t>
            </w:r>
            <w:r>
              <w:rPr>
                <w:rFonts w:eastAsiaTheme="minorEastAsia"/>
                <w:noProof/>
                <w:lang w:eastAsia="de-DE"/>
              </w:rPr>
              <w:tab/>
            </w:r>
            <w:r w:rsidRPr="00D23C33">
              <w:rPr>
                <w:rStyle w:val="Hyperlink"/>
                <w:rFonts w:cstheme="minorHAnsi"/>
                <w:noProof/>
              </w:rPr>
              <w:t>VueJS</w:t>
            </w:r>
            <w:r>
              <w:rPr>
                <w:noProof/>
                <w:webHidden/>
              </w:rPr>
              <w:tab/>
            </w:r>
            <w:r>
              <w:rPr>
                <w:noProof/>
                <w:webHidden/>
              </w:rPr>
              <w:fldChar w:fldCharType="begin"/>
            </w:r>
            <w:r>
              <w:rPr>
                <w:noProof/>
                <w:webHidden/>
              </w:rPr>
              <w:instrText xml:space="preserve"> PAGEREF _Toc41555127 \h </w:instrText>
            </w:r>
            <w:r>
              <w:rPr>
                <w:noProof/>
                <w:webHidden/>
              </w:rPr>
            </w:r>
            <w:r>
              <w:rPr>
                <w:noProof/>
                <w:webHidden/>
              </w:rPr>
              <w:fldChar w:fldCharType="separate"/>
            </w:r>
            <w:r>
              <w:rPr>
                <w:noProof/>
                <w:webHidden/>
              </w:rPr>
              <w:t>35</w:t>
            </w:r>
            <w:r>
              <w:rPr>
                <w:noProof/>
                <w:webHidden/>
              </w:rPr>
              <w:fldChar w:fldCharType="end"/>
            </w:r>
          </w:hyperlink>
        </w:p>
        <w:p w14:paraId="55155486" w14:textId="371F7389" w:rsidR="00435030" w:rsidRDefault="00435030">
          <w:pPr>
            <w:pStyle w:val="Verzeichnis2"/>
            <w:rPr>
              <w:rFonts w:eastAsiaTheme="minorEastAsia"/>
              <w:noProof/>
              <w:lang w:eastAsia="de-DE"/>
            </w:rPr>
          </w:pPr>
          <w:hyperlink w:anchor="_Toc41555128" w:history="1">
            <w:r w:rsidRPr="00D23C33">
              <w:rPr>
                <w:rStyle w:val="Hyperlink"/>
                <w:rFonts w:cstheme="minorHAnsi"/>
                <w:noProof/>
              </w:rPr>
              <w:t>8.3</w:t>
            </w:r>
            <w:r>
              <w:rPr>
                <w:rFonts w:eastAsiaTheme="minorEastAsia"/>
                <w:noProof/>
                <w:lang w:eastAsia="de-DE"/>
              </w:rPr>
              <w:tab/>
            </w:r>
            <w:r w:rsidRPr="00D23C33">
              <w:rPr>
                <w:rStyle w:val="Hyperlink"/>
                <w:rFonts w:cstheme="minorHAnsi"/>
                <w:noProof/>
              </w:rPr>
              <w:t>Angular Versionen</w:t>
            </w:r>
            <w:r>
              <w:rPr>
                <w:noProof/>
                <w:webHidden/>
              </w:rPr>
              <w:tab/>
            </w:r>
            <w:r>
              <w:rPr>
                <w:noProof/>
                <w:webHidden/>
              </w:rPr>
              <w:fldChar w:fldCharType="begin"/>
            </w:r>
            <w:r>
              <w:rPr>
                <w:noProof/>
                <w:webHidden/>
              </w:rPr>
              <w:instrText xml:space="preserve"> PAGEREF _Toc41555128 \h </w:instrText>
            </w:r>
            <w:r>
              <w:rPr>
                <w:noProof/>
                <w:webHidden/>
              </w:rPr>
            </w:r>
            <w:r>
              <w:rPr>
                <w:noProof/>
                <w:webHidden/>
              </w:rPr>
              <w:fldChar w:fldCharType="separate"/>
            </w:r>
            <w:r>
              <w:rPr>
                <w:noProof/>
                <w:webHidden/>
              </w:rPr>
              <w:t>36</w:t>
            </w:r>
            <w:r>
              <w:rPr>
                <w:noProof/>
                <w:webHidden/>
              </w:rPr>
              <w:fldChar w:fldCharType="end"/>
            </w:r>
          </w:hyperlink>
        </w:p>
        <w:p w14:paraId="2E588A6C" w14:textId="4F521DA4" w:rsidR="00435030" w:rsidRDefault="00435030">
          <w:pPr>
            <w:pStyle w:val="Verzeichnis2"/>
            <w:rPr>
              <w:rFonts w:eastAsiaTheme="minorEastAsia"/>
              <w:noProof/>
              <w:lang w:eastAsia="de-DE"/>
            </w:rPr>
          </w:pPr>
          <w:hyperlink w:anchor="_Toc41555129" w:history="1">
            <w:r w:rsidRPr="00D23C33">
              <w:rPr>
                <w:rStyle w:val="Hyperlink"/>
                <w:rFonts w:cstheme="minorHAnsi"/>
                <w:noProof/>
              </w:rPr>
              <w:t>8.4</w:t>
            </w:r>
            <w:r>
              <w:rPr>
                <w:rFonts w:eastAsiaTheme="minorEastAsia"/>
                <w:noProof/>
                <w:lang w:eastAsia="de-DE"/>
              </w:rPr>
              <w:tab/>
            </w:r>
            <w:r w:rsidRPr="00D23C33">
              <w:rPr>
                <w:rStyle w:val="Hyperlink"/>
                <w:rFonts w:cstheme="minorHAnsi"/>
                <w:noProof/>
              </w:rPr>
              <w:t>Übersicht Frameworks und Entscheidung</w:t>
            </w:r>
            <w:r>
              <w:rPr>
                <w:noProof/>
                <w:webHidden/>
              </w:rPr>
              <w:tab/>
            </w:r>
            <w:r>
              <w:rPr>
                <w:noProof/>
                <w:webHidden/>
              </w:rPr>
              <w:fldChar w:fldCharType="begin"/>
            </w:r>
            <w:r>
              <w:rPr>
                <w:noProof/>
                <w:webHidden/>
              </w:rPr>
              <w:instrText xml:space="preserve"> PAGEREF _Toc41555129 \h </w:instrText>
            </w:r>
            <w:r>
              <w:rPr>
                <w:noProof/>
                <w:webHidden/>
              </w:rPr>
            </w:r>
            <w:r>
              <w:rPr>
                <w:noProof/>
                <w:webHidden/>
              </w:rPr>
              <w:fldChar w:fldCharType="separate"/>
            </w:r>
            <w:r>
              <w:rPr>
                <w:noProof/>
                <w:webHidden/>
              </w:rPr>
              <w:t>37</w:t>
            </w:r>
            <w:r>
              <w:rPr>
                <w:noProof/>
                <w:webHidden/>
              </w:rPr>
              <w:fldChar w:fldCharType="end"/>
            </w:r>
          </w:hyperlink>
        </w:p>
        <w:p w14:paraId="15C320BC" w14:textId="1B25602E" w:rsidR="00435030" w:rsidRDefault="00435030">
          <w:pPr>
            <w:pStyle w:val="Verzeichnis1"/>
            <w:rPr>
              <w:rFonts w:eastAsiaTheme="minorEastAsia"/>
              <w:noProof/>
              <w:lang w:eastAsia="de-DE"/>
            </w:rPr>
          </w:pPr>
          <w:hyperlink w:anchor="_Toc41555133" w:history="1">
            <w:r w:rsidRPr="00D23C33">
              <w:rPr>
                <w:rStyle w:val="Hyperlink"/>
                <w:rFonts w:cstheme="minorHAnsi"/>
                <w:noProof/>
              </w:rPr>
              <w:t>9</w:t>
            </w:r>
            <w:r>
              <w:rPr>
                <w:rFonts w:eastAsiaTheme="minorEastAsia"/>
                <w:noProof/>
                <w:lang w:eastAsia="de-DE"/>
              </w:rPr>
              <w:tab/>
            </w:r>
            <w:r w:rsidRPr="00D23C33">
              <w:rPr>
                <w:rStyle w:val="Hyperlink"/>
                <w:rFonts w:cstheme="minorHAnsi"/>
                <w:noProof/>
              </w:rPr>
              <w:t>Kostenschätzung</w:t>
            </w:r>
            <w:r>
              <w:rPr>
                <w:noProof/>
                <w:webHidden/>
              </w:rPr>
              <w:tab/>
            </w:r>
            <w:r>
              <w:rPr>
                <w:noProof/>
                <w:webHidden/>
              </w:rPr>
              <w:fldChar w:fldCharType="begin"/>
            </w:r>
            <w:r>
              <w:rPr>
                <w:noProof/>
                <w:webHidden/>
              </w:rPr>
              <w:instrText xml:space="preserve"> PAGEREF _Toc41555133 \h </w:instrText>
            </w:r>
            <w:r>
              <w:rPr>
                <w:noProof/>
                <w:webHidden/>
              </w:rPr>
            </w:r>
            <w:r>
              <w:rPr>
                <w:noProof/>
                <w:webHidden/>
              </w:rPr>
              <w:fldChar w:fldCharType="separate"/>
            </w:r>
            <w:r>
              <w:rPr>
                <w:noProof/>
                <w:webHidden/>
              </w:rPr>
              <w:t>38</w:t>
            </w:r>
            <w:r>
              <w:rPr>
                <w:noProof/>
                <w:webHidden/>
              </w:rPr>
              <w:fldChar w:fldCharType="end"/>
            </w:r>
          </w:hyperlink>
        </w:p>
        <w:p w14:paraId="79CB9B6B" w14:textId="48CF80F7" w:rsidR="00435030" w:rsidRDefault="00435030">
          <w:pPr>
            <w:pStyle w:val="Verzeichnis1"/>
            <w:rPr>
              <w:rFonts w:eastAsiaTheme="minorEastAsia"/>
              <w:noProof/>
              <w:lang w:eastAsia="de-DE"/>
            </w:rPr>
          </w:pPr>
          <w:hyperlink w:anchor="_Toc41555167" w:history="1">
            <w:r w:rsidRPr="00D23C33">
              <w:rPr>
                <w:rStyle w:val="Hyperlink"/>
                <w:rFonts w:cstheme="minorHAnsi"/>
                <w:noProof/>
              </w:rPr>
              <w:t>10</w:t>
            </w:r>
            <w:r>
              <w:rPr>
                <w:rFonts w:eastAsiaTheme="minorEastAsia"/>
                <w:noProof/>
                <w:lang w:eastAsia="de-DE"/>
              </w:rPr>
              <w:tab/>
            </w:r>
            <w:r w:rsidRPr="00D23C33">
              <w:rPr>
                <w:rStyle w:val="Hyperlink"/>
                <w:rFonts w:cstheme="minorHAnsi"/>
                <w:noProof/>
              </w:rPr>
              <w:t>Fazit</w:t>
            </w:r>
            <w:r>
              <w:rPr>
                <w:noProof/>
                <w:webHidden/>
              </w:rPr>
              <w:tab/>
            </w:r>
            <w:r>
              <w:rPr>
                <w:noProof/>
                <w:webHidden/>
              </w:rPr>
              <w:fldChar w:fldCharType="begin"/>
            </w:r>
            <w:r>
              <w:rPr>
                <w:noProof/>
                <w:webHidden/>
              </w:rPr>
              <w:instrText xml:space="preserve"> PAGEREF _Toc41555167 \h </w:instrText>
            </w:r>
            <w:r>
              <w:rPr>
                <w:noProof/>
                <w:webHidden/>
              </w:rPr>
            </w:r>
            <w:r>
              <w:rPr>
                <w:noProof/>
                <w:webHidden/>
              </w:rPr>
              <w:fldChar w:fldCharType="separate"/>
            </w:r>
            <w:r>
              <w:rPr>
                <w:noProof/>
                <w:webHidden/>
              </w:rPr>
              <w:t>39</w:t>
            </w:r>
            <w:r>
              <w:rPr>
                <w:noProof/>
                <w:webHidden/>
              </w:rPr>
              <w:fldChar w:fldCharType="end"/>
            </w:r>
          </w:hyperlink>
        </w:p>
        <w:p w14:paraId="131650E2" w14:textId="609B13AA" w:rsidR="00435030" w:rsidRDefault="00435030">
          <w:pPr>
            <w:pStyle w:val="Verzeichnis1"/>
            <w:rPr>
              <w:rFonts w:eastAsiaTheme="minorEastAsia"/>
              <w:noProof/>
              <w:lang w:eastAsia="de-DE"/>
            </w:rPr>
          </w:pPr>
          <w:hyperlink w:anchor="_Toc41555168" w:history="1">
            <w:r w:rsidRPr="00D23C33">
              <w:rPr>
                <w:rStyle w:val="Hyperlink"/>
                <w:rFonts w:cstheme="minorHAnsi"/>
                <w:noProof/>
              </w:rPr>
              <w:t>11</w:t>
            </w:r>
            <w:r>
              <w:rPr>
                <w:rFonts w:eastAsiaTheme="minorEastAsia"/>
                <w:noProof/>
                <w:lang w:eastAsia="de-DE"/>
              </w:rPr>
              <w:tab/>
            </w:r>
            <w:r w:rsidRPr="00D23C33">
              <w:rPr>
                <w:rStyle w:val="Hyperlink"/>
                <w:rFonts w:cstheme="minorHAnsi"/>
                <w:noProof/>
              </w:rPr>
              <w:t>Quellen</w:t>
            </w:r>
            <w:r>
              <w:rPr>
                <w:noProof/>
                <w:webHidden/>
              </w:rPr>
              <w:tab/>
            </w:r>
            <w:r>
              <w:rPr>
                <w:noProof/>
                <w:webHidden/>
              </w:rPr>
              <w:fldChar w:fldCharType="begin"/>
            </w:r>
            <w:r>
              <w:rPr>
                <w:noProof/>
                <w:webHidden/>
              </w:rPr>
              <w:instrText xml:space="preserve"> PAGEREF _Toc41555168 \h </w:instrText>
            </w:r>
            <w:r>
              <w:rPr>
                <w:noProof/>
                <w:webHidden/>
              </w:rPr>
            </w:r>
            <w:r>
              <w:rPr>
                <w:noProof/>
                <w:webHidden/>
              </w:rPr>
              <w:fldChar w:fldCharType="separate"/>
            </w:r>
            <w:r>
              <w:rPr>
                <w:noProof/>
                <w:webHidden/>
              </w:rPr>
              <w:t>40</w:t>
            </w:r>
            <w:r>
              <w:rPr>
                <w:noProof/>
                <w:webHidden/>
              </w:rPr>
              <w:fldChar w:fldCharType="end"/>
            </w:r>
          </w:hyperlink>
        </w:p>
        <w:p w14:paraId="5A29AF10" w14:textId="6A5183C0" w:rsidR="00435030" w:rsidRDefault="00435030">
          <w:pPr>
            <w:pStyle w:val="Verzeichnis2"/>
            <w:rPr>
              <w:rFonts w:eastAsiaTheme="minorEastAsia"/>
              <w:noProof/>
              <w:lang w:eastAsia="de-DE"/>
            </w:rPr>
          </w:pPr>
          <w:hyperlink w:anchor="_Toc41555169" w:history="1">
            <w:r w:rsidRPr="00D23C33">
              <w:rPr>
                <w:rStyle w:val="Hyperlink"/>
                <w:rFonts w:cstheme="minorHAnsi"/>
                <w:noProof/>
              </w:rPr>
              <w:t>11.1</w:t>
            </w:r>
            <w:r>
              <w:rPr>
                <w:rFonts w:eastAsiaTheme="minorEastAsia"/>
                <w:noProof/>
                <w:lang w:eastAsia="de-DE"/>
              </w:rPr>
              <w:tab/>
            </w:r>
            <w:r w:rsidRPr="00D23C33">
              <w:rPr>
                <w:rStyle w:val="Hyperlink"/>
                <w:rFonts w:cstheme="minorHAnsi"/>
                <w:noProof/>
              </w:rPr>
              <w:t>Webquellen</w:t>
            </w:r>
            <w:r>
              <w:rPr>
                <w:noProof/>
                <w:webHidden/>
              </w:rPr>
              <w:tab/>
            </w:r>
            <w:r>
              <w:rPr>
                <w:noProof/>
                <w:webHidden/>
              </w:rPr>
              <w:fldChar w:fldCharType="begin"/>
            </w:r>
            <w:r>
              <w:rPr>
                <w:noProof/>
                <w:webHidden/>
              </w:rPr>
              <w:instrText xml:space="preserve"> PAGEREF _Toc41555169 \h </w:instrText>
            </w:r>
            <w:r>
              <w:rPr>
                <w:noProof/>
                <w:webHidden/>
              </w:rPr>
            </w:r>
            <w:r>
              <w:rPr>
                <w:noProof/>
                <w:webHidden/>
              </w:rPr>
              <w:fldChar w:fldCharType="separate"/>
            </w:r>
            <w:r>
              <w:rPr>
                <w:noProof/>
                <w:webHidden/>
              </w:rPr>
              <w:t>40</w:t>
            </w:r>
            <w:r>
              <w:rPr>
                <w:noProof/>
                <w:webHidden/>
              </w:rPr>
              <w:fldChar w:fldCharType="end"/>
            </w:r>
          </w:hyperlink>
        </w:p>
        <w:p w14:paraId="0C2DE52A" w14:textId="4AD39DF9" w:rsidR="00435030" w:rsidRDefault="00435030">
          <w:pPr>
            <w:pStyle w:val="Verzeichnis2"/>
            <w:rPr>
              <w:rFonts w:eastAsiaTheme="minorEastAsia"/>
              <w:noProof/>
              <w:lang w:eastAsia="de-DE"/>
            </w:rPr>
          </w:pPr>
          <w:hyperlink w:anchor="_Toc41555170" w:history="1">
            <w:r w:rsidRPr="00D23C33">
              <w:rPr>
                <w:rStyle w:val="Hyperlink"/>
                <w:rFonts w:cstheme="minorHAnsi"/>
                <w:noProof/>
              </w:rPr>
              <w:t>11.2</w:t>
            </w:r>
            <w:r>
              <w:rPr>
                <w:rFonts w:eastAsiaTheme="minorEastAsia"/>
                <w:noProof/>
                <w:lang w:eastAsia="de-DE"/>
              </w:rPr>
              <w:tab/>
            </w:r>
            <w:r w:rsidRPr="00D23C33">
              <w:rPr>
                <w:rStyle w:val="Hyperlink"/>
                <w:rFonts w:cstheme="minorHAnsi"/>
                <w:noProof/>
              </w:rPr>
              <w:t>Buchquellen</w:t>
            </w:r>
            <w:r>
              <w:rPr>
                <w:noProof/>
                <w:webHidden/>
              </w:rPr>
              <w:tab/>
            </w:r>
            <w:r>
              <w:rPr>
                <w:noProof/>
                <w:webHidden/>
              </w:rPr>
              <w:fldChar w:fldCharType="begin"/>
            </w:r>
            <w:r>
              <w:rPr>
                <w:noProof/>
                <w:webHidden/>
              </w:rPr>
              <w:instrText xml:space="preserve"> PAGEREF _Toc41555170 \h </w:instrText>
            </w:r>
            <w:r>
              <w:rPr>
                <w:noProof/>
                <w:webHidden/>
              </w:rPr>
            </w:r>
            <w:r>
              <w:rPr>
                <w:noProof/>
                <w:webHidden/>
              </w:rPr>
              <w:fldChar w:fldCharType="separate"/>
            </w:r>
            <w:r>
              <w:rPr>
                <w:noProof/>
                <w:webHidden/>
              </w:rPr>
              <w:t>40</w:t>
            </w:r>
            <w:r>
              <w:rPr>
                <w:noProof/>
                <w:webHidden/>
              </w:rPr>
              <w:fldChar w:fldCharType="end"/>
            </w:r>
          </w:hyperlink>
        </w:p>
        <w:p w14:paraId="57BD2265" w14:textId="19A6C7FC" w:rsidR="00435030" w:rsidRDefault="00435030">
          <w:pPr>
            <w:pStyle w:val="Verzeichnis1"/>
            <w:rPr>
              <w:rFonts w:eastAsiaTheme="minorEastAsia"/>
              <w:noProof/>
              <w:lang w:eastAsia="de-DE"/>
            </w:rPr>
          </w:pPr>
          <w:hyperlink w:anchor="_Toc41555171" w:history="1">
            <w:r w:rsidRPr="00D23C33">
              <w:rPr>
                <w:rStyle w:val="Hyperlink"/>
                <w:rFonts w:cstheme="minorHAnsi"/>
                <w:noProof/>
              </w:rPr>
              <w:t>12</w:t>
            </w:r>
            <w:r>
              <w:rPr>
                <w:rFonts w:eastAsiaTheme="minorEastAsia"/>
                <w:noProof/>
                <w:lang w:eastAsia="de-DE"/>
              </w:rPr>
              <w:tab/>
            </w:r>
            <w:r w:rsidRPr="00D23C33">
              <w:rPr>
                <w:rStyle w:val="Hyperlink"/>
                <w:rFonts w:cstheme="minorHAnsi"/>
                <w:noProof/>
              </w:rPr>
              <w:t>Selbsterklärung</w:t>
            </w:r>
            <w:r>
              <w:rPr>
                <w:noProof/>
                <w:webHidden/>
              </w:rPr>
              <w:tab/>
            </w:r>
            <w:r>
              <w:rPr>
                <w:noProof/>
                <w:webHidden/>
              </w:rPr>
              <w:fldChar w:fldCharType="begin"/>
            </w:r>
            <w:r>
              <w:rPr>
                <w:noProof/>
                <w:webHidden/>
              </w:rPr>
              <w:instrText xml:space="preserve"> PAGEREF _Toc41555171 \h </w:instrText>
            </w:r>
            <w:r>
              <w:rPr>
                <w:noProof/>
                <w:webHidden/>
              </w:rPr>
            </w:r>
            <w:r>
              <w:rPr>
                <w:noProof/>
                <w:webHidden/>
              </w:rPr>
              <w:fldChar w:fldCharType="separate"/>
            </w:r>
            <w:r>
              <w:rPr>
                <w:noProof/>
                <w:webHidden/>
              </w:rPr>
              <w:t>41</w:t>
            </w:r>
            <w:r>
              <w:rPr>
                <w:noProof/>
                <w:webHidden/>
              </w:rPr>
              <w:fldChar w:fldCharType="end"/>
            </w:r>
          </w:hyperlink>
        </w:p>
        <w:p w14:paraId="0DDD67FE" w14:textId="2597A5C8" w:rsidR="00435030" w:rsidRDefault="00435030">
          <w:pPr>
            <w:pStyle w:val="Verzeichnis1"/>
            <w:rPr>
              <w:rFonts w:eastAsiaTheme="minorEastAsia"/>
              <w:noProof/>
              <w:lang w:eastAsia="de-DE"/>
            </w:rPr>
          </w:pPr>
          <w:hyperlink w:anchor="_Toc41555172" w:history="1">
            <w:r w:rsidRPr="00D23C33">
              <w:rPr>
                <w:rStyle w:val="Hyperlink"/>
                <w:rFonts w:cstheme="minorHAnsi"/>
                <w:noProof/>
              </w:rPr>
              <w:t>13</w:t>
            </w:r>
            <w:r>
              <w:rPr>
                <w:rFonts w:eastAsiaTheme="minorEastAsia"/>
                <w:noProof/>
                <w:lang w:eastAsia="de-DE"/>
              </w:rPr>
              <w:tab/>
            </w:r>
            <w:r w:rsidRPr="00D23C33">
              <w:rPr>
                <w:rStyle w:val="Hyperlink"/>
                <w:rFonts w:cstheme="minorHAnsi"/>
                <w:noProof/>
              </w:rPr>
              <w:t>Screenshots des Prototypens</w:t>
            </w:r>
            <w:r>
              <w:rPr>
                <w:noProof/>
                <w:webHidden/>
              </w:rPr>
              <w:tab/>
            </w:r>
            <w:r>
              <w:rPr>
                <w:noProof/>
                <w:webHidden/>
              </w:rPr>
              <w:fldChar w:fldCharType="begin"/>
            </w:r>
            <w:r>
              <w:rPr>
                <w:noProof/>
                <w:webHidden/>
              </w:rPr>
              <w:instrText xml:space="preserve"> PAGEREF _Toc41555172 \h </w:instrText>
            </w:r>
            <w:r>
              <w:rPr>
                <w:noProof/>
                <w:webHidden/>
              </w:rPr>
            </w:r>
            <w:r>
              <w:rPr>
                <w:noProof/>
                <w:webHidden/>
              </w:rPr>
              <w:fldChar w:fldCharType="separate"/>
            </w:r>
            <w:r>
              <w:rPr>
                <w:noProof/>
                <w:webHidden/>
              </w:rPr>
              <w:t>42</w:t>
            </w:r>
            <w:r>
              <w:rPr>
                <w:noProof/>
                <w:webHidden/>
              </w:rPr>
              <w:fldChar w:fldCharType="end"/>
            </w:r>
          </w:hyperlink>
        </w:p>
        <w:p w14:paraId="01EB32F3" w14:textId="547649F0" w:rsidR="00435030" w:rsidRDefault="00435030">
          <w:pPr>
            <w:pStyle w:val="Verzeichnis1"/>
            <w:rPr>
              <w:rFonts w:eastAsiaTheme="minorEastAsia"/>
              <w:noProof/>
              <w:lang w:eastAsia="de-DE"/>
            </w:rPr>
          </w:pPr>
          <w:hyperlink w:anchor="_Toc41555175" w:history="1">
            <w:r w:rsidRPr="00D23C33">
              <w:rPr>
                <w:rStyle w:val="Hyperlink"/>
                <w:rFonts w:cstheme="minorHAnsi"/>
                <w:noProof/>
              </w:rPr>
              <w:t>14</w:t>
            </w:r>
            <w:r>
              <w:rPr>
                <w:rFonts w:eastAsiaTheme="minorEastAsia"/>
                <w:noProof/>
                <w:lang w:eastAsia="de-DE"/>
              </w:rPr>
              <w:tab/>
            </w:r>
            <w:r w:rsidRPr="00D23C33">
              <w:rPr>
                <w:rStyle w:val="Hyperlink"/>
                <w:rFonts w:cstheme="minorHAnsi"/>
                <w:noProof/>
              </w:rPr>
              <w:t>Screenshots der Anwendung</w:t>
            </w:r>
            <w:r>
              <w:rPr>
                <w:noProof/>
                <w:webHidden/>
              </w:rPr>
              <w:tab/>
            </w:r>
            <w:r>
              <w:rPr>
                <w:noProof/>
                <w:webHidden/>
              </w:rPr>
              <w:fldChar w:fldCharType="begin"/>
            </w:r>
            <w:r>
              <w:rPr>
                <w:noProof/>
                <w:webHidden/>
              </w:rPr>
              <w:instrText xml:space="preserve"> PAGEREF _Toc41555175 \h </w:instrText>
            </w:r>
            <w:r>
              <w:rPr>
                <w:noProof/>
                <w:webHidden/>
              </w:rPr>
            </w:r>
            <w:r>
              <w:rPr>
                <w:noProof/>
                <w:webHidden/>
              </w:rPr>
              <w:fldChar w:fldCharType="separate"/>
            </w:r>
            <w:r>
              <w:rPr>
                <w:noProof/>
                <w:webHidden/>
              </w:rPr>
              <w:t>44</w:t>
            </w:r>
            <w:r>
              <w:rPr>
                <w:noProof/>
                <w:webHidden/>
              </w:rPr>
              <w:fldChar w:fldCharType="end"/>
            </w:r>
          </w:hyperlink>
        </w:p>
        <w:p w14:paraId="5FBF7E79" w14:textId="33897A15" w:rsidR="00E440CA" w:rsidRPr="005F1C32" w:rsidRDefault="00E440CA" w:rsidP="002145EE">
          <w:pPr>
            <w:pStyle w:val="Verzeichnis1"/>
            <w:jc w:val="both"/>
            <w:rPr>
              <w:rFonts w:cstheme="minorHAnsi"/>
              <w:sz w:val="23"/>
              <w:szCs w:val="23"/>
              <w:rPrChange w:id="51" w:author="Menhorn Timo" w:date="2020-05-27T07:06:00Z">
                <w:rPr>
                  <w:rFonts w:asciiTheme="majorHAnsi" w:hAnsiTheme="majorHAnsi" w:cstheme="majorHAnsi"/>
                  <w:sz w:val="23"/>
                  <w:szCs w:val="23"/>
                </w:rPr>
              </w:rPrChange>
            </w:rPr>
          </w:pPr>
          <w:r w:rsidRPr="005F1C32">
            <w:rPr>
              <w:rFonts w:cstheme="minorHAnsi"/>
              <w:b/>
              <w:bCs/>
              <w:sz w:val="23"/>
              <w:szCs w:val="23"/>
              <w:rPrChange w:id="52" w:author="Menhorn Timo" w:date="2020-05-27T07:06:00Z">
                <w:rPr>
                  <w:rFonts w:asciiTheme="majorHAnsi" w:hAnsiTheme="majorHAnsi" w:cstheme="majorHAnsi"/>
                  <w:b/>
                  <w:bCs/>
                  <w:sz w:val="23"/>
                  <w:szCs w:val="23"/>
                </w:rPr>
              </w:rPrChange>
            </w:rPr>
            <w:fldChar w:fldCharType="end"/>
          </w:r>
        </w:p>
      </w:sdtContent>
    </w:sdt>
    <w:p w14:paraId="04695488" w14:textId="44C64109" w:rsidR="00A35FA0" w:rsidRPr="005F1C32" w:rsidRDefault="00A35FA0" w:rsidP="006B5CAD">
      <w:pPr>
        <w:pStyle w:val="berschrift2"/>
        <w:rPr>
          <w:rFonts w:asciiTheme="minorHAnsi" w:hAnsiTheme="minorHAnsi" w:cstheme="minorHAnsi"/>
          <w:rPrChange w:id="53" w:author="Menhorn Timo" w:date="2020-05-27T07:06:00Z">
            <w:rPr/>
          </w:rPrChange>
        </w:rPr>
      </w:pPr>
      <w:bookmarkStart w:id="54" w:name="_Toc41555085"/>
      <w:r w:rsidRPr="005F1C32">
        <w:rPr>
          <w:rFonts w:asciiTheme="minorHAnsi" w:hAnsiTheme="minorHAnsi" w:cstheme="minorHAnsi"/>
          <w:rPrChange w:id="55" w:author="Menhorn Timo" w:date="2020-05-27T07:06:00Z">
            <w:rPr/>
          </w:rPrChange>
        </w:rPr>
        <w:t>Abbildungsverzeichnis</w:t>
      </w:r>
      <w:bookmarkEnd w:id="54"/>
    </w:p>
    <w:p w14:paraId="1F6B661C" w14:textId="0488A481" w:rsidR="003B6F0E" w:rsidRDefault="003D2FBE">
      <w:pPr>
        <w:pStyle w:val="Abbildungsverzeichnis"/>
        <w:tabs>
          <w:tab w:val="right" w:leader="dot" w:pos="9062"/>
        </w:tabs>
        <w:rPr>
          <w:ins w:id="56" w:author="Menhorn Timo" w:date="2020-05-28T10:10:00Z"/>
          <w:rFonts w:eastAsiaTheme="minorEastAsia"/>
          <w:noProof/>
          <w:lang w:eastAsia="de-DE"/>
        </w:rPr>
      </w:pPr>
      <w:r w:rsidRPr="009F5A82">
        <w:rPr>
          <w:rFonts w:cstheme="minorHAnsi"/>
        </w:rPr>
        <w:fldChar w:fldCharType="begin"/>
      </w:r>
      <w:r w:rsidRPr="005F1C32">
        <w:rPr>
          <w:rFonts w:cstheme="minorHAnsi"/>
          <w:rPrChange w:id="57" w:author="Menhorn Timo" w:date="2020-05-27T07:06:00Z">
            <w:rPr/>
          </w:rPrChange>
        </w:rPr>
        <w:instrText xml:space="preserve"> TOC \h \z \c "Abbildung" </w:instrText>
      </w:r>
      <w:r w:rsidRPr="009F5A82">
        <w:rPr>
          <w:rFonts w:cstheme="minorHAnsi"/>
          <w:rPrChange w:id="58" w:author="Menhorn Timo" w:date="2020-05-27T07:06:00Z">
            <w:rPr>
              <w:rFonts w:cstheme="minorHAnsi"/>
            </w:rPr>
          </w:rPrChange>
        </w:rPr>
        <w:fldChar w:fldCharType="separate"/>
      </w:r>
      <w:ins w:id="59" w:author="Menhorn Timo" w:date="2020-05-28T10:10:00Z">
        <w:r w:rsidR="003B6F0E" w:rsidRPr="00BA27DD">
          <w:rPr>
            <w:rStyle w:val="Hyperlink"/>
            <w:noProof/>
          </w:rPr>
          <w:fldChar w:fldCharType="begin"/>
        </w:r>
        <w:r w:rsidR="003B6F0E" w:rsidRPr="00BA27DD">
          <w:rPr>
            <w:rStyle w:val="Hyperlink"/>
            <w:noProof/>
          </w:rPr>
          <w:instrText xml:space="preserve"> </w:instrText>
        </w:r>
        <w:r w:rsidR="003B6F0E">
          <w:rPr>
            <w:noProof/>
          </w:rPr>
          <w:instrText>HYPERLINK \l "_Toc41553018"</w:instrText>
        </w:r>
        <w:r w:rsidR="003B6F0E" w:rsidRPr="00BA27DD">
          <w:rPr>
            <w:rStyle w:val="Hyperlink"/>
            <w:noProof/>
          </w:rPr>
          <w:instrText xml:space="preserve"> </w:instrText>
        </w:r>
        <w:r w:rsidR="003B6F0E" w:rsidRPr="00BA27DD">
          <w:rPr>
            <w:rStyle w:val="Hyperlink"/>
            <w:noProof/>
          </w:rPr>
        </w:r>
        <w:r w:rsidR="003B6F0E" w:rsidRPr="00BA27DD">
          <w:rPr>
            <w:rStyle w:val="Hyperlink"/>
            <w:noProof/>
          </w:rPr>
          <w:fldChar w:fldCharType="separate"/>
        </w:r>
        <w:r w:rsidR="003B6F0E" w:rsidRPr="00BA27DD">
          <w:rPr>
            <w:rStyle w:val="Hyperlink"/>
            <w:noProof/>
          </w:rPr>
          <w:t>Abbildung 1: Test Beispiel Login: Korrektes Laden der Komponente</w:t>
        </w:r>
        <w:r w:rsidR="003B6F0E">
          <w:rPr>
            <w:noProof/>
            <w:webHidden/>
          </w:rPr>
          <w:tab/>
        </w:r>
        <w:r w:rsidR="003B6F0E">
          <w:rPr>
            <w:noProof/>
            <w:webHidden/>
          </w:rPr>
          <w:fldChar w:fldCharType="begin"/>
        </w:r>
        <w:r w:rsidR="003B6F0E">
          <w:rPr>
            <w:noProof/>
            <w:webHidden/>
          </w:rPr>
          <w:instrText xml:space="preserve"> PAGEREF _Toc41553018 \h </w:instrText>
        </w:r>
        <w:r w:rsidR="003B6F0E">
          <w:rPr>
            <w:noProof/>
            <w:webHidden/>
          </w:rPr>
        </w:r>
      </w:ins>
      <w:r w:rsidR="003B6F0E">
        <w:rPr>
          <w:noProof/>
          <w:webHidden/>
        </w:rPr>
        <w:fldChar w:fldCharType="separate"/>
      </w:r>
      <w:ins w:id="60" w:author="Menhorn Timo" w:date="2020-05-28T10:15:00Z">
        <w:r w:rsidR="00687C15">
          <w:rPr>
            <w:noProof/>
            <w:webHidden/>
          </w:rPr>
          <w:t>18</w:t>
        </w:r>
      </w:ins>
      <w:ins w:id="61" w:author="Menhorn Timo" w:date="2020-05-28T10:10:00Z">
        <w:r w:rsidR="003B6F0E">
          <w:rPr>
            <w:noProof/>
            <w:webHidden/>
          </w:rPr>
          <w:fldChar w:fldCharType="end"/>
        </w:r>
        <w:r w:rsidR="003B6F0E" w:rsidRPr="00BA27DD">
          <w:rPr>
            <w:rStyle w:val="Hyperlink"/>
            <w:noProof/>
          </w:rPr>
          <w:fldChar w:fldCharType="end"/>
        </w:r>
      </w:ins>
    </w:p>
    <w:p w14:paraId="7638F67E" w14:textId="026391A1" w:rsidR="003B6F0E" w:rsidRDefault="003B6F0E">
      <w:pPr>
        <w:pStyle w:val="Abbildungsverzeichnis"/>
        <w:tabs>
          <w:tab w:val="right" w:leader="dot" w:pos="9062"/>
        </w:tabs>
        <w:rPr>
          <w:ins w:id="62" w:author="Menhorn Timo" w:date="2020-05-28T10:10:00Z"/>
          <w:rFonts w:eastAsiaTheme="minorEastAsia"/>
          <w:noProof/>
          <w:lang w:eastAsia="de-DE"/>
        </w:rPr>
      </w:pPr>
      <w:ins w:id="63"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"_Toc41553019"</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 Test  Beispiel Login: Login eines Users</w:t>
        </w:r>
        <w:r>
          <w:rPr>
            <w:noProof/>
            <w:webHidden/>
          </w:rPr>
          <w:tab/>
        </w:r>
        <w:r>
          <w:rPr>
            <w:noProof/>
            <w:webHidden/>
          </w:rPr>
          <w:fldChar w:fldCharType="begin"/>
        </w:r>
        <w:r>
          <w:rPr>
            <w:noProof/>
            <w:webHidden/>
          </w:rPr>
          <w:instrText xml:space="preserve"> PAGEREF _Toc41553019 \h </w:instrText>
        </w:r>
        <w:r>
          <w:rPr>
            <w:noProof/>
            <w:webHidden/>
          </w:rPr>
        </w:r>
      </w:ins>
      <w:r>
        <w:rPr>
          <w:noProof/>
          <w:webHidden/>
        </w:rPr>
        <w:fldChar w:fldCharType="separate"/>
      </w:r>
      <w:ins w:id="64" w:author="Menhorn Timo" w:date="2020-05-28T10:15:00Z">
        <w:r w:rsidR="00687C15">
          <w:rPr>
            <w:noProof/>
            <w:webHidden/>
          </w:rPr>
          <w:t>18</w:t>
        </w:r>
      </w:ins>
      <w:ins w:id="65" w:author="Menhorn Timo" w:date="2020-05-28T10:10:00Z">
        <w:r>
          <w:rPr>
            <w:noProof/>
            <w:webHidden/>
          </w:rPr>
          <w:fldChar w:fldCharType="end"/>
        </w:r>
        <w:r w:rsidRPr="00BA27DD">
          <w:rPr>
            <w:rStyle w:val="Hyperlink"/>
            <w:noProof/>
          </w:rPr>
          <w:fldChar w:fldCharType="end"/>
        </w:r>
      </w:ins>
    </w:p>
    <w:p w14:paraId="02553411" w14:textId="7DB73114" w:rsidR="003B6F0E" w:rsidRDefault="003B6F0E">
      <w:pPr>
        <w:pStyle w:val="Abbildungsverzeichnis"/>
        <w:tabs>
          <w:tab w:val="right" w:leader="dot" w:pos="9062"/>
        </w:tabs>
        <w:rPr>
          <w:ins w:id="66" w:author="Menhorn Timo" w:date="2020-05-28T10:10:00Z"/>
          <w:rFonts w:eastAsiaTheme="minorEastAsia"/>
          <w:noProof/>
          <w:lang w:eastAsia="de-DE"/>
        </w:rPr>
      </w:pPr>
      <w:ins w:id="67"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"_Toc41553020"</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3: Test Beispiel Login: Initialisieren der FormControls</w:t>
        </w:r>
        <w:r>
          <w:rPr>
            <w:noProof/>
            <w:webHidden/>
          </w:rPr>
          <w:tab/>
        </w:r>
        <w:r>
          <w:rPr>
            <w:noProof/>
            <w:webHidden/>
          </w:rPr>
          <w:fldChar w:fldCharType="begin"/>
        </w:r>
        <w:r>
          <w:rPr>
            <w:noProof/>
            <w:webHidden/>
          </w:rPr>
          <w:instrText xml:space="preserve"> PAGEREF _Toc41553020 \h </w:instrText>
        </w:r>
        <w:r>
          <w:rPr>
            <w:noProof/>
            <w:webHidden/>
          </w:rPr>
        </w:r>
      </w:ins>
      <w:r>
        <w:rPr>
          <w:noProof/>
          <w:webHidden/>
        </w:rPr>
        <w:fldChar w:fldCharType="separate"/>
      </w:r>
      <w:ins w:id="68" w:author="Menhorn Timo" w:date="2020-05-28T10:15:00Z">
        <w:r w:rsidR="00687C15">
          <w:rPr>
            <w:noProof/>
            <w:webHidden/>
          </w:rPr>
          <w:t>19</w:t>
        </w:r>
      </w:ins>
      <w:ins w:id="69" w:author="Menhorn Timo" w:date="2020-05-28T10:10:00Z">
        <w:r>
          <w:rPr>
            <w:noProof/>
            <w:webHidden/>
          </w:rPr>
          <w:fldChar w:fldCharType="end"/>
        </w:r>
        <w:r w:rsidRPr="00BA27DD">
          <w:rPr>
            <w:rStyle w:val="Hyperlink"/>
            <w:noProof/>
          </w:rPr>
          <w:fldChar w:fldCharType="end"/>
        </w:r>
      </w:ins>
    </w:p>
    <w:p w14:paraId="19BB200F" w14:textId="505B257A" w:rsidR="003B6F0E" w:rsidRDefault="003B6F0E">
      <w:pPr>
        <w:pStyle w:val="Abbildungsverzeichnis"/>
        <w:tabs>
          <w:tab w:val="right" w:leader="dot" w:pos="9062"/>
        </w:tabs>
        <w:rPr>
          <w:ins w:id="70" w:author="Menhorn Timo" w:date="2020-05-28T10:10:00Z"/>
          <w:rFonts w:eastAsiaTheme="minorEastAsia"/>
          <w:noProof/>
          <w:lang w:eastAsia="de-DE"/>
        </w:rPr>
      </w:pPr>
      <w:ins w:id="71"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"_Toc41553021"</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4: Test Beispiel Create: Initialisieren der FormControls</w:t>
        </w:r>
        <w:r>
          <w:rPr>
            <w:noProof/>
            <w:webHidden/>
          </w:rPr>
          <w:tab/>
        </w:r>
        <w:r>
          <w:rPr>
            <w:noProof/>
            <w:webHidden/>
          </w:rPr>
          <w:fldChar w:fldCharType="begin"/>
        </w:r>
        <w:r>
          <w:rPr>
            <w:noProof/>
            <w:webHidden/>
          </w:rPr>
          <w:instrText xml:space="preserve"> PAGEREF _Toc41553021 \h </w:instrText>
        </w:r>
        <w:r>
          <w:rPr>
            <w:noProof/>
            <w:webHidden/>
          </w:rPr>
        </w:r>
      </w:ins>
      <w:r>
        <w:rPr>
          <w:noProof/>
          <w:webHidden/>
        </w:rPr>
        <w:fldChar w:fldCharType="separate"/>
      </w:r>
      <w:ins w:id="72" w:author="Menhorn Timo" w:date="2020-05-28T10:15:00Z">
        <w:r w:rsidR="00687C15">
          <w:rPr>
            <w:noProof/>
            <w:webHidden/>
          </w:rPr>
          <w:t>19</w:t>
        </w:r>
      </w:ins>
      <w:ins w:id="73" w:author="Menhorn Timo" w:date="2020-05-28T10:10:00Z">
        <w:r>
          <w:rPr>
            <w:noProof/>
            <w:webHidden/>
          </w:rPr>
          <w:fldChar w:fldCharType="end"/>
        </w:r>
        <w:r w:rsidRPr="00BA27DD">
          <w:rPr>
            <w:rStyle w:val="Hyperlink"/>
            <w:noProof/>
          </w:rPr>
          <w:fldChar w:fldCharType="end"/>
        </w:r>
      </w:ins>
    </w:p>
    <w:p w14:paraId="3AC9958D" w14:textId="1520B199" w:rsidR="003B6F0E" w:rsidRDefault="003B6F0E">
      <w:pPr>
        <w:pStyle w:val="Abbildungsverzeichnis"/>
        <w:tabs>
          <w:tab w:val="right" w:leader="dot" w:pos="9062"/>
        </w:tabs>
        <w:rPr>
          <w:ins w:id="74" w:author="Menhorn Timo" w:date="2020-05-28T10:10:00Z"/>
          <w:rFonts w:eastAsiaTheme="minorEastAsia"/>
          <w:noProof/>
          <w:lang w:eastAsia="de-DE"/>
        </w:rPr>
      </w:pPr>
      <w:ins w:id="75"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"_Toc41553022"</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5: Test Beispiel Create: Validierung des Eingabeformulars</w:t>
        </w:r>
        <w:r>
          <w:rPr>
            <w:noProof/>
            <w:webHidden/>
          </w:rPr>
          <w:tab/>
        </w:r>
        <w:r>
          <w:rPr>
            <w:noProof/>
            <w:webHidden/>
          </w:rPr>
          <w:fldChar w:fldCharType="begin"/>
        </w:r>
        <w:r>
          <w:rPr>
            <w:noProof/>
            <w:webHidden/>
          </w:rPr>
          <w:instrText xml:space="preserve"> PAGEREF _Toc41553022 \h </w:instrText>
        </w:r>
        <w:r>
          <w:rPr>
            <w:noProof/>
            <w:webHidden/>
          </w:rPr>
        </w:r>
      </w:ins>
      <w:r>
        <w:rPr>
          <w:noProof/>
          <w:webHidden/>
        </w:rPr>
        <w:fldChar w:fldCharType="separate"/>
      </w:r>
      <w:ins w:id="76" w:author="Menhorn Timo" w:date="2020-05-28T10:15:00Z">
        <w:r w:rsidR="00687C15">
          <w:rPr>
            <w:noProof/>
            <w:webHidden/>
          </w:rPr>
          <w:t>20</w:t>
        </w:r>
      </w:ins>
      <w:ins w:id="77" w:author="Menhorn Timo" w:date="2020-05-28T10:10:00Z">
        <w:r>
          <w:rPr>
            <w:noProof/>
            <w:webHidden/>
          </w:rPr>
          <w:fldChar w:fldCharType="end"/>
        </w:r>
        <w:r w:rsidRPr="00BA27DD">
          <w:rPr>
            <w:rStyle w:val="Hyperlink"/>
            <w:noProof/>
          </w:rPr>
          <w:fldChar w:fldCharType="end"/>
        </w:r>
      </w:ins>
    </w:p>
    <w:p w14:paraId="627B123F" w14:textId="0BEAA858" w:rsidR="003B6F0E" w:rsidRDefault="003B6F0E">
      <w:pPr>
        <w:pStyle w:val="Abbildungsverzeichnis"/>
        <w:tabs>
          <w:tab w:val="right" w:leader="dot" w:pos="9062"/>
        </w:tabs>
        <w:rPr>
          <w:ins w:id="78" w:author="Menhorn Timo" w:date="2020-05-28T10:10:00Z"/>
          <w:rFonts w:eastAsiaTheme="minorEastAsia"/>
          <w:noProof/>
          <w:lang w:eastAsia="de-DE"/>
        </w:rPr>
      </w:pPr>
      <w:ins w:id="79"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"_Toc41553023"</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6: Test Beispiel Usermanagement: Initialisierung des FormArrays</w:t>
        </w:r>
        <w:r>
          <w:rPr>
            <w:noProof/>
            <w:webHidden/>
          </w:rPr>
          <w:tab/>
        </w:r>
        <w:r>
          <w:rPr>
            <w:noProof/>
            <w:webHidden/>
          </w:rPr>
          <w:fldChar w:fldCharType="begin"/>
        </w:r>
        <w:r>
          <w:rPr>
            <w:noProof/>
            <w:webHidden/>
          </w:rPr>
          <w:instrText xml:space="preserve"> PAGEREF _Toc41553023 \h </w:instrText>
        </w:r>
        <w:r>
          <w:rPr>
            <w:noProof/>
            <w:webHidden/>
          </w:rPr>
        </w:r>
      </w:ins>
      <w:r>
        <w:rPr>
          <w:noProof/>
          <w:webHidden/>
        </w:rPr>
        <w:fldChar w:fldCharType="separate"/>
      </w:r>
      <w:ins w:id="80" w:author="Menhorn Timo" w:date="2020-05-28T10:15:00Z">
        <w:r w:rsidR="00687C15">
          <w:rPr>
            <w:noProof/>
            <w:webHidden/>
          </w:rPr>
          <w:t>20</w:t>
        </w:r>
      </w:ins>
      <w:ins w:id="81" w:author="Menhorn Timo" w:date="2020-05-28T10:10:00Z">
        <w:r>
          <w:rPr>
            <w:noProof/>
            <w:webHidden/>
          </w:rPr>
          <w:fldChar w:fldCharType="end"/>
        </w:r>
        <w:r w:rsidRPr="00BA27DD">
          <w:rPr>
            <w:rStyle w:val="Hyperlink"/>
            <w:noProof/>
          </w:rPr>
          <w:fldChar w:fldCharType="end"/>
        </w:r>
      </w:ins>
    </w:p>
    <w:p w14:paraId="2677D46E" w14:textId="3EEA2A27" w:rsidR="003B6F0E" w:rsidRDefault="003B6F0E">
      <w:pPr>
        <w:pStyle w:val="Abbildungsverzeichnis"/>
        <w:tabs>
          <w:tab w:val="right" w:leader="dot" w:pos="9062"/>
        </w:tabs>
        <w:rPr>
          <w:ins w:id="82" w:author="Menhorn Timo" w:date="2020-05-28T10:10:00Z"/>
          <w:rFonts w:eastAsiaTheme="minorEastAsia"/>
          <w:noProof/>
          <w:lang w:eastAsia="de-DE"/>
        </w:rPr>
      </w:pPr>
      <w:ins w:id="83"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"_Toc41553024"</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7: Test Beispiel Gesamtübersicht: Laden des aktuellen Users</w:t>
        </w:r>
        <w:r>
          <w:rPr>
            <w:noProof/>
            <w:webHidden/>
          </w:rPr>
          <w:tab/>
        </w:r>
        <w:r>
          <w:rPr>
            <w:noProof/>
            <w:webHidden/>
          </w:rPr>
          <w:fldChar w:fldCharType="begin"/>
        </w:r>
        <w:r>
          <w:rPr>
            <w:noProof/>
            <w:webHidden/>
          </w:rPr>
          <w:instrText xml:space="preserve"> PAGEREF _Toc41553024 \h </w:instrText>
        </w:r>
        <w:r>
          <w:rPr>
            <w:noProof/>
            <w:webHidden/>
          </w:rPr>
        </w:r>
      </w:ins>
      <w:r>
        <w:rPr>
          <w:noProof/>
          <w:webHidden/>
        </w:rPr>
        <w:fldChar w:fldCharType="separate"/>
      </w:r>
      <w:ins w:id="84" w:author="Menhorn Timo" w:date="2020-05-28T10:15:00Z">
        <w:r w:rsidR="00687C15">
          <w:rPr>
            <w:noProof/>
            <w:webHidden/>
          </w:rPr>
          <w:t>20</w:t>
        </w:r>
      </w:ins>
      <w:ins w:id="85" w:author="Menhorn Timo" w:date="2020-05-28T10:10:00Z">
        <w:r>
          <w:rPr>
            <w:noProof/>
            <w:webHidden/>
          </w:rPr>
          <w:fldChar w:fldCharType="end"/>
        </w:r>
        <w:r w:rsidRPr="00BA27DD">
          <w:rPr>
            <w:rStyle w:val="Hyperlink"/>
            <w:noProof/>
          </w:rPr>
          <w:fldChar w:fldCharType="end"/>
        </w:r>
      </w:ins>
    </w:p>
    <w:p w14:paraId="5E1D35C2" w14:textId="52E490A0" w:rsidR="003B6F0E" w:rsidRDefault="003B6F0E">
      <w:pPr>
        <w:pStyle w:val="Abbildungsverzeichnis"/>
        <w:tabs>
          <w:tab w:val="right" w:leader="dot" w:pos="9062"/>
        </w:tabs>
        <w:rPr>
          <w:ins w:id="86" w:author="Menhorn Timo" w:date="2020-05-28T10:10:00Z"/>
          <w:rFonts w:eastAsiaTheme="minorEastAsia"/>
          <w:noProof/>
          <w:lang w:eastAsia="de-DE"/>
        </w:rPr>
      </w:pPr>
      <w:ins w:id="87"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"_Toc41553025"</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8: Excel Projektsteckbrief</w:t>
        </w:r>
        <w:r>
          <w:rPr>
            <w:noProof/>
            <w:webHidden/>
          </w:rPr>
          <w:tab/>
        </w:r>
        <w:r>
          <w:rPr>
            <w:noProof/>
            <w:webHidden/>
          </w:rPr>
          <w:fldChar w:fldCharType="begin"/>
        </w:r>
        <w:r>
          <w:rPr>
            <w:noProof/>
            <w:webHidden/>
          </w:rPr>
          <w:instrText xml:space="preserve"> PAGEREF _Toc41553025 \h </w:instrText>
        </w:r>
        <w:r>
          <w:rPr>
            <w:noProof/>
            <w:webHidden/>
          </w:rPr>
        </w:r>
      </w:ins>
      <w:r>
        <w:rPr>
          <w:noProof/>
          <w:webHidden/>
        </w:rPr>
        <w:fldChar w:fldCharType="separate"/>
      </w:r>
      <w:ins w:id="88" w:author="Menhorn Timo" w:date="2020-05-28T10:15:00Z">
        <w:r w:rsidR="00687C15">
          <w:rPr>
            <w:noProof/>
            <w:webHidden/>
          </w:rPr>
          <w:t>23</w:t>
        </w:r>
      </w:ins>
      <w:ins w:id="89" w:author="Menhorn Timo" w:date="2020-05-28T10:10:00Z">
        <w:r>
          <w:rPr>
            <w:noProof/>
            <w:webHidden/>
          </w:rPr>
          <w:fldChar w:fldCharType="end"/>
        </w:r>
        <w:r w:rsidRPr="00BA27DD">
          <w:rPr>
            <w:rStyle w:val="Hyperlink"/>
            <w:noProof/>
          </w:rPr>
          <w:fldChar w:fldCharType="end"/>
        </w:r>
      </w:ins>
    </w:p>
    <w:p w14:paraId="21A43D5A" w14:textId="318A1956" w:rsidR="003B6F0E" w:rsidRDefault="003B6F0E">
      <w:pPr>
        <w:pStyle w:val="Abbildungsverzeichnis"/>
        <w:tabs>
          <w:tab w:val="right" w:leader="dot" w:pos="9062"/>
        </w:tabs>
        <w:rPr>
          <w:ins w:id="90" w:author="Menhorn Timo" w:date="2020-05-28T10:10:00Z"/>
          <w:rFonts w:eastAsiaTheme="minorEastAsia"/>
          <w:noProof/>
          <w:lang w:eastAsia="de-DE"/>
        </w:rPr>
      </w:pPr>
      <w:ins w:id="91"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"_Toc41553026"</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5: Ablaufdiagramm Genehmigungsprozess</w:t>
        </w:r>
        <w:r>
          <w:rPr>
            <w:noProof/>
            <w:webHidden/>
          </w:rPr>
          <w:tab/>
        </w:r>
        <w:r>
          <w:rPr>
            <w:noProof/>
            <w:webHidden/>
          </w:rPr>
          <w:fldChar w:fldCharType="begin"/>
        </w:r>
        <w:r>
          <w:rPr>
            <w:noProof/>
            <w:webHidden/>
          </w:rPr>
          <w:instrText xml:space="preserve"> PAGEREF _Toc41553026 \h </w:instrText>
        </w:r>
        <w:r>
          <w:rPr>
            <w:noProof/>
            <w:webHidden/>
          </w:rPr>
        </w:r>
      </w:ins>
      <w:r>
        <w:rPr>
          <w:noProof/>
          <w:webHidden/>
        </w:rPr>
        <w:fldChar w:fldCharType="separate"/>
      </w:r>
      <w:ins w:id="92" w:author="Menhorn Timo" w:date="2020-05-28T10:15:00Z">
        <w:r w:rsidR="00687C15">
          <w:rPr>
            <w:noProof/>
            <w:webHidden/>
          </w:rPr>
          <w:t>26</w:t>
        </w:r>
      </w:ins>
      <w:ins w:id="93" w:author="Menhorn Timo" w:date="2020-05-28T10:10:00Z">
        <w:r>
          <w:rPr>
            <w:noProof/>
            <w:webHidden/>
          </w:rPr>
          <w:fldChar w:fldCharType="end"/>
        </w:r>
        <w:r w:rsidRPr="00BA27DD">
          <w:rPr>
            <w:rStyle w:val="Hyperlink"/>
            <w:noProof/>
          </w:rPr>
          <w:fldChar w:fldCharType="end"/>
        </w:r>
      </w:ins>
    </w:p>
    <w:p w14:paraId="34D2726C" w14:textId="44CD9326" w:rsidR="003B6F0E" w:rsidRDefault="003B6F0E">
      <w:pPr>
        <w:pStyle w:val="Abbildungsverzeichnis"/>
        <w:tabs>
          <w:tab w:val="right" w:leader="dot" w:pos="9062"/>
        </w:tabs>
        <w:rPr>
          <w:ins w:id="94" w:author="Menhorn Timo" w:date="2020-05-28T10:10:00Z"/>
          <w:rFonts w:eastAsiaTheme="minorEastAsia"/>
          <w:noProof/>
          <w:lang w:eastAsia="de-DE"/>
        </w:rPr>
      </w:pPr>
      <w:ins w:id="95"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"_Toc41553027"</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6: Klassendiagramm der Formfields</w:t>
        </w:r>
        <w:r>
          <w:rPr>
            <w:noProof/>
            <w:webHidden/>
          </w:rPr>
          <w:tab/>
        </w:r>
        <w:r>
          <w:rPr>
            <w:noProof/>
            <w:webHidden/>
          </w:rPr>
          <w:fldChar w:fldCharType="begin"/>
        </w:r>
        <w:r>
          <w:rPr>
            <w:noProof/>
            <w:webHidden/>
          </w:rPr>
          <w:instrText xml:space="preserve"> PAGEREF _Toc41553027 \h </w:instrText>
        </w:r>
        <w:r>
          <w:rPr>
            <w:noProof/>
            <w:webHidden/>
          </w:rPr>
        </w:r>
      </w:ins>
      <w:r>
        <w:rPr>
          <w:noProof/>
          <w:webHidden/>
        </w:rPr>
        <w:fldChar w:fldCharType="separate"/>
      </w:r>
      <w:ins w:id="96" w:author="Menhorn Timo" w:date="2020-05-28T10:15:00Z">
        <w:r w:rsidR="00687C15">
          <w:rPr>
            <w:noProof/>
            <w:webHidden/>
          </w:rPr>
          <w:t>27</w:t>
        </w:r>
      </w:ins>
      <w:ins w:id="97" w:author="Menhorn Timo" w:date="2020-05-28T10:10:00Z">
        <w:r>
          <w:rPr>
            <w:noProof/>
            <w:webHidden/>
          </w:rPr>
          <w:fldChar w:fldCharType="end"/>
        </w:r>
        <w:r w:rsidRPr="00BA27DD">
          <w:rPr>
            <w:rStyle w:val="Hyperlink"/>
            <w:noProof/>
          </w:rPr>
          <w:fldChar w:fldCharType="end"/>
        </w:r>
      </w:ins>
    </w:p>
    <w:p w14:paraId="087C7314" w14:textId="285F8208" w:rsidR="003B6F0E" w:rsidRDefault="003B6F0E">
      <w:pPr>
        <w:pStyle w:val="Abbildungsverzeichnis"/>
        <w:tabs>
          <w:tab w:val="right" w:leader="dot" w:pos="9062"/>
        </w:tabs>
        <w:rPr>
          <w:ins w:id="98" w:author="Menhorn Timo" w:date="2020-05-28T10:10:00Z"/>
          <w:rFonts w:eastAsiaTheme="minorEastAsia"/>
          <w:noProof/>
          <w:lang w:eastAsia="de-DE"/>
        </w:rPr>
      </w:pPr>
      <w:ins w:id="99"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"_Toc41553028"</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7: JSON Beispiel für Home</w:t>
        </w:r>
        <w:r>
          <w:rPr>
            <w:noProof/>
            <w:webHidden/>
          </w:rPr>
          <w:tab/>
        </w:r>
        <w:r>
          <w:rPr>
            <w:noProof/>
            <w:webHidden/>
          </w:rPr>
          <w:fldChar w:fldCharType="begin"/>
        </w:r>
        <w:r>
          <w:rPr>
            <w:noProof/>
            <w:webHidden/>
          </w:rPr>
          <w:instrText xml:space="preserve"> PAGEREF _Toc41553028 \h </w:instrText>
        </w:r>
        <w:r>
          <w:rPr>
            <w:noProof/>
            <w:webHidden/>
          </w:rPr>
        </w:r>
      </w:ins>
      <w:r>
        <w:rPr>
          <w:noProof/>
          <w:webHidden/>
        </w:rPr>
        <w:fldChar w:fldCharType="separate"/>
      </w:r>
      <w:ins w:id="100" w:author="Menhorn Timo" w:date="2020-05-28T10:15:00Z">
        <w:r w:rsidR="00687C15">
          <w:rPr>
            <w:noProof/>
            <w:webHidden/>
          </w:rPr>
          <w:t>27</w:t>
        </w:r>
      </w:ins>
      <w:ins w:id="101" w:author="Menhorn Timo" w:date="2020-05-28T10:10:00Z">
        <w:r>
          <w:rPr>
            <w:noProof/>
            <w:webHidden/>
          </w:rPr>
          <w:fldChar w:fldCharType="end"/>
        </w:r>
        <w:r w:rsidRPr="00BA27DD">
          <w:rPr>
            <w:rStyle w:val="Hyperlink"/>
            <w:noProof/>
          </w:rPr>
          <w:fldChar w:fldCharType="end"/>
        </w:r>
      </w:ins>
    </w:p>
    <w:p w14:paraId="29577193" w14:textId="34FDCD5C" w:rsidR="003B6F0E" w:rsidRDefault="003B6F0E">
      <w:pPr>
        <w:pStyle w:val="Abbildungsverzeichnis"/>
        <w:tabs>
          <w:tab w:val="right" w:leader="dot" w:pos="9062"/>
        </w:tabs>
        <w:rPr>
          <w:ins w:id="102" w:author="Menhorn Timo" w:date="2020-05-28T10:10:00Z"/>
          <w:rFonts w:eastAsiaTheme="minorEastAsia"/>
          <w:noProof/>
          <w:lang w:eastAsia="de-DE"/>
        </w:rPr>
      </w:pPr>
      <w:ins w:id="103" w:author="Menhorn Timo" w:date="2020-05-28T10:10:00Z">
        <w:r w:rsidRPr="00BA27DD">
          <w:rPr>
            <w:rStyle w:val="Hyperlink"/>
            <w:noProof/>
          </w:rPr>
          <w:fldChar w:fldCharType="begin"/>
        </w:r>
        <w:r w:rsidRPr="00BA27DD">
          <w:rPr>
            <w:rStyle w:val="Hyperlink"/>
            <w:noProof/>
          </w:rPr>
          <w:instrText xml:space="preserve"> </w:instrText>
        </w:r>
        <w:r>
          <w:rPr>
            <w:noProof/>
          </w:rPr>
          <w:instrText>HYPERLINK "C:\\Users\\menhorti\\Documents\\Ausbildung\\Abschlussarbeit\\Projektdokumentation\\projectdoku_v3.docx" \l "_Toc41553029"</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8: HTML Beispiel für Home</w:t>
        </w:r>
        <w:r>
          <w:rPr>
            <w:noProof/>
            <w:webHidden/>
          </w:rPr>
          <w:tab/>
        </w:r>
        <w:r>
          <w:rPr>
            <w:noProof/>
            <w:webHidden/>
          </w:rPr>
          <w:fldChar w:fldCharType="begin"/>
        </w:r>
        <w:r>
          <w:rPr>
            <w:noProof/>
            <w:webHidden/>
          </w:rPr>
          <w:instrText xml:space="preserve"> PAGEREF _Toc41553029 \h </w:instrText>
        </w:r>
        <w:r>
          <w:rPr>
            <w:noProof/>
            <w:webHidden/>
          </w:rPr>
        </w:r>
      </w:ins>
      <w:r>
        <w:rPr>
          <w:noProof/>
          <w:webHidden/>
        </w:rPr>
        <w:fldChar w:fldCharType="separate"/>
      </w:r>
      <w:ins w:id="104" w:author="Menhorn Timo" w:date="2020-05-28T10:15:00Z">
        <w:r w:rsidR="00687C15">
          <w:rPr>
            <w:noProof/>
            <w:webHidden/>
          </w:rPr>
          <w:t>28</w:t>
        </w:r>
      </w:ins>
      <w:ins w:id="105" w:author="Menhorn Timo" w:date="2020-05-28T10:10:00Z">
        <w:r>
          <w:rPr>
            <w:noProof/>
            <w:webHidden/>
          </w:rPr>
          <w:fldChar w:fldCharType="end"/>
        </w:r>
        <w:r w:rsidRPr="00BA27DD">
          <w:rPr>
            <w:rStyle w:val="Hyperlink"/>
            <w:noProof/>
          </w:rPr>
          <w:fldChar w:fldCharType="end"/>
        </w:r>
      </w:ins>
    </w:p>
    <w:p w14:paraId="1AACEDCB" w14:textId="5364ACBD" w:rsidR="003B6F0E" w:rsidRDefault="003B6F0E">
      <w:pPr>
        <w:pStyle w:val="Abbildungsverzeichnis"/>
        <w:tabs>
          <w:tab w:val="right" w:leader="dot" w:pos="9062"/>
        </w:tabs>
        <w:rPr>
          <w:ins w:id="106" w:author="Menhorn Timo" w:date="2020-05-28T10:10:00Z"/>
          <w:rFonts w:eastAsiaTheme="minorEastAsia"/>
          <w:noProof/>
          <w:lang w:eastAsia="de-DE"/>
        </w:rPr>
      </w:pPr>
      <w:ins w:id="107" w:author="Menhorn Timo" w:date="2020-05-28T10:10:00Z">
        <w:r w:rsidRPr="00BA27DD">
          <w:rPr>
            <w:rStyle w:val="Hyperlink"/>
            <w:noProof/>
          </w:rPr>
          <w:lastRenderedPageBreak/>
          <w:fldChar w:fldCharType="begin"/>
        </w:r>
        <w:r w:rsidRPr="00BA27DD">
          <w:rPr>
            <w:rStyle w:val="Hyperlink"/>
            <w:noProof/>
          </w:rPr>
          <w:instrText xml:space="preserve"> </w:instrText>
        </w:r>
        <w:r>
          <w:rPr>
            <w:noProof/>
          </w:rPr>
          <w:instrText>HYPERLINK \l "_Toc41553030"</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9: JSON Beispiel für Create</w:t>
        </w:r>
        <w:r>
          <w:rPr>
            <w:noProof/>
            <w:webHidden/>
          </w:rPr>
          <w:tab/>
        </w:r>
        <w:r>
          <w:rPr>
            <w:noProof/>
            <w:webHidden/>
          </w:rPr>
          <w:fldChar w:fldCharType="begin"/>
        </w:r>
        <w:r>
          <w:rPr>
            <w:noProof/>
            <w:webHidden/>
          </w:rPr>
          <w:instrText xml:space="preserve"> PAGEREF _Toc41553030 \h </w:instrText>
        </w:r>
        <w:r>
          <w:rPr>
            <w:noProof/>
            <w:webHidden/>
          </w:rPr>
        </w:r>
      </w:ins>
      <w:r>
        <w:rPr>
          <w:noProof/>
          <w:webHidden/>
        </w:rPr>
        <w:fldChar w:fldCharType="separate"/>
      </w:r>
      <w:ins w:id="108" w:author="Menhorn Timo" w:date="2020-05-28T10:15:00Z">
        <w:r w:rsidR="00687C15">
          <w:rPr>
            <w:noProof/>
            <w:webHidden/>
          </w:rPr>
          <w:t>28</w:t>
        </w:r>
      </w:ins>
      <w:ins w:id="109" w:author="Menhorn Timo" w:date="2020-05-28T10:10:00Z">
        <w:r>
          <w:rPr>
            <w:noProof/>
            <w:webHidden/>
          </w:rPr>
          <w:fldChar w:fldCharType="end"/>
        </w:r>
        <w:r w:rsidRPr="00BA27DD">
          <w:rPr>
            <w:rStyle w:val="Hyperlink"/>
            <w:noProof/>
          </w:rPr>
          <w:fldChar w:fldCharType="end"/>
        </w:r>
      </w:ins>
    </w:p>
    <w:p w14:paraId="772B52F8" w14:textId="397E2753" w:rsidR="003B6F0E" w:rsidRDefault="003B6F0E">
      <w:pPr>
        <w:pStyle w:val="Abbildungsverzeichnis"/>
        <w:tabs>
          <w:tab w:val="right" w:leader="dot" w:pos="9062"/>
        </w:tabs>
        <w:rPr>
          <w:ins w:id="110" w:author="Menhorn Timo" w:date="2020-05-28T10:10:00Z"/>
          <w:rFonts w:eastAsiaTheme="minorEastAsia"/>
          <w:noProof/>
          <w:lang w:eastAsia="de-DE"/>
        </w:rPr>
      </w:pPr>
      <w:ins w:id="111"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"_Toc41553031"</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10: HTML Beispiel für Create</w:t>
        </w:r>
        <w:r>
          <w:rPr>
            <w:noProof/>
            <w:webHidden/>
          </w:rPr>
          <w:tab/>
        </w:r>
        <w:r>
          <w:rPr>
            <w:noProof/>
            <w:webHidden/>
          </w:rPr>
          <w:fldChar w:fldCharType="begin"/>
        </w:r>
        <w:r>
          <w:rPr>
            <w:noProof/>
            <w:webHidden/>
          </w:rPr>
          <w:instrText xml:space="preserve"> PAGEREF _Toc41553031 \h </w:instrText>
        </w:r>
        <w:r>
          <w:rPr>
            <w:noProof/>
            <w:webHidden/>
          </w:rPr>
        </w:r>
      </w:ins>
      <w:r>
        <w:rPr>
          <w:noProof/>
          <w:webHidden/>
        </w:rPr>
        <w:fldChar w:fldCharType="separate"/>
      </w:r>
      <w:ins w:id="112" w:author="Menhorn Timo" w:date="2020-05-28T10:15:00Z">
        <w:r w:rsidR="00687C15">
          <w:rPr>
            <w:noProof/>
            <w:webHidden/>
          </w:rPr>
          <w:t>29</w:t>
        </w:r>
      </w:ins>
      <w:ins w:id="113" w:author="Menhorn Timo" w:date="2020-05-28T10:10:00Z">
        <w:r>
          <w:rPr>
            <w:noProof/>
            <w:webHidden/>
          </w:rPr>
          <w:fldChar w:fldCharType="end"/>
        </w:r>
        <w:r w:rsidRPr="00BA27DD">
          <w:rPr>
            <w:rStyle w:val="Hyperlink"/>
            <w:noProof/>
          </w:rPr>
          <w:fldChar w:fldCharType="end"/>
        </w:r>
      </w:ins>
    </w:p>
    <w:p w14:paraId="541AE635" w14:textId="125B199B" w:rsidR="003B6F0E" w:rsidRDefault="003B6F0E">
      <w:pPr>
        <w:pStyle w:val="Abbildungsverzeichnis"/>
        <w:tabs>
          <w:tab w:val="right" w:leader="dot" w:pos="9062"/>
        </w:tabs>
        <w:rPr>
          <w:ins w:id="114" w:author="Menhorn Timo" w:date="2020-05-28T10:10:00Z"/>
          <w:rFonts w:eastAsiaTheme="minorEastAsia"/>
          <w:noProof/>
          <w:lang w:eastAsia="de-DE"/>
        </w:rPr>
      </w:pPr>
      <w:ins w:id="115"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"_Toc41553032"</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11: Initialisierung des Formulars</w:t>
        </w:r>
        <w:r>
          <w:rPr>
            <w:noProof/>
            <w:webHidden/>
          </w:rPr>
          <w:tab/>
        </w:r>
        <w:r>
          <w:rPr>
            <w:noProof/>
            <w:webHidden/>
          </w:rPr>
          <w:fldChar w:fldCharType="begin"/>
        </w:r>
        <w:r>
          <w:rPr>
            <w:noProof/>
            <w:webHidden/>
          </w:rPr>
          <w:instrText xml:space="preserve"> PAGEREF _Toc41553032 \h </w:instrText>
        </w:r>
        <w:r>
          <w:rPr>
            <w:noProof/>
            <w:webHidden/>
          </w:rPr>
        </w:r>
      </w:ins>
      <w:r>
        <w:rPr>
          <w:noProof/>
          <w:webHidden/>
        </w:rPr>
        <w:fldChar w:fldCharType="separate"/>
      </w:r>
      <w:ins w:id="116" w:author="Menhorn Timo" w:date="2020-05-28T10:15:00Z">
        <w:r w:rsidR="00687C15">
          <w:rPr>
            <w:noProof/>
            <w:webHidden/>
          </w:rPr>
          <w:t>30</w:t>
        </w:r>
      </w:ins>
      <w:ins w:id="117" w:author="Menhorn Timo" w:date="2020-05-28T10:10:00Z">
        <w:r>
          <w:rPr>
            <w:noProof/>
            <w:webHidden/>
          </w:rPr>
          <w:fldChar w:fldCharType="end"/>
        </w:r>
        <w:r w:rsidRPr="00BA27DD">
          <w:rPr>
            <w:rStyle w:val="Hyperlink"/>
            <w:noProof/>
          </w:rPr>
          <w:fldChar w:fldCharType="end"/>
        </w:r>
      </w:ins>
    </w:p>
    <w:p w14:paraId="26FE71AC" w14:textId="203355BE" w:rsidR="003B6F0E" w:rsidRDefault="003B6F0E">
      <w:pPr>
        <w:pStyle w:val="Abbildungsverzeichnis"/>
        <w:tabs>
          <w:tab w:val="right" w:leader="dot" w:pos="9062"/>
        </w:tabs>
        <w:rPr>
          <w:ins w:id="118" w:author="Menhorn Timo" w:date="2020-05-28T10:10:00Z"/>
          <w:rFonts w:eastAsiaTheme="minorEastAsia"/>
          <w:noProof/>
          <w:lang w:eastAsia="de-DE"/>
        </w:rPr>
      </w:pPr>
      <w:ins w:id="119"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"_Toc41553033"</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12: Validation Messages der FormControls</w:t>
        </w:r>
        <w:r>
          <w:rPr>
            <w:noProof/>
            <w:webHidden/>
          </w:rPr>
          <w:tab/>
        </w:r>
        <w:r>
          <w:rPr>
            <w:noProof/>
            <w:webHidden/>
          </w:rPr>
          <w:fldChar w:fldCharType="begin"/>
        </w:r>
        <w:r>
          <w:rPr>
            <w:noProof/>
            <w:webHidden/>
          </w:rPr>
          <w:instrText xml:space="preserve"> PAGEREF _Toc41553033 \h </w:instrText>
        </w:r>
        <w:r>
          <w:rPr>
            <w:noProof/>
            <w:webHidden/>
          </w:rPr>
        </w:r>
      </w:ins>
      <w:r>
        <w:rPr>
          <w:noProof/>
          <w:webHidden/>
        </w:rPr>
        <w:fldChar w:fldCharType="separate"/>
      </w:r>
      <w:ins w:id="120" w:author="Menhorn Timo" w:date="2020-05-28T10:15:00Z">
        <w:r w:rsidR="00687C15">
          <w:rPr>
            <w:noProof/>
            <w:webHidden/>
          </w:rPr>
          <w:t>30</w:t>
        </w:r>
      </w:ins>
      <w:ins w:id="121" w:author="Menhorn Timo" w:date="2020-05-28T10:10:00Z">
        <w:r>
          <w:rPr>
            <w:noProof/>
            <w:webHidden/>
          </w:rPr>
          <w:fldChar w:fldCharType="end"/>
        </w:r>
        <w:r w:rsidRPr="00BA27DD">
          <w:rPr>
            <w:rStyle w:val="Hyperlink"/>
            <w:noProof/>
          </w:rPr>
          <w:fldChar w:fldCharType="end"/>
        </w:r>
      </w:ins>
    </w:p>
    <w:p w14:paraId="0A5B94FA" w14:textId="320A1260" w:rsidR="003B6F0E" w:rsidRDefault="003B6F0E">
      <w:pPr>
        <w:pStyle w:val="Abbildungsverzeichnis"/>
        <w:tabs>
          <w:tab w:val="right" w:leader="dot" w:pos="9062"/>
        </w:tabs>
        <w:rPr>
          <w:ins w:id="122" w:author="Menhorn Timo" w:date="2020-05-28T10:10:00Z"/>
          <w:rFonts w:eastAsiaTheme="minorEastAsia"/>
          <w:noProof/>
          <w:lang w:eastAsia="de-DE"/>
        </w:rPr>
      </w:pPr>
      <w:ins w:id="123"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"_Toc41553034"</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13: Zwischenspeicher für Fehlermeldungen zur Laufzeit</w:t>
        </w:r>
        <w:r>
          <w:rPr>
            <w:noProof/>
            <w:webHidden/>
          </w:rPr>
          <w:tab/>
        </w:r>
        <w:r>
          <w:rPr>
            <w:noProof/>
            <w:webHidden/>
          </w:rPr>
          <w:fldChar w:fldCharType="begin"/>
        </w:r>
        <w:r>
          <w:rPr>
            <w:noProof/>
            <w:webHidden/>
          </w:rPr>
          <w:instrText xml:space="preserve"> PAGEREF _Toc41553034 \h </w:instrText>
        </w:r>
        <w:r>
          <w:rPr>
            <w:noProof/>
            <w:webHidden/>
          </w:rPr>
        </w:r>
      </w:ins>
      <w:r>
        <w:rPr>
          <w:noProof/>
          <w:webHidden/>
        </w:rPr>
        <w:fldChar w:fldCharType="separate"/>
      </w:r>
      <w:ins w:id="124" w:author="Menhorn Timo" w:date="2020-05-28T10:15:00Z">
        <w:r w:rsidR="00687C15">
          <w:rPr>
            <w:noProof/>
            <w:webHidden/>
          </w:rPr>
          <w:t>31</w:t>
        </w:r>
      </w:ins>
      <w:ins w:id="125" w:author="Menhorn Timo" w:date="2020-05-28T10:10:00Z">
        <w:r>
          <w:rPr>
            <w:noProof/>
            <w:webHidden/>
          </w:rPr>
          <w:fldChar w:fldCharType="end"/>
        </w:r>
        <w:r w:rsidRPr="00BA27DD">
          <w:rPr>
            <w:rStyle w:val="Hyperlink"/>
            <w:noProof/>
          </w:rPr>
          <w:fldChar w:fldCharType="end"/>
        </w:r>
      </w:ins>
    </w:p>
    <w:p w14:paraId="766EE4DA" w14:textId="24CE3BAC" w:rsidR="003B6F0E" w:rsidRDefault="003B6F0E">
      <w:pPr>
        <w:pStyle w:val="Abbildungsverzeichnis"/>
        <w:tabs>
          <w:tab w:val="right" w:leader="dot" w:pos="9062"/>
        </w:tabs>
        <w:rPr>
          <w:ins w:id="126" w:author="Menhorn Timo" w:date="2020-05-28T10:10:00Z"/>
          <w:rFonts w:eastAsiaTheme="minorEastAsia"/>
          <w:noProof/>
          <w:lang w:eastAsia="de-DE"/>
        </w:rPr>
      </w:pPr>
      <w:ins w:id="127"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"_Toc41553035"</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14: Loggen von Value Changes</w:t>
        </w:r>
        <w:r>
          <w:rPr>
            <w:noProof/>
            <w:webHidden/>
          </w:rPr>
          <w:tab/>
        </w:r>
        <w:r>
          <w:rPr>
            <w:noProof/>
            <w:webHidden/>
          </w:rPr>
          <w:fldChar w:fldCharType="begin"/>
        </w:r>
        <w:r>
          <w:rPr>
            <w:noProof/>
            <w:webHidden/>
          </w:rPr>
          <w:instrText xml:space="preserve"> PAGEREF _Toc41553035 \h </w:instrText>
        </w:r>
        <w:r>
          <w:rPr>
            <w:noProof/>
            <w:webHidden/>
          </w:rPr>
        </w:r>
      </w:ins>
      <w:r>
        <w:rPr>
          <w:noProof/>
          <w:webHidden/>
        </w:rPr>
        <w:fldChar w:fldCharType="separate"/>
      </w:r>
      <w:ins w:id="128" w:author="Menhorn Timo" w:date="2020-05-28T10:15:00Z">
        <w:r w:rsidR="00687C15">
          <w:rPr>
            <w:noProof/>
            <w:webHidden/>
          </w:rPr>
          <w:t>32</w:t>
        </w:r>
      </w:ins>
      <w:ins w:id="129" w:author="Menhorn Timo" w:date="2020-05-28T10:10:00Z">
        <w:r>
          <w:rPr>
            <w:noProof/>
            <w:webHidden/>
          </w:rPr>
          <w:fldChar w:fldCharType="end"/>
        </w:r>
        <w:r w:rsidRPr="00BA27DD">
          <w:rPr>
            <w:rStyle w:val="Hyperlink"/>
            <w:noProof/>
          </w:rPr>
          <w:fldChar w:fldCharType="end"/>
        </w:r>
      </w:ins>
    </w:p>
    <w:p w14:paraId="174E7B94" w14:textId="5FAA7CD7" w:rsidR="003B6F0E" w:rsidRDefault="003B6F0E">
      <w:pPr>
        <w:pStyle w:val="Abbildungsverzeichnis"/>
        <w:tabs>
          <w:tab w:val="right" w:leader="dot" w:pos="9062"/>
        </w:tabs>
        <w:rPr>
          <w:ins w:id="130" w:author="Menhorn Timo" w:date="2020-05-28T10:10:00Z"/>
          <w:rFonts w:eastAsiaTheme="minorEastAsia"/>
          <w:noProof/>
          <w:lang w:eastAsia="de-DE"/>
        </w:rPr>
      </w:pPr>
      <w:ins w:id="131"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"_Toc41553036"</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15: Usermanagement</w:t>
        </w:r>
        <w:r>
          <w:rPr>
            <w:noProof/>
            <w:webHidden/>
          </w:rPr>
          <w:tab/>
        </w:r>
        <w:r>
          <w:rPr>
            <w:noProof/>
            <w:webHidden/>
          </w:rPr>
          <w:fldChar w:fldCharType="begin"/>
        </w:r>
        <w:r>
          <w:rPr>
            <w:noProof/>
            <w:webHidden/>
          </w:rPr>
          <w:instrText xml:space="preserve"> PAGEREF _Toc41553036 \h </w:instrText>
        </w:r>
        <w:r>
          <w:rPr>
            <w:noProof/>
            <w:webHidden/>
          </w:rPr>
        </w:r>
      </w:ins>
      <w:r>
        <w:rPr>
          <w:noProof/>
          <w:webHidden/>
        </w:rPr>
        <w:fldChar w:fldCharType="separate"/>
      </w:r>
      <w:ins w:id="132" w:author="Menhorn Timo" w:date="2020-05-28T10:15:00Z">
        <w:r w:rsidR="00687C15">
          <w:rPr>
            <w:noProof/>
            <w:webHidden/>
          </w:rPr>
          <w:t>33</w:t>
        </w:r>
      </w:ins>
      <w:ins w:id="133" w:author="Menhorn Timo" w:date="2020-05-28T10:10:00Z">
        <w:r>
          <w:rPr>
            <w:noProof/>
            <w:webHidden/>
          </w:rPr>
          <w:fldChar w:fldCharType="end"/>
        </w:r>
        <w:r w:rsidRPr="00BA27DD">
          <w:rPr>
            <w:rStyle w:val="Hyperlink"/>
            <w:noProof/>
          </w:rPr>
          <w:fldChar w:fldCharType="end"/>
        </w:r>
      </w:ins>
    </w:p>
    <w:p w14:paraId="38E7A453" w14:textId="2D37F3A7" w:rsidR="003B6F0E" w:rsidRDefault="003B6F0E">
      <w:pPr>
        <w:pStyle w:val="Abbildungsverzeichnis"/>
        <w:tabs>
          <w:tab w:val="right" w:leader="dot" w:pos="9062"/>
        </w:tabs>
        <w:rPr>
          <w:ins w:id="134" w:author="Menhorn Timo" w:date="2020-05-28T10:10:00Z"/>
          <w:rFonts w:eastAsiaTheme="minorEastAsia"/>
          <w:noProof/>
          <w:lang w:eastAsia="de-DE"/>
        </w:rPr>
      </w:pPr>
      <w:ins w:id="135"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"_Toc41553037"</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16: Funktionsweise von Angular</w:t>
        </w:r>
        <w:r>
          <w:rPr>
            <w:noProof/>
            <w:webHidden/>
          </w:rPr>
          <w:tab/>
        </w:r>
        <w:r>
          <w:rPr>
            <w:noProof/>
            <w:webHidden/>
          </w:rPr>
          <w:fldChar w:fldCharType="begin"/>
        </w:r>
        <w:r>
          <w:rPr>
            <w:noProof/>
            <w:webHidden/>
          </w:rPr>
          <w:instrText xml:space="preserve"> PAGEREF _Toc41553037 \h </w:instrText>
        </w:r>
        <w:r>
          <w:rPr>
            <w:noProof/>
            <w:webHidden/>
          </w:rPr>
        </w:r>
      </w:ins>
      <w:r>
        <w:rPr>
          <w:noProof/>
          <w:webHidden/>
        </w:rPr>
        <w:fldChar w:fldCharType="separate"/>
      </w:r>
      <w:ins w:id="136" w:author="Menhorn Timo" w:date="2020-05-28T10:15:00Z">
        <w:r w:rsidR="00687C15">
          <w:rPr>
            <w:noProof/>
            <w:webHidden/>
          </w:rPr>
          <w:t>35</w:t>
        </w:r>
      </w:ins>
      <w:ins w:id="137" w:author="Menhorn Timo" w:date="2020-05-28T10:10:00Z">
        <w:r>
          <w:rPr>
            <w:noProof/>
            <w:webHidden/>
          </w:rPr>
          <w:fldChar w:fldCharType="end"/>
        </w:r>
        <w:r w:rsidRPr="00BA27DD">
          <w:rPr>
            <w:rStyle w:val="Hyperlink"/>
            <w:noProof/>
          </w:rPr>
          <w:fldChar w:fldCharType="end"/>
        </w:r>
      </w:ins>
    </w:p>
    <w:p w14:paraId="2997C98A" w14:textId="2F94E4A5" w:rsidR="003B6F0E" w:rsidRDefault="003B6F0E">
      <w:pPr>
        <w:pStyle w:val="Abbildungsverzeichnis"/>
        <w:tabs>
          <w:tab w:val="right" w:leader="dot" w:pos="9062"/>
        </w:tabs>
        <w:rPr>
          <w:ins w:id="138" w:author="Menhorn Timo" w:date="2020-05-28T10:10:00Z"/>
          <w:rFonts w:eastAsiaTheme="minorEastAsia"/>
          <w:noProof/>
          <w:lang w:eastAsia="de-DE"/>
        </w:rPr>
      </w:pPr>
      <w:ins w:id="139"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"_Toc41553038"</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17: Hello World Beispiel Angular</w:t>
        </w:r>
        <w:r>
          <w:rPr>
            <w:noProof/>
            <w:webHidden/>
          </w:rPr>
          <w:tab/>
        </w:r>
        <w:r>
          <w:rPr>
            <w:noProof/>
            <w:webHidden/>
          </w:rPr>
          <w:fldChar w:fldCharType="begin"/>
        </w:r>
        <w:r>
          <w:rPr>
            <w:noProof/>
            <w:webHidden/>
          </w:rPr>
          <w:instrText xml:space="preserve"> PAGEREF _Toc41553038 \h </w:instrText>
        </w:r>
        <w:r>
          <w:rPr>
            <w:noProof/>
            <w:webHidden/>
          </w:rPr>
        </w:r>
      </w:ins>
      <w:r>
        <w:rPr>
          <w:noProof/>
          <w:webHidden/>
        </w:rPr>
        <w:fldChar w:fldCharType="separate"/>
      </w:r>
      <w:ins w:id="140" w:author="Menhorn Timo" w:date="2020-05-28T10:15:00Z">
        <w:r w:rsidR="00687C15">
          <w:rPr>
            <w:noProof/>
            <w:webHidden/>
          </w:rPr>
          <w:t>36</w:t>
        </w:r>
      </w:ins>
      <w:ins w:id="141" w:author="Menhorn Timo" w:date="2020-05-28T10:10:00Z">
        <w:r>
          <w:rPr>
            <w:noProof/>
            <w:webHidden/>
          </w:rPr>
          <w:fldChar w:fldCharType="end"/>
        </w:r>
        <w:r w:rsidRPr="00BA27DD">
          <w:rPr>
            <w:rStyle w:val="Hyperlink"/>
            <w:noProof/>
          </w:rPr>
          <w:fldChar w:fldCharType="end"/>
        </w:r>
      </w:ins>
    </w:p>
    <w:p w14:paraId="3F1B6E40" w14:textId="70C42AFB" w:rsidR="003B6F0E" w:rsidRDefault="003B6F0E">
      <w:pPr>
        <w:pStyle w:val="Abbildungsverzeichnis"/>
        <w:tabs>
          <w:tab w:val="right" w:leader="dot" w:pos="9062"/>
        </w:tabs>
        <w:rPr>
          <w:ins w:id="142" w:author="Menhorn Timo" w:date="2020-05-28T10:10:00Z"/>
          <w:rFonts w:eastAsiaTheme="minorEastAsia"/>
          <w:noProof/>
          <w:lang w:eastAsia="de-DE"/>
        </w:rPr>
      </w:pPr>
      <w:ins w:id="143"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"_Toc41553039"</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18: Star History der Frameworks im Vergleich</w:t>
        </w:r>
        <w:r>
          <w:rPr>
            <w:noProof/>
            <w:webHidden/>
          </w:rPr>
          <w:tab/>
        </w:r>
        <w:r>
          <w:rPr>
            <w:noProof/>
            <w:webHidden/>
          </w:rPr>
          <w:fldChar w:fldCharType="begin"/>
        </w:r>
        <w:r>
          <w:rPr>
            <w:noProof/>
            <w:webHidden/>
          </w:rPr>
          <w:instrText xml:space="preserve"> PAGEREF _Toc41553039 \h </w:instrText>
        </w:r>
        <w:r>
          <w:rPr>
            <w:noProof/>
            <w:webHidden/>
          </w:rPr>
        </w:r>
      </w:ins>
      <w:r>
        <w:rPr>
          <w:noProof/>
          <w:webHidden/>
        </w:rPr>
        <w:fldChar w:fldCharType="separate"/>
      </w:r>
      <w:ins w:id="144" w:author="Menhorn Timo" w:date="2020-05-28T10:15:00Z">
        <w:r w:rsidR="00687C15">
          <w:rPr>
            <w:noProof/>
            <w:webHidden/>
          </w:rPr>
          <w:t>38</w:t>
        </w:r>
      </w:ins>
      <w:ins w:id="145" w:author="Menhorn Timo" w:date="2020-05-28T10:10:00Z">
        <w:r>
          <w:rPr>
            <w:noProof/>
            <w:webHidden/>
          </w:rPr>
          <w:fldChar w:fldCharType="end"/>
        </w:r>
        <w:r w:rsidRPr="00BA27DD">
          <w:rPr>
            <w:rStyle w:val="Hyperlink"/>
            <w:noProof/>
          </w:rPr>
          <w:fldChar w:fldCharType="end"/>
        </w:r>
      </w:ins>
    </w:p>
    <w:p w14:paraId="1A617328" w14:textId="2F5E528C" w:rsidR="003B6F0E" w:rsidRDefault="003B6F0E">
      <w:pPr>
        <w:pStyle w:val="Abbildungsverzeichnis"/>
        <w:tabs>
          <w:tab w:val="right" w:leader="dot" w:pos="9062"/>
        </w:tabs>
        <w:rPr>
          <w:ins w:id="146" w:author="Menhorn Timo" w:date="2020-05-28T10:10:00Z"/>
          <w:rFonts w:eastAsiaTheme="minorEastAsia"/>
          <w:noProof/>
          <w:lang w:eastAsia="de-DE"/>
        </w:rPr>
      </w:pPr>
      <w:ins w:id="147"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"_Toc41553040"</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19: Jobangebote für Entwickler auf gängigen Plattformen</w:t>
        </w:r>
        <w:r>
          <w:rPr>
            <w:noProof/>
            <w:webHidden/>
          </w:rPr>
          <w:tab/>
        </w:r>
        <w:r>
          <w:rPr>
            <w:noProof/>
            <w:webHidden/>
          </w:rPr>
          <w:fldChar w:fldCharType="begin"/>
        </w:r>
        <w:r>
          <w:rPr>
            <w:noProof/>
            <w:webHidden/>
          </w:rPr>
          <w:instrText xml:space="preserve"> PAGEREF _Toc41553040 \h </w:instrText>
        </w:r>
        <w:r>
          <w:rPr>
            <w:noProof/>
            <w:webHidden/>
          </w:rPr>
        </w:r>
      </w:ins>
      <w:r>
        <w:rPr>
          <w:noProof/>
          <w:webHidden/>
        </w:rPr>
        <w:fldChar w:fldCharType="separate"/>
      </w:r>
      <w:ins w:id="148" w:author="Menhorn Timo" w:date="2020-05-28T10:15:00Z">
        <w:r w:rsidR="00687C15">
          <w:rPr>
            <w:noProof/>
            <w:webHidden/>
          </w:rPr>
          <w:t>39</w:t>
        </w:r>
      </w:ins>
      <w:ins w:id="149" w:author="Menhorn Timo" w:date="2020-05-28T10:10:00Z">
        <w:r>
          <w:rPr>
            <w:noProof/>
            <w:webHidden/>
          </w:rPr>
          <w:fldChar w:fldCharType="end"/>
        </w:r>
        <w:r w:rsidRPr="00BA27DD">
          <w:rPr>
            <w:rStyle w:val="Hyperlink"/>
            <w:noProof/>
          </w:rPr>
          <w:fldChar w:fldCharType="end"/>
        </w:r>
      </w:ins>
    </w:p>
    <w:p w14:paraId="278B7A35" w14:textId="793ADBF8" w:rsidR="003B6F0E" w:rsidRDefault="003B6F0E">
      <w:pPr>
        <w:pStyle w:val="Abbildungsverzeichnis"/>
        <w:tabs>
          <w:tab w:val="right" w:leader="dot" w:pos="9062"/>
        </w:tabs>
        <w:rPr>
          <w:ins w:id="150" w:author="Menhorn Timo" w:date="2020-05-28T10:10:00Z"/>
          <w:rFonts w:eastAsiaTheme="minorEastAsia"/>
          <w:noProof/>
          <w:lang w:eastAsia="de-DE"/>
        </w:rPr>
      </w:pPr>
      <w:ins w:id="151"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"_Toc41553041"</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20: Hello World Beispiel React</w:t>
        </w:r>
        <w:r>
          <w:rPr>
            <w:noProof/>
            <w:webHidden/>
          </w:rPr>
          <w:tab/>
        </w:r>
        <w:r>
          <w:rPr>
            <w:noProof/>
            <w:webHidden/>
          </w:rPr>
          <w:fldChar w:fldCharType="begin"/>
        </w:r>
        <w:r>
          <w:rPr>
            <w:noProof/>
            <w:webHidden/>
          </w:rPr>
          <w:instrText xml:space="preserve"> PAGEREF _Toc41553041 \h </w:instrText>
        </w:r>
        <w:r>
          <w:rPr>
            <w:noProof/>
            <w:webHidden/>
          </w:rPr>
        </w:r>
      </w:ins>
      <w:r>
        <w:rPr>
          <w:noProof/>
          <w:webHidden/>
        </w:rPr>
        <w:fldChar w:fldCharType="separate"/>
      </w:r>
      <w:ins w:id="152" w:author="Menhorn Timo" w:date="2020-05-28T10:15:00Z">
        <w:r w:rsidR="00687C15">
          <w:rPr>
            <w:noProof/>
            <w:webHidden/>
          </w:rPr>
          <w:t>40</w:t>
        </w:r>
      </w:ins>
      <w:ins w:id="153" w:author="Menhorn Timo" w:date="2020-05-28T10:10:00Z">
        <w:r>
          <w:rPr>
            <w:noProof/>
            <w:webHidden/>
          </w:rPr>
          <w:fldChar w:fldCharType="end"/>
        </w:r>
        <w:r w:rsidRPr="00BA27DD">
          <w:rPr>
            <w:rStyle w:val="Hyperlink"/>
            <w:noProof/>
          </w:rPr>
          <w:fldChar w:fldCharType="end"/>
        </w:r>
      </w:ins>
    </w:p>
    <w:p w14:paraId="2CDC1155" w14:textId="75F6CFD7" w:rsidR="003B6F0E" w:rsidRDefault="003B6F0E">
      <w:pPr>
        <w:pStyle w:val="Abbildungsverzeichnis"/>
        <w:tabs>
          <w:tab w:val="right" w:leader="dot" w:pos="9062"/>
        </w:tabs>
        <w:rPr>
          <w:ins w:id="154" w:author="Menhorn Timo" w:date="2020-05-28T10:10:00Z"/>
          <w:rFonts w:eastAsiaTheme="minorEastAsia"/>
          <w:noProof/>
          <w:lang w:eastAsia="de-DE"/>
        </w:rPr>
      </w:pPr>
      <w:ins w:id="155"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"_Toc41553042"</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21: Hello World Beispiel VueJS</w:t>
        </w:r>
        <w:r>
          <w:rPr>
            <w:noProof/>
            <w:webHidden/>
          </w:rPr>
          <w:tab/>
        </w:r>
        <w:r>
          <w:rPr>
            <w:noProof/>
            <w:webHidden/>
          </w:rPr>
          <w:fldChar w:fldCharType="begin"/>
        </w:r>
        <w:r>
          <w:rPr>
            <w:noProof/>
            <w:webHidden/>
          </w:rPr>
          <w:instrText xml:space="preserve"> PAGEREF _Toc41553042 \h </w:instrText>
        </w:r>
        <w:r>
          <w:rPr>
            <w:noProof/>
            <w:webHidden/>
          </w:rPr>
        </w:r>
      </w:ins>
      <w:r>
        <w:rPr>
          <w:noProof/>
          <w:webHidden/>
        </w:rPr>
        <w:fldChar w:fldCharType="separate"/>
      </w:r>
      <w:ins w:id="156" w:author="Menhorn Timo" w:date="2020-05-28T10:15:00Z">
        <w:r w:rsidR="00687C15">
          <w:rPr>
            <w:noProof/>
            <w:webHidden/>
          </w:rPr>
          <w:t>40</w:t>
        </w:r>
      </w:ins>
      <w:ins w:id="157" w:author="Menhorn Timo" w:date="2020-05-28T10:10:00Z">
        <w:r>
          <w:rPr>
            <w:noProof/>
            <w:webHidden/>
          </w:rPr>
          <w:fldChar w:fldCharType="end"/>
        </w:r>
        <w:r w:rsidRPr="00BA27DD">
          <w:rPr>
            <w:rStyle w:val="Hyperlink"/>
            <w:noProof/>
          </w:rPr>
          <w:fldChar w:fldCharType="end"/>
        </w:r>
      </w:ins>
    </w:p>
    <w:p w14:paraId="1191A7B3" w14:textId="752FC183" w:rsidR="003B6F0E" w:rsidRDefault="003B6F0E">
      <w:pPr>
        <w:pStyle w:val="Abbildungsverzeichnis"/>
        <w:tabs>
          <w:tab w:val="right" w:leader="dot" w:pos="9062"/>
        </w:tabs>
        <w:rPr>
          <w:ins w:id="158" w:author="Menhorn Timo" w:date="2020-05-28T10:10:00Z"/>
          <w:rFonts w:eastAsiaTheme="minorEastAsia"/>
          <w:noProof/>
          <w:lang w:eastAsia="de-DE"/>
        </w:rPr>
      </w:pPr>
      <w:ins w:id="159"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"_Toc41553043"</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22: Entwurf Login</w:t>
        </w:r>
        <w:r>
          <w:rPr>
            <w:noProof/>
            <w:webHidden/>
          </w:rPr>
          <w:tab/>
        </w:r>
        <w:r>
          <w:rPr>
            <w:noProof/>
            <w:webHidden/>
          </w:rPr>
          <w:fldChar w:fldCharType="begin"/>
        </w:r>
        <w:r>
          <w:rPr>
            <w:noProof/>
            <w:webHidden/>
          </w:rPr>
          <w:instrText xml:space="preserve"> PAGEREF _Toc41553043 \h </w:instrText>
        </w:r>
        <w:r>
          <w:rPr>
            <w:noProof/>
            <w:webHidden/>
          </w:rPr>
        </w:r>
      </w:ins>
      <w:r>
        <w:rPr>
          <w:noProof/>
          <w:webHidden/>
        </w:rPr>
        <w:fldChar w:fldCharType="separate"/>
      </w:r>
      <w:ins w:id="160" w:author="Menhorn Timo" w:date="2020-05-28T10:15:00Z">
        <w:r w:rsidR="00687C15">
          <w:rPr>
            <w:noProof/>
            <w:webHidden/>
          </w:rPr>
          <w:t>55</w:t>
        </w:r>
      </w:ins>
      <w:ins w:id="161" w:author="Menhorn Timo" w:date="2020-05-28T10:10:00Z">
        <w:r>
          <w:rPr>
            <w:noProof/>
            <w:webHidden/>
          </w:rPr>
          <w:fldChar w:fldCharType="end"/>
        </w:r>
        <w:r w:rsidRPr="00BA27DD">
          <w:rPr>
            <w:rStyle w:val="Hyperlink"/>
            <w:noProof/>
          </w:rPr>
          <w:fldChar w:fldCharType="end"/>
        </w:r>
      </w:ins>
    </w:p>
    <w:p w14:paraId="1BDB2BE3" w14:textId="1093E752" w:rsidR="003B6F0E" w:rsidRDefault="003B6F0E">
      <w:pPr>
        <w:pStyle w:val="Abbildungsverzeichnis"/>
        <w:tabs>
          <w:tab w:val="right" w:leader="dot" w:pos="9062"/>
        </w:tabs>
        <w:rPr>
          <w:ins w:id="162" w:author="Menhorn Timo" w:date="2020-05-28T10:10:00Z"/>
          <w:rFonts w:eastAsiaTheme="minorEastAsia"/>
          <w:noProof/>
          <w:lang w:eastAsia="de-DE"/>
        </w:rPr>
      </w:pPr>
      <w:ins w:id="163"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"_Toc41553044"</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23: Entwurf Home</w:t>
        </w:r>
        <w:r>
          <w:rPr>
            <w:noProof/>
            <w:webHidden/>
          </w:rPr>
          <w:tab/>
        </w:r>
        <w:r>
          <w:rPr>
            <w:noProof/>
            <w:webHidden/>
          </w:rPr>
          <w:fldChar w:fldCharType="begin"/>
        </w:r>
        <w:r>
          <w:rPr>
            <w:noProof/>
            <w:webHidden/>
          </w:rPr>
          <w:instrText xml:space="preserve"> PAGEREF _Toc41553044 \h </w:instrText>
        </w:r>
        <w:r>
          <w:rPr>
            <w:noProof/>
            <w:webHidden/>
          </w:rPr>
        </w:r>
      </w:ins>
      <w:r>
        <w:rPr>
          <w:noProof/>
          <w:webHidden/>
        </w:rPr>
        <w:fldChar w:fldCharType="separate"/>
      </w:r>
      <w:ins w:id="164" w:author="Menhorn Timo" w:date="2020-05-28T10:15:00Z">
        <w:r w:rsidR="00687C15">
          <w:rPr>
            <w:noProof/>
            <w:webHidden/>
          </w:rPr>
          <w:t>56</w:t>
        </w:r>
      </w:ins>
      <w:ins w:id="165" w:author="Menhorn Timo" w:date="2020-05-28T10:10:00Z">
        <w:r>
          <w:rPr>
            <w:noProof/>
            <w:webHidden/>
          </w:rPr>
          <w:fldChar w:fldCharType="end"/>
        </w:r>
        <w:r w:rsidRPr="00BA27DD">
          <w:rPr>
            <w:rStyle w:val="Hyperlink"/>
            <w:noProof/>
          </w:rPr>
          <w:fldChar w:fldCharType="end"/>
        </w:r>
      </w:ins>
    </w:p>
    <w:p w14:paraId="422F5D3C" w14:textId="3A134B77" w:rsidR="003B6F0E" w:rsidRDefault="003B6F0E">
      <w:pPr>
        <w:pStyle w:val="Abbildungsverzeichnis"/>
        <w:tabs>
          <w:tab w:val="right" w:leader="dot" w:pos="9062"/>
        </w:tabs>
        <w:rPr>
          <w:ins w:id="166" w:author="Menhorn Timo" w:date="2020-05-28T10:10:00Z"/>
          <w:rFonts w:eastAsiaTheme="minorEastAsia"/>
          <w:noProof/>
          <w:lang w:eastAsia="de-DE"/>
        </w:rPr>
      </w:pPr>
      <w:ins w:id="167"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"_Toc41553045"</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24: Entwurf List</w:t>
        </w:r>
        <w:r>
          <w:rPr>
            <w:noProof/>
            <w:webHidden/>
          </w:rPr>
          <w:tab/>
        </w:r>
        <w:r>
          <w:rPr>
            <w:noProof/>
            <w:webHidden/>
          </w:rPr>
          <w:fldChar w:fldCharType="begin"/>
        </w:r>
        <w:r>
          <w:rPr>
            <w:noProof/>
            <w:webHidden/>
          </w:rPr>
          <w:instrText xml:space="preserve"> PAGEREF _Toc41553045 \h </w:instrText>
        </w:r>
        <w:r>
          <w:rPr>
            <w:noProof/>
            <w:webHidden/>
          </w:rPr>
        </w:r>
      </w:ins>
      <w:r>
        <w:rPr>
          <w:noProof/>
          <w:webHidden/>
        </w:rPr>
        <w:fldChar w:fldCharType="separate"/>
      </w:r>
      <w:ins w:id="168" w:author="Menhorn Timo" w:date="2020-05-28T10:15:00Z">
        <w:r w:rsidR="00687C15">
          <w:rPr>
            <w:noProof/>
            <w:webHidden/>
          </w:rPr>
          <w:t>57</w:t>
        </w:r>
      </w:ins>
      <w:ins w:id="169" w:author="Menhorn Timo" w:date="2020-05-28T10:10:00Z">
        <w:r>
          <w:rPr>
            <w:noProof/>
            <w:webHidden/>
          </w:rPr>
          <w:fldChar w:fldCharType="end"/>
        </w:r>
        <w:r w:rsidRPr="00BA27DD">
          <w:rPr>
            <w:rStyle w:val="Hyperlink"/>
            <w:noProof/>
          </w:rPr>
          <w:fldChar w:fldCharType="end"/>
        </w:r>
      </w:ins>
    </w:p>
    <w:p w14:paraId="2E18A25C" w14:textId="5182C564" w:rsidR="003B6F0E" w:rsidRDefault="003B6F0E">
      <w:pPr>
        <w:pStyle w:val="Abbildungsverzeichnis"/>
        <w:tabs>
          <w:tab w:val="right" w:leader="dot" w:pos="9062"/>
        </w:tabs>
        <w:rPr>
          <w:ins w:id="170" w:author="Menhorn Timo" w:date="2020-05-28T10:10:00Z"/>
          <w:rFonts w:eastAsiaTheme="minorEastAsia"/>
          <w:noProof/>
          <w:lang w:eastAsia="de-DE"/>
        </w:rPr>
      </w:pPr>
      <w:ins w:id="171"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"_Toc41553046"</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25: Entwurf Usermanagement</w:t>
        </w:r>
        <w:r>
          <w:rPr>
            <w:noProof/>
            <w:webHidden/>
          </w:rPr>
          <w:tab/>
        </w:r>
        <w:r>
          <w:rPr>
            <w:noProof/>
            <w:webHidden/>
          </w:rPr>
          <w:fldChar w:fldCharType="begin"/>
        </w:r>
        <w:r>
          <w:rPr>
            <w:noProof/>
            <w:webHidden/>
          </w:rPr>
          <w:instrText xml:space="preserve"> PAGEREF _Toc41553046 \h </w:instrText>
        </w:r>
        <w:r>
          <w:rPr>
            <w:noProof/>
            <w:webHidden/>
          </w:rPr>
        </w:r>
      </w:ins>
      <w:r>
        <w:rPr>
          <w:noProof/>
          <w:webHidden/>
        </w:rPr>
        <w:fldChar w:fldCharType="separate"/>
      </w:r>
      <w:ins w:id="172" w:author="Menhorn Timo" w:date="2020-05-28T10:15:00Z">
        <w:r w:rsidR="00687C15">
          <w:rPr>
            <w:noProof/>
            <w:webHidden/>
          </w:rPr>
          <w:t>58</w:t>
        </w:r>
      </w:ins>
      <w:ins w:id="173" w:author="Menhorn Timo" w:date="2020-05-28T10:10:00Z">
        <w:r>
          <w:rPr>
            <w:noProof/>
            <w:webHidden/>
          </w:rPr>
          <w:fldChar w:fldCharType="end"/>
        </w:r>
        <w:r w:rsidRPr="00BA27DD">
          <w:rPr>
            <w:rStyle w:val="Hyperlink"/>
            <w:noProof/>
          </w:rPr>
          <w:fldChar w:fldCharType="end"/>
        </w:r>
      </w:ins>
    </w:p>
    <w:p w14:paraId="02197BEB" w14:textId="1A4E629A" w:rsidR="003B6F0E" w:rsidRDefault="003B6F0E">
      <w:pPr>
        <w:pStyle w:val="Abbildungsverzeichnis"/>
        <w:tabs>
          <w:tab w:val="right" w:leader="dot" w:pos="9062"/>
        </w:tabs>
        <w:rPr>
          <w:ins w:id="174" w:author="Menhorn Timo" w:date="2020-05-28T10:10:00Z"/>
          <w:rFonts w:eastAsiaTheme="minorEastAsia"/>
          <w:noProof/>
          <w:lang w:eastAsia="de-DE"/>
        </w:rPr>
      </w:pPr>
      <w:ins w:id="175"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"_Toc41553047"</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26: Anwendung Login</w:t>
        </w:r>
        <w:r>
          <w:rPr>
            <w:noProof/>
            <w:webHidden/>
          </w:rPr>
          <w:tab/>
        </w:r>
        <w:r>
          <w:rPr>
            <w:noProof/>
            <w:webHidden/>
          </w:rPr>
          <w:fldChar w:fldCharType="begin"/>
        </w:r>
        <w:r>
          <w:rPr>
            <w:noProof/>
            <w:webHidden/>
          </w:rPr>
          <w:instrText xml:space="preserve"> PAGEREF _Toc41553047 \h </w:instrText>
        </w:r>
        <w:r>
          <w:rPr>
            <w:noProof/>
            <w:webHidden/>
          </w:rPr>
        </w:r>
      </w:ins>
      <w:r>
        <w:rPr>
          <w:noProof/>
          <w:webHidden/>
        </w:rPr>
        <w:fldChar w:fldCharType="separate"/>
      </w:r>
      <w:ins w:id="176" w:author="Menhorn Timo" w:date="2020-05-28T10:15:00Z">
        <w:r w:rsidR="00687C15">
          <w:rPr>
            <w:noProof/>
            <w:webHidden/>
          </w:rPr>
          <w:t>59</w:t>
        </w:r>
      </w:ins>
      <w:ins w:id="177" w:author="Menhorn Timo" w:date="2020-05-28T10:10:00Z">
        <w:r>
          <w:rPr>
            <w:noProof/>
            <w:webHidden/>
          </w:rPr>
          <w:fldChar w:fldCharType="end"/>
        </w:r>
        <w:r w:rsidRPr="00BA27DD">
          <w:rPr>
            <w:rStyle w:val="Hyperlink"/>
            <w:noProof/>
          </w:rPr>
          <w:fldChar w:fldCharType="end"/>
        </w:r>
      </w:ins>
    </w:p>
    <w:p w14:paraId="26B38757" w14:textId="69B3A79A" w:rsidR="003B6F0E" w:rsidRDefault="003B6F0E">
      <w:pPr>
        <w:pStyle w:val="Abbildungsverzeichnis"/>
        <w:tabs>
          <w:tab w:val="right" w:leader="dot" w:pos="9062"/>
        </w:tabs>
        <w:rPr>
          <w:ins w:id="178" w:author="Menhorn Timo" w:date="2020-05-28T10:10:00Z"/>
          <w:rFonts w:eastAsiaTheme="minorEastAsia"/>
          <w:noProof/>
          <w:lang w:eastAsia="de-DE"/>
        </w:rPr>
      </w:pPr>
      <w:ins w:id="179"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"_Toc41553048"</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27: Anwendung Home</w:t>
        </w:r>
        <w:r>
          <w:rPr>
            <w:noProof/>
            <w:webHidden/>
          </w:rPr>
          <w:tab/>
        </w:r>
        <w:r>
          <w:rPr>
            <w:noProof/>
            <w:webHidden/>
          </w:rPr>
          <w:fldChar w:fldCharType="begin"/>
        </w:r>
        <w:r>
          <w:rPr>
            <w:noProof/>
            <w:webHidden/>
          </w:rPr>
          <w:instrText xml:space="preserve"> PAGEREF _Toc41553048 \h </w:instrText>
        </w:r>
        <w:r>
          <w:rPr>
            <w:noProof/>
            <w:webHidden/>
          </w:rPr>
        </w:r>
      </w:ins>
      <w:r>
        <w:rPr>
          <w:noProof/>
          <w:webHidden/>
        </w:rPr>
        <w:fldChar w:fldCharType="separate"/>
      </w:r>
      <w:ins w:id="180" w:author="Menhorn Timo" w:date="2020-05-28T10:15:00Z">
        <w:r w:rsidR="00687C15">
          <w:rPr>
            <w:noProof/>
            <w:webHidden/>
          </w:rPr>
          <w:t>59</w:t>
        </w:r>
      </w:ins>
      <w:ins w:id="181" w:author="Menhorn Timo" w:date="2020-05-28T10:10:00Z">
        <w:r>
          <w:rPr>
            <w:noProof/>
            <w:webHidden/>
          </w:rPr>
          <w:fldChar w:fldCharType="end"/>
        </w:r>
        <w:r w:rsidRPr="00BA27DD">
          <w:rPr>
            <w:rStyle w:val="Hyperlink"/>
            <w:noProof/>
          </w:rPr>
          <w:fldChar w:fldCharType="end"/>
        </w:r>
      </w:ins>
    </w:p>
    <w:p w14:paraId="505BEB73" w14:textId="0BC10381" w:rsidR="003B6F0E" w:rsidRDefault="003B6F0E">
      <w:pPr>
        <w:pStyle w:val="Abbildungsverzeichnis"/>
        <w:tabs>
          <w:tab w:val="right" w:leader="dot" w:pos="9062"/>
        </w:tabs>
        <w:rPr>
          <w:ins w:id="182" w:author="Menhorn Timo" w:date="2020-05-28T10:10:00Z"/>
          <w:rFonts w:eastAsiaTheme="minorEastAsia"/>
          <w:noProof/>
          <w:lang w:eastAsia="de-DE"/>
        </w:rPr>
      </w:pPr>
      <w:ins w:id="183"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"_Toc41553049"</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28: Anwendung Create</w:t>
        </w:r>
        <w:r>
          <w:rPr>
            <w:noProof/>
            <w:webHidden/>
          </w:rPr>
          <w:tab/>
        </w:r>
        <w:r>
          <w:rPr>
            <w:noProof/>
            <w:webHidden/>
          </w:rPr>
          <w:fldChar w:fldCharType="begin"/>
        </w:r>
        <w:r>
          <w:rPr>
            <w:noProof/>
            <w:webHidden/>
          </w:rPr>
          <w:instrText xml:space="preserve"> PAGEREF _Toc41553049 \h </w:instrText>
        </w:r>
        <w:r>
          <w:rPr>
            <w:noProof/>
            <w:webHidden/>
          </w:rPr>
        </w:r>
      </w:ins>
      <w:r>
        <w:rPr>
          <w:noProof/>
          <w:webHidden/>
        </w:rPr>
        <w:fldChar w:fldCharType="separate"/>
      </w:r>
      <w:ins w:id="184" w:author="Menhorn Timo" w:date="2020-05-28T10:15:00Z">
        <w:r w:rsidR="00687C15">
          <w:rPr>
            <w:noProof/>
            <w:webHidden/>
          </w:rPr>
          <w:t>60</w:t>
        </w:r>
      </w:ins>
      <w:ins w:id="185" w:author="Menhorn Timo" w:date="2020-05-28T10:10:00Z">
        <w:r>
          <w:rPr>
            <w:noProof/>
            <w:webHidden/>
          </w:rPr>
          <w:fldChar w:fldCharType="end"/>
        </w:r>
        <w:r w:rsidRPr="00BA27DD">
          <w:rPr>
            <w:rStyle w:val="Hyperlink"/>
            <w:noProof/>
          </w:rPr>
          <w:fldChar w:fldCharType="end"/>
        </w:r>
      </w:ins>
    </w:p>
    <w:p w14:paraId="71647942" w14:textId="30A8DC02" w:rsidR="003B6F0E" w:rsidRDefault="003B6F0E">
      <w:pPr>
        <w:pStyle w:val="Abbildungsverzeichnis"/>
        <w:tabs>
          <w:tab w:val="right" w:leader="dot" w:pos="9062"/>
        </w:tabs>
        <w:rPr>
          <w:ins w:id="186" w:author="Menhorn Timo" w:date="2020-05-28T10:10:00Z"/>
          <w:rFonts w:eastAsiaTheme="minorEastAsia"/>
          <w:noProof/>
          <w:lang w:eastAsia="de-DE"/>
        </w:rPr>
      </w:pPr>
      <w:ins w:id="187" w:author="Menhorn Timo" w:date="2020-05-28T10:10:00Z">
        <w:r w:rsidRPr="00BA27DD">
          <w:rPr>
            <w:rStyle w:val="Hyperlink"/>
            <w:noProof/>
          </w:rPr>
          <w:fldChar w:fldCharType="begin"/>
        </w:r>
        <w:r w:rsidRPr="00BA27DD">
          <w:rPr>
            <w:rStyle w:val="Hyperlink"/>
            <w:noProof/>
          </w:rPr>
          <w:instrText xml:space="preserve"> </w:instrText>
        </w:r>
        <w:r>
          <w:rPr>
            <w:noProof/>
          </w:rPr>
          <w:instrText>HYPERLINK \l "_Toc41553050"</w:instrText>
        </w:r>
        <w:r w:rsidRPr="00BA27DD">
          <w:rPr>
            <w:rStyle w:val="Hyperlink"/>
            <w:noProof/>
          </w:rPr>
          <w:instrText xml:space="preserve"> </w:instrText>
        </w:r>
        <w:r w:rsidRPr="00BA27DD">
          <w:rPr>
            <w:rStyle w:val="Hyperlink"/>
            <w:noProof/>
          </w:rPr>
        </w:r>
        <w:r w:rsidRPr="00BA27DD">
          <w:rPr>
            <w:rStyle w:val="Hyperlink"/>
            <w:noProof/>
          </w:rPr>
          <w:fldChar w:fldCharType="separate"/>
        </w:r>
        <w:r w:rsidRPr="00BA27DD">
          <w:rPr>
            <w:rStyle w:val="Hyperlink"/>
            <w:noProof/>
          </w:rPr>
          <w:t>Abbildung 29: Anwendung Usermanagement</w:t>
        </w:r>
        <w:r>
          <w:rPr>
            <w:noProof/>
            <w:webHidden/>
          </w:rPr>
          <w:tab/>
        </w:r>
        <w:r>
          <w:rPr>
            <w:noProof/>
            <w:webHidden/>
          </w:rPr>
          <w:fldChar w:fldCharType="begin"/>
        </w:r>
        <w:r>
          <w:rPr>
            <w:noProof/>
            <w:webHidden/>
          </w:rPr>
          <w:instrText xml:space="preserve"> PAGEREF _Toc41553050 \h </w:instrText>
        </w:r>
        <w:r>
          <w:rPr>
            <w:noProof/>
            <w:webHidden/>
          </w:rPr>
        </w:r>
      </w:ins>
      <w:r>
        <w:rPr>
          <w:noProof/>
          <w:webHidden/>
        </w:rPr>
        <w:fldChar w:fldCharType="separate"/>
      </w:r>
      <w:ins w:id="188" w:author="Menhorn Timo" w:date="2020-05-28T10:15:00Z">
        <w:r w:rsidR="00687C15">
          <w:rPr>
            <w:noProof/>
            <w:webHidden/>
          </w:rPr>
          <w:t>61</w:t>
        </w:r>
      </w:ins>
      <w:ins w:id="189" w:author="Menhorn Timo" w:date="2020-05-28T10:10:00Z">
        <w:r>
          <w:rPr>
            <w:noProof/>
            <w:webHidden/>
          </w:rPr>
          <w:fldChar w:fldCharType="end"/>
        </w:r>
        <w:r w:rsidRPr="00BA27DD">
          <w:rPr>
            <w:rStyle w:val="Hyperlink"/>
            <w:noProof/>
          </w:rPr>
          <w:fldChar w:fldCharType="end"/>
        </w:r>
      </w:ins>
    </w:p>
    <w:p w14:paraId="18B34ADD" w14:textId="0D98D683" w:rsidR="006B0751" w:rsidRPr="005F1C32" w:rsidDel="007A02C1" w:rsidRDefault="00110E7F">
      <w:pPr>
        <w:pStyle w:val="Abbildungsverzeichnis"/>
        <w:tabs>
          <w:tab w:val="right" w:leader="dot" w:pos="9062"/>
        </w:tabs>
        <w:rPr>
          <w:del w:id="190" w:author="Menhorn Timo" w:date="2020-05-26T13:33:00Z"/>
          <w:rFonts w:eastAsiaTheme="minorEastAsia" w:cstheme="minorHAnsi"/>
          <w:noProof/>
          <w:lang w:eastAsia="de-DE"/>
          <w:rPrChange w:id="191" w:author="Menhorn Timo" w:date="2020-05-27T07:06:00Z">
            <w:rPr>
              <w:del w:id="192" w:author="Menhorn Timo" w:date="2020-05-26T13:33:00Z"/>
              <w:rFonts w:eastAsiaTheme="minorEastAsia"/>
              <w:noProof/>
              <w:lang w:eastAsia="de-DE"/>
            </w:rPr>
          </w:rPrChange>
        </w:rPr>
      </w:pPr>
      <w:del w:id="193" w:author="Menhorn Timo" w:date="2020-05-26T13:33:00Z">
        <w:r w:rsidRPr="00687C15" w:rsidDel="007A02C1">
          <w:rPr>
            <w:rFonts w:cstheme="minorHAnsi"/>
            <w:noProof/>
          </w:rPr>
          <w:fldChar w:fldCharType="begin"/>
        </w:r>
        <w:r w:rsidRPr="005F1C32" w:rsidDel="007A02C1">
          <w:rPr>
            <w:rFonts w:cstheme="minorHAnsi"/>
            <w:noProof/>
            <w:rPrChange w:id="194" w:author="Menhorn Timo" w:date="2020-05-27T07:06:00Z">
              <w:rPr>
                <w:noProof/>
              </w:rPr>
            </w:rPrChange>
          </w:rPr>
          <w:delInstrText xml:space="preserve"> HYPERLINK \l "_Toc40265537" </w:delInstrText>
        </w:r>
        <w:r w:rsidRPr="005F1C32" w:rsidDel="007A02C1">
          <w:rPr>
            <w:rFonts w:cstheme="minorHAnsi"/>
            <w:noProof/>
            <w:rPrChange w:id="195" w:author="Menhorn Timo" w:date="2020-05-27T07:06:00Z">
              <w:rPr>
                <w:noProof/>
              </w:rPr>
            </w:rPrChange>
          </w:rPr>
          <w:fldChar w:fldCharType="separate"/>
        </w:r>
      </w:del>
      <w:ins w:id="196" w:author="Menhorn Timo" w:date="2020-05-28T10:10:00Z">
        <w:r w:rsidR="003B6F0E">
          <w:rPr>
            <w:rFonts w:cstheme="minorHAnsi"/>
            <w:b/>
            <w:bCs/>
            <w:noProof/>
          </w:rPr>
          <w:t>Fehler! Linkreferenz ungültig.</w:t>
        </w:r>
      </w:ins>
      <w:del w:id="197" w:author="Menhorn Timo" w:date="2020-05-26T13:33:00Z">
        <w:r w:rsidR="006B0751" w:rsidRPr="005F1C32" w:rsidDel="007A02C1">
          <w:rPr>
            <w:rStyle w:val="Hyperlink"/>
            <w:rFonts w:cstheme="minorHAnsi"/>
            <w:noProof/>
            <w:rPrChange w:id="198" w:author="Menhorn Timo" w:date="2020-05-27T07:06:00Z">
              <w:rPr>
                <w:rStyle w:val="Hyperlink"/>
                <w:noProof/>
              </w:rPr>
            </w:rPrChange>
          </w:rPr>
          <w:delText>Abbildung 1: Klassendiagramm Zusammenhang der Formfields</w:delText>
        </w:r>
        <w:r w:rsidR="006B0751" w:rsidRPr="005F1C32" w:rsidDel="007A02C1">
          <w:rPr>
            <w:rFonts w:cstheme="minorHAnsi"/>
            <w:noProof/>
            <w:webHidden/>
            <w:rPrChange w:id="199" w:author="Menhorn Timo" w:date="2020-05-27T07:06:00Z">
              <w:rPr>
                <w:noProof/>
                <w:webHidden/>
              </w:rPr>
            </w:rPrChange>
          </w:rPr>
          <w:tab/>
        </w:r>
        <w:r w:rsidR="006B0751" w:rsidRPr="005F1C32" w:rsidDel="007A02C1">
          <w:rPr>
            <w:rFonts w:cstheme="minorHAnsi"/>
            <w:noProof/>
            <w:webHidden/>
            <w:rPrChange w:id="200" w:author="Menhorn Timo" w:date="2020-05-27T07:06:00Z">
              <w:rPr>
                <w:noProof/>
                <w:webHidden/>
              </w:rPr>
            </w:rPrChange>
          </w:rPr>
          <w:fldChar w:fldCharType="begin"/>
        </w:r>
        <w:r w:rsidR="006B0751" w:rsidRPr="005F1C32" w:rsidDel="007A02C1">
          <w:rPr>
            <w:rFonts w:cstheme="minorHAnsi"/>
            <w:noProof/>
            <w:webHidden/>
            <w:rPrChange w:id="201" w:author="Menhorn Timo" w:date="2020-05-27T07:06:00Z">
              <w:rPr>
                <w:noProof/>
                <w:webHidden/>
              </w:rPr>
            </w:rPrChange>
          </w:rPr>
          <w:delInstrText xml:space="preserve"> PAGEREF _Toc40265537 \h </w:delInstrText>
        </w:r>
        <w:r w:rsidR="006B0751" w:rsidRPr="005F1C32" w:rsidDel="007A02C1">
          <w:rPr>
            <w:rFonts w:cstheme="minorHAnsi"/>
            <w:noProof/>
            <w:webHidden/>
            <w:rPrChange w:id="202" w:author="Menhorn Timo" w:date="2020-05-27T07:06:00Z">
              <w:rPr>
                <w:noProof/>
                <w:webHidden/>
              </w:rPr>
            </w:rPrChange>
          </w:rPr>
          <w:fldChar w:fldCharType="separate"/>
        </w:r>
      </w:del>
      <w:ins w:id="203" w:author="Menhorn Timo" w:date="2020-05-28T10:15:00Z">
        <w:r w:rsidR="00687C15">
          <w:rPr>
            <w:rFonts w:cstheme="minorHAnsi"/>
            <w:b/>
            <w:bCs/>
            <w:noProof/>
            <w:webHidden/>
          </w:rPr>
          <w:t>Fehler! Textmarke nicht definiert.</w:t>
        </w:r>
      </w:ins>
      <w:del w:id="204" w:author="Menhorn Timo" w:date="2020-05-26T13:33:00Z">
        <w:r w:rsidR="006B0751" w:rsidRPr="005F1C32" w:rsidDel="007A02C1">
          <w:rPr>
            <w:rFonts w:cstheme="minorHAnsi"/>
            <w:noProof/>
            <w:webHidden/>
            <w:rPrChange w:id="205" w:author="Menhorn Timo" w:date="2020-05-27T07:06:00Z">
              <w:rPr>
                <w:noProof/>
                <w:webHidden/>
              </w:rPr>
            </w:rPrChange>
          </w:rPr>
          <w:delText>14</w:delText>
        </w:r>
        <w:r w:rsidR="006B0751" w:rsidRPr="005F1C32" w:rsidDel="007A02C1">
          <w:rPr>
            <w:rFonts w:cstheme="minorHAnsi"/>
            <w:noProof/>
            <w:webHidden/>
            <w:rPrChange w:id="206" w:author="Menhorn Timo" w:date="2020-05-27T07:06:00Z">
              <w:rPr>
                <w:noProof/>
                <w:webHidden/>
              </w:rPr>
            </w:rPrChange>
          </w:rPr>
          <w:fldChar w:fldCharType="end"/>
        </w:r>
        <w:r w:rsidRPr="005F1C32" w:rsidDel="007A02C1">
          <w:rPr>
            <w:rFonts w:cstheme="minorHAnsi"/>
            <w:noProof/>
            <w:rPrChange w:id="207" w:author="Menhorn Timo" w:date="2020-05-27T07:06:00Z">
              <w:rPr>
                <w:noProof/>
              </w:rPr>
            </w:rPrChange>
          </w:rPr>
          <w:fldChar w:fldCharType="end"/>
        </w:r>
      </w:del>
    </w:p>
    <w:p w14:paraId="314BC2F9" w14:textId="0DC8992B" w:rsidR="006B0751" w:rsidRPr="005F1C32" w:rsidDel="007A02C1" w:rsidRDefault="00110E7F">
      <w:pPr>
        <w:pStyle w:val="Abbildungsverzeichnis"/>
        <w:tabs>
          <w:tab w:val="right" w:leader="dot" w:pos="9062"/>
        </w:tabs>
        <w:rPr>
          <w:del w:id="208" w:author="Menhorn Timo" w:date="2020-05-26T13:33:00Z"/>
          <w:rFonts w:eastAsiaTheme="minorEastAsia" w:cstheme="minorHAnsi"/>
          <w:noProof/>
          <w:lang w:eastAsia="de-DE"/>
          <w:rPrChange w:id="209" w:author="Menhorn Timo" w:date="2020-05-27T07:06:00Z">
            <w:rPr>
              <w:del w:id="210" w:author="Menhorn Timo" w:date="2020-05-26T13:33:00Z"/>
              <w:rFonts w:eastAsiaTheme="minorEastAsia"/>
              <w:noProof/>
              <w:lang w:eastAsia="de-DE"/>
            </w:rPr>
          </w:rPrChange>
        </w:rPr>
      </w:pPr>
      <w:del w:id="211" w:author="Menhorn Timo" w:date="2020-05-26T13:33:00Z">
        <w:r w:rsidRPr="00687C15" w:rsidDel="007A02C1">
          <w:rPr>
            <w:rFonts w:cstheme="minorHAnsi"/>
            <w:noProof/>
          </w:rPr>
          <w:fldChar w:fldCharType="begin"/>
        </w:r>
        <w:r w:rsidRPr="005F1C32" w:rsidDel="007A02C1">
          <w:rPr>
            <w:rFonts w:cstheme="minorHAnsi"/>
            <w:noProof/>
            <w:rPrChange w:id="212" w:author="Menhorn Timo" w:date="2020-05-27T07:06:00Z">
              <w:rPr>
                <w:noProof/>
              </w:rPr>
            </w:rPrChange>
          </w:rPr>
          <w:delInstrText xml:space="preserve"> HYPERLINK \l "_Toc40265538" </w:delInstrText>
        </w:r>
        <w:r w:rsidRPr="005F1C32" w:rsidDel="007A02C1">
          <w:rPr>
            <w:rFonts w:cstheme="minorHAnsi"/>
            <w:noProof/>
            <w:rPrChange w:id="213" w:author="Menhorn Timo" w:date="2020-05-27T07:06:00Z">
              <w:rPr>
                <w:noProof/>
              </w:rPr>
            </w:rPrChange>
          </w:rPr>
          <w:fldChar w:fldCharType="separate"/>
        </w:r>
      </w:del>
      <w:ins w:id="214" w:author="Menhorn Timo" w:date="2020-05-28T10:10:00Z">
        <w:r w:rsidR="003B6F0E">
          <w:rPr>
            <w:rFonts w:cstheme="minorHAnsi"/>
            <w:b/>
            <w:bCs/>
            <w:noProof/>
          </w:rPr>
          <w:t>Fehler! Linkreferenz ungültig.</w:t>
        </w:r>
      </w:ins>
      <w:del w:id="215" w:author="Menhorn Timo" w:date="2020-05-26T13:33:00Z">
        <w:r w:rsidR="006B0751" w:rsidRPr="005F1C32" w:rsidDel="007A02C1">
          <w:rPr>
            <w:rStyle w:val="Hyperlink"/>
            <w:rFonts w:cstheme="minorHAnsi"/>
            <w:noProof/>
            <w:rPrChange w:id="216" w:author="Menhorn Timo" w:date="2020-05-27T07:06:00Z">
              <w:rPr>
                <w:rStyle w:val="Hyperlink"/>
                <w:noProof/>
              </w:rPr>
            </w:rPrChange>
          </w:rPr>
          <w:delText>Abbildung 2: Funktionsweise von Angular</w:delText>
        </w:r>
        <w:r w:rsidR="006B0751" w:rsidRPr="005F1C32" w:rsidDel="007A02C1">
          <w:rPr>
            <w:rFonts w:cstheme="minorHAnsi"/>
            <w:noProof/>
            <w:webHidden/>
            <w:rPrChange w:id="217" w:author="Menhorn Timo" w:date="2020-05-27T07:06:00Z">
              <w:rPr>
                <w:noProof/>
                <w:webHidden/>
              </w:rPr>
            </w:rPrChange>
          </w:rPr>
          <w:tab/>
        </w:r>
        <w:r w:rsidR="006B0751" w:rsidRPr="005F1C32" w:rsidDel="007A02C1">
          <w:rPr>
            <w:rFonts w:cstheme="minorHAnsi"/>
            <w:noProof/>
            <w:webHidden/>
            <w:rPrChange w:id="218" w:author="Menhorn Timo" w:date="2020-05-27T07:06:00Z">
              <w:rPr>
                <w:noProof/>
                <w:webHidden/>
              </w:rPr>
            </w:rPrChange>
          </w:rPr>
          <w:fldChar w:fldCharType="begin"/>
        </w:r>
        <w:r w:rsidR="006B0751" w:rsidRPr="005F1C32" w:rsidDel="007A02C1">
          <w:rPr>
            <w:rFonts w:cstheme="minorHAnsi"/>
            <w:noProof/>
            <w:webHidden/>
            <w:rPrChange w:id="219" w:author="Menhorn Timo" w:date="2020-05-27T07:06:00Z">
              <w:rPr>
                <w:noProof/>
                <w:webHidden/>
              </w:rPr>
            </w:rPrChange>
          </w:rPr>
          <w:delInstrText xml:space="preserve"> PAGEREF _Toc40265538 \h </w:delInstrText>
        </w:r>
        <w:r w:rsidR="006B0751" w:rsidRPr="005F1C32" w:rsidDel="007A02C1">
          <w:rPr>
            <w:rFonts w:cstheme="minorHAnsi"/>
            <w:noProof/>
            <w:webHidden/>
            <w:rPrChange w:id="220" w:author="Menhorn Timo" w:date="2020-05-27T07:06:00Z">
              <w:rPr>
                <w:noProof/>
                <w:webHidden/>
              </w:rPr>
            </w:rPrChange>
          </w:rPr>
          <w:fldChar w:fldCharType="separate"/>
        </w:r>
      </w:del>
      <w:ins w:id="221" w:author="Menhorn Timo" w:date="2020-05-28T10:15:00Z">
        <w:r w:rsidR="00687C15">
          <w:rPr>
            <w:rFonts w:cstheme="minorHAnsi"/>
            <w:b/>
            <w:bCs/>
            <w:noProof/>
            <w:webHidden/>
          </w:rPr>
          <w:t>Fehler! Textmarke nicht definiert.</w:t>
        </w:r>
      </w:ins>
      <w:del w:id="222" w:author="Menhorn Timo" w:date="2020-05-26T13:33:00Z">
        <w:r w:rsidR="006B0751" w:rsidRPr="005F1C32" w:rsidDel="007A02C1">
          <w:rPr>
            <w:rFonts w:cstheme="minorHAnsi"/>
            <w:noProof/>
            <w:webHidden/>
            <w:rPrChange w:id="223" w:author="Menhorn Timo" w:date="2020-05-27T07:06:00Z">
              <w:rPr>
                <w:noProof/>
                <w:webHidden/>
              </w:rPr>
            </w:rPrChange>
          </w:rPr>
          <w:delText>17</w:delText>
        </w:r>
        <w:r w:rsidR="006B0751" w:rsidRPr="005F1C32" w:rsidDel="007A02C1">
          <w:rPr>
            <w:rFonts w:cstheme="minorHAnsi"/>
            <w:noProof/>
            <w:webHidden/>
            <w:rPrChange w:id="224" w:author="Menhorn Timo" w:date="2020-05-27T07:06:00Z">
              <w:rPr>
                <w:noProof/>
                <w:webHidden/>
              </w:rPr>
            </w:rPrChange>
          </w:rPr>
          <w:fldChar w:fldCharType="end"/>
        </w:r>
        <w:r w:rsidRPr="005F1C32" w:rsidDel="007A02C1">
          <w:rPr>
            <w:rFonts w:cstheme="minorHAnsi"/>
            <w:noProof/>
            <w:rPrChange w:id="225" w:author="Menhorn Timo" w:date="2020-05-27T07:06:00Z">
              <w:rPr>
                <w:noProof/>
              </w:rPr>
            </w:rPrChange>
          </w:rPr>
          <w:fldChar w:fldCharType="end"/>
        </w:r>
      </w:del>
    </w:p>
    <w:p w14:paraId="42839742" w14:textId="17B5470B" w:rsidR="006B0751" w:rsidRPr="005F1C32" w:rsidDel="007A02C1" w:rsidRDefault="00110E7F">
      <w:pPr>
        <w:pStyle w:val="Abbildungsverzeichnis"/>
        <w:tabs>
          <w:tab w:val="right" w:leader="dot" w:pos="9062"/>
        </w:tabs>
        <w:rPr>
          <w:del w:id="226" w:author="Menhorn Timo" w:date="2020-05-26T13:33:00Z"/>
          <w:rFonts w:eastAsiaTheme="minorEastAsia" w:cstheme="minorHAnsi"/>
          <w:noProof/>
          <w:lang w:eastAsia="de-DE"/>
          <w:rPrChange w:id="227" w:author="Menhorn Timo" w:date="2020-05-27T07:06:00Z">
            <w:rPr>
              <w:del w:id="228" w:author="Menhorn Timo" w:date="2020-05-26T13:33:00Z"/>
              <w:rFonts w:eastAsiaTheme="minorEastAsia"/>
              <w:noProof/>
              <w:lang w:eastAsia="de-DE"/>
            </w:rPr>
          </w:rPrChange>
        </w:rPr>
      </w:pPr>
      <w:del w:id="229" w:author="Menhorn Timo" w:date="2020-05-26T13:33:00Z">
        <w:r w:rsidRPr="00687C15" w:rsidDel="007A02C1">
          <w:rPr>
            <w:rFonts w:cstheme="minorHAnsi"/>
            <w:noProof/>
          </w:rPr>
          <w:fldChar w:fldCharType="begin"/>
        </w:r>
        <w:r w:rsidRPr="005F1C32" w:rsidDel="007A02C1">
          <w:rPr>
            <w:rFonts w:cstheme="minorHAnsi"/>
            <w:noProof/>
            <w:rPrChange w:id="230" w:author="Menhorn Timo" w:date="2020-05-27T07:06:00Z">
              <w:rPr>
                <w:noProof/>
              </w:rPr>
            </w:rPrChange>
          </w:rPr>
          <w:delInstrText xml:space="preserve"> HYPERLINK \l "_Toc40265539" </w:delInstrText>
        </w:r>
        <w:r w:rsidRPr="005F1C32" w:rsidDel="007A02C1">
          <w:rPr>
            <w:rFonts w:cstheme="minorHAnsi"/>
            <w:noProof/>
            <w:rPrChange w:id="231" w:author="Menhorn Timo" w:date="2020-05-27T07:06:00Z">
              <w:rPr>
                <w:noProof/>
              </w:rPr>
            </w:rPrChange>
          </w:rPr>
          <w:fldChar w:fldCharType="separate"/>
        </w:r>
      </w:del>
      <w:ins w:id="232" w:author="Menhorn Timo" w:date="2020-05-28T10:10:00Z">
        <w:r w:rsidR="003B6F0E">
          <w:rPr>
            <w:rFonts w:cstheme="minorHAnsi"/>
            <w:b/>
            <w:bCs/>
            <w:noProof/>
          </w:rPr>
          <w:t>Fehler! Linkreferenz ungültig.</w:t>
        </w:r>
      </w:ins>
      <w:del w:id="233" w:author="Menhorn Timo" w:date="2020-05-26T13:33:00Z">
        <w:r w:rsidR="006B0751" w:rsidRPr="005F1C32" w:rsidDel="007A02C1">
          <w:rPr>
            <w:rStyle w:val="Hyperlink"/>
            <w:rFonts w:cstheme="minorHAnsi"/>
            <w:noProof/>
            <w:rPrChange w:id="234" w:author="Menhorn Timo" w:date="2020-05-27T07:06:00Z">
              <w:rPr>
                <w:rStyle w:val="Hyperlink"/>
                <w:noProof/>
              </w:rPr>
            </w:rPrChange>
          </w:rPr>
          <w:delText>Abbildung 3: Hello World Beispiel Angular</w:delText>
        </w:r>
        <w:r w:rsidR="006B0751" w:rsidRPr="005F1C32" w:rsidDel="007A02C1">
          <w:rPr>
            <w:rFonts w:cstheme="minorHAnsi"/>
            <w:noProof/>
            <w:webHidden/>
            <w:rPrChange w:id="235" w:author="Menhorn Timo" w:date="2020-05-27T07:06:00Z">
              <w:rPr>
                <w:noProof/>
                <w:webHidden/>
              </w:rPr>
            </w:rPrChange>
          </w:rPr>
          <w:tab/>
        </w:r>
        <w:r w:rsidR="006B0751" w:rsidRPr="005F1C32" w:rsidDel="007A02C1">
          <w:rPr>
            <w:rFonts w:cstheme="minorHAnsi"/>
            <w:noProof/>
            <w:webHidden/>
            <w:rPrChange w:id="236" w:author="Menhorn Timo" w:date="2020-05-27T07:06:00Z">
              <w:rPr>
                <w:noProof/>
                <w:webHidden/>
              </w:rPr>
            </w:rPrChange>
          </w:rPr>
          <w:fldChar w:fldCharType="begin"/>
        </w:r>
        <w:r w:rsidR="006B0751" w:rsidRPr="005F1C32" w:rsidDel="007A02C1">
          <w:rPr>
            <w:rFonts w:cstheme="minorHAnsi"/>
            <w:noProof/>
            <w:webHidden/>
            <w:rPrChange w:id="237" w:author="Menhorn Timo" w:date="2020-05-27T07:06:00Z">
              <w:rPr>
                <w:noProof/>
                <w:webHidden/>
              </w:rPr>
            </w:rPrChange>
          </w:rPr>
          <w:delInstrText xml:space="preserve"> PAGEREF _Toc40265539 \h </w:delInstrText>
        </w:r>
        <w:r w:rsidR="006B0751" w:rsidRPr="005F1C32" w:rsidDel="007A02C1">
          <w:rPr>
            <w:rFonts w:cstheme="minorHAnsi"/>
            <w:noProof/>
            <w:webHidden/>
            <w:rPrChange w:id="238" w:author="Menhorn Timo" w:date="2020-05-27T07:06:00Z">
              <w:rPr>
                <w:noProof/>
                <w:webHidden/>
              </w:rPr>
            </w:rPrChange>
          </w:rPr>
          <w:fldChar w:fldCharType="separate"/>
        </w:r>
      </w:del>
      <w:ins w:id="239" w:author="Menhorn Timo" w:date="2020-05-28T10:15:00Z">
        <w:r w:rsidR="00687C15">
          <w:rPr>
            <w:rFonts w:cstheme="minorHAnsi"/>
            <w:b/>
            <w:bCs/>
            <w:noProof/>
            <w:webHidden/>
          </w:rPr>
          <w:t>Fehler! Textmarke nicht definiert.</w:t>
        </w:r>
      </w:ins>
      <w:del w:id="240" w:author="Menhorn Timo" w:date="2020-05-26T13:33:00Z">
        <w:r w:rsidR="006B0751" w:rsidRPr="005F1C32" w:rsidDel="007A02C1">
          <w:rPr>
            <w:rFonts w:cstheme="minorHAnsi"/>
            <w:noProof/>
            <w:webHidden/>
            <w:rPrChange w:id="241" w:author="Menhorn Timo" w:date="2020-05-27T07:06:00Z">
              <w:rPr>
                <w:noProof/>
                <w:webHidden/>
              </w:rPr>
            </w:rPrChange>
          </w:rPr>
          <w:delText>18</w:delText>
        </w:r>
        <w:r w:rsidR="006B0751" w:rsidRPr="005F1C32" w:rsidDel="007A02C1">
          <w:rPr>
            <w:rFonts w:cstheme="minorHAnsi"/>
            <w:noProof/>
            <w:webHidden/>
            <w:rPrChange w:id="242" w:author="Menhorn Timo" w:date="2020-05-27T07:06:00Z">
              <w:rPr>
                <w:noProof/>
                <w:webHidden/>
              </w:rPr>
            </w:rPrChange>
          </w:rPr>
          <w:fldChar w:fldCharType="end"/>
        </w:r>
        <w:r w:rsidRPr="005F1C32" w:rsidDel="007A02C1">
          <w:rPr>
            <w:rFonts w:cstheme="minorHAnsi"/>
            <w:noProof/>
            <w:rPrChange w:id="243" w:author="Menhorn Timo" w:date="2020-05-27T07:06:00Z">
              <w:rPr>
                <w:noProof/>
              </w:rPr>
            </w:rPrChange>
          </w:rPr>
          <w:fldChar w:fldCharType="end"/>
        </w:r>
      </w:del>
    </w:p>
    <w:p w14:paraId="4D4E9FC9" w14:textId="1CC2657C" w:rsidR="006B0751" w:rsidRPr="005F1C32" w:rsidDel="007A02C1" w:rsidRDefault="00110E7F">
      <w:pPr>
        <w:pStyle w:val="Abbildungsverzeichnis"/>
        <w:tabs>
          <w:tab w:val="right" w:leader="dot" w:pos="9062"/>
        </w:tabs>
        <w:rPr>
          <w:del w:id="244" w:author="Menhorn Timo" w:date="2020-05-26T13:33:00Z"/>
          <w:rFonts w:eastAsiaTheme="minorEastAsia" w:cstheme="minorHAnsi"/>
          <w:noProof/>
          <w:lang w:eastAsia="de-DE"/>
          <w:rPrChange w:id="245" w:author="Menhorn Timo" w:date="2020-05-27T07:06:00Z">
            <w:rPr>
              <w:del w:id="246" w:author="Menhorn Timo" w:date="2020-05-26T13:33:00Z"/>
              <w:rFonts w:eastAsiaTheme="minorEastAsia"/>
              <w:noProof/>
              <w:lang w:eastAsia="de-DE"/>
            </w:rPr>
          </w:rPrChange>
        </w:rPr>
      </w:pPr>
      <w:del w:id="247" w:author="Menhorn Timo" w:date="2020-05-26T13:33:00Z">
        <w:r w:rsidRPr="00687C15" w:rsidDel="007A02C1">
          <w:rPr>
            <w:rFonts w:cstheme="minorHAnsi"/>
            <w:noProof/>
          </w:rPr>
          <w:fldChar w:fldCharType="begin"/>
        </w:r>
        <w:r w:rsidRPr="005F1C32" w:rsidDel="007A02C1">
          <w:rPr>
            <w:rFonts w:cstheme="minorHAnsi"/>
            <w:noProof/>
            <w:rPrChange w:id="248" w:author="Menhorn Timo" w:date="2020-05-27T07:06:00Z">
              <w:rPr>
                <w:noProof/>
              </w:rPr>
            </w:rPrChange>
          </w:rPr>
          <w:delInstrText xml:space="preserve"> HYPERLINK \l "_Toc40265540" </w:delInstrText>
        </w:r>
        <w:r w:rsidRPr="005F1C32" w:rsidDel="007A02C1">
          <w:rPr>
            <w:rFonts w:cstheme="minorHAnsi"/>
            <w:noProof/>
            <w:rPrChange w:id="249" w:author="Menhorn Timo" w:date="2020-05-27T07:06:00Z">
              <w:rPr>
                <w:noProof/>
              </w:rPr>
            </w:rPrChange>
          </w:rPr>
          <w:fldChar w:fldCharType="separate"/>
        </w:r>
      </w:del>
      <w:ins w:id="250" w:author="Menhorn Timo" w:date="2020-05-28T10:10:00Z">
        <w:r w:rsidR="003B6F0E">
          <w:rPr>
            <w:rFonts w:cstheme="minorHAnsi"/>
            <w:b/>
            <w:bCs/>
            <w:noProof/>
          </w:rPr>
          <w:t>Fehler! Linkreferenz ungültig.</w:t>
        </w:r>
      </w:ins>
      <w:del w:id="251" w:author="Menhorn Timo" w:date="2020-05-26T13:33:00Z">
        <w:r w:rsidR="006B0751" w:rsidRPr="005F1C32" w:rsidDel="007A02C1">
          <w:rPr>
            <w:rStyle w:val="Hyperlink"/>
            <w:rFonts w:cstheme="minorHAnsi"/>
            <w:noProof/>
            <w:rPrChange w:id="252" w:author="Menhorn Timo" w:date="2020-05-27T07:06:00Z">
              <w:rPr>
                <w:rStyle w:val="Hyperlink"/>
                <w:noProof/>
              </w:rPr>
            </w:rPrChange>
          </w:rPr>
          <w:delText>Abbildung 4: Star History der Frameworks im Vergleich</w:delText>
        </w:r>
        <w:r w:rsidR="006B0751" w:rsidRPr="005F1C32" w:rsidDel="007A02C1">
          <w:rPr>
            <w:rFonts w:cstheme="minorHAnsi"/>
            <w:noProof/>
            <w:webHidden/>
            <w:rPrChange w:id="253" w:author="Menhorn Timo" w:date="2020-05-27T07:06:00Z">
              <w:rPr>
                <w:noProof/>
                <w:webHidden/>
              </w:rPr>
            </w:rPrChange>
          </w:rPr>
          <w:tab/>
        </w:r>
        <w:r w:rsidR="006B0751" w:rsidRPr="005F1C32" w:rsidDel="007A02C1">
          <w:rPr>
            <w:rFonts w:cstheme="minorHAnsi"/>
            <w:noProof/>
            <w:webHidden/>
            <w:rPrChange w:id="254" w:author="Menhorn Timo" w:date="2020-05-27T07:06:00Z">
              <w:rPr>
                <w:noProof/>
                <w:webHidden/>
              </w:rPr>
            </w:rPrChange>
          </w:rPr>
          <w:fldChar w:fldCharType="begin"/>
        </w:r>
        <w:r w:rsidR="006B0751" w:rsidRPr="005F1C32" w:rsidDel="007A02C1">
          <w:rPr>
            <w:rFonts w:cstheme="minorHAnsi"/>
            <w:noProof/>
            <w:webHidden/>
            <w:rPrChange w:id="255" w:author="Menhorn Timo" w:date="2020-05-27T07:06:00Z">
              <w:rPr>
                <w:noProof/>
                <w:webHidden/>
              </w:rPr>
            </w:rPrChange>
          </w:rPr>
          <w:delInstrText xml:space="preserve"> PAGEREF _Toc40265540 \h </w:delInstrText>
        </w:r>
        <w:r w:rsidR="006B0751" w:rsidRPr="005F1C32" w:rsidDel="007A02C1">
          <w:rPr>
            <w:rFonts w:cstheme="minorHAnsi"/>
            <w:noProof/>
            <w:webHidden/>
            <w:rPrChange w:id="256" w:author="Menhorn Timo" w:date="2020-05-27T07:06:00Z">
              <w:rPr>
                <w:noProof/>
                <w:webHidden/>
              </w:rPr>
            </w:rPrChange>
          </w:rPr>
          <w:fldChar w:fldCharType="separate"/>
        </w:r>
      </w:del>
      <w:ins w:id="257" w:author="Menhorn Timo" w:date="2020-05-28T10:15:00Z">
        <w:r w:rsidR="00687C15">
          <w:rPr>
            <w:rFonts w:cstheme="minorHAnsi"/>
            <w:b/>
            <w:bCs/>
            <w:noProof/>
            <w:webHidden/>
          </w:rPr>
          <w:t>Fehler! Textmarke nicht definiert.</w:t>
        </w:r>
      </w:ins>
      <w:del w:id="258" w:author="Menhorn Timo" w:date="2020-05-26T13:33:00Z">
        <w:r w:rsidR="006B0751" w:rsidRPr="005F1C32" w:rsidDel="007A02C1">
          <w:rPr>
            <w:rFonts w:cstheme="minorHAnsi"/>
            <w:noProof/>
            <w:webHidden/>
            <w:rPrChange w:id="259" w:author="Menhorn Timo" w:date="2020-05-27T07:06:00Z">
              <w:rPr>
                <w:noProof/>
                <w:webHidden/>
              </w:rPr>
            </w:rPrChange>
          </w:rPr>
          <w:delText>19</w:delText>
        </w:r>
        <w:r w:rsidR="006B0751" w:rsidRPr="005F1C32" w:rsidDel="007A02C1">
          <w:rPr>
            <w:rFonts w:cstheme="minorHAnsi"/>
            <w:noProof/>
            <w:webHidden/>
            <w:rPrChange w:id="260" w:author="Menhorn Timo" w:date="2020-05-27T07:06:00Z">
              <w:rPr>
                <w:noProof/>
                <w:webHidden/>
              </w:rPr>
            </w:rPrChange>
          </w:rPr>
          <w:fldChar w:fldCharType="end"/>
        </w:r>
        <w:r w:rsidRPr="005F1C32" w:rsidDel="007A02C1">
          <w:rPr>
            <w:rFonts w:cstheme="minorHAnsi"/>
            <w:noProof/>
            <w:rPrChange w:id="261" w:author="Menhorn Timo" w:date="2020-05-27T07:06:00Z">
              <w:rPr>
                <w:noProof/>
              </w:rPr>
            </w:rPrChange>
          </w:rPr>
          <w:fldChar w:fldCharType="end"/>
        </w:r>
      </w:del>
    </w:p>
    <w:p w14:paraId="5C54AF92" w14:textId="0B3C3B1A" w:rsidR="006B0751" w:rsidRPr="005F1C32" w:rsidDel="007A02C1" w:rsidRDefault="00110E7F">
      <w:pPr>
        <w:pStyle w:val="Abbildungsverzeichnis"/>
        <w:tabs>
          <w:tab w:val="right" w:leader="dot" w:pos="9062"/>
        </w:tabs>
        <w:rPr>
          <w:del w:id="262" w:author="Menhorn Timo" w:date="2020-05-26T13:33:00Z"/>
          <w:rFonts w:eastAsiaTheme="minorEastAsia" w:cstheme="minorHAnsi"/>
          <w:noProof/>
          <w:lang w:eastAsia="de-DE"/>
          <w:rPrChange w:id="263" w:author="Menhorn Timo" w:date="2020-05-27T07:06:00Z">
            <w:rPr>
              <w:del w:id="264" w:author="Menhorn Timo" w:date="2020-05-26T13:33:00Z"/>
              <w:rFonts w:eastAsiaTheme="minorEastAsia"/>
              <w:noProof/>
              <w:lang w:eastAsia="de-DE"/>
            </w:rPr>
          </w:rPrChange>
        </w:rPr>
      </w:pPr>
      <w:del w:id="265" w:author="Menhorn Timo" w:date="2020-05-26T13:33:00Z">
        <w:r w:rsidRPr="005F1C32" w:rsidDel="007A02C1">
          <w:rPr>
            <w:rFonts w:cstheme="minorHAnsi"/>
            <w:noProof/>
          </w:rPr>
          <w:fldChar w:fldCharType="begin"/>
        </w:r>
        <w:r w:rsidRPr="005F1C32" w:rsidDel="007A02C1">
          <w:rPr>
            <w:rFonts w:cstheme="minorHAnsi"/>
            <w:noProof/>
            <w:rPrChange w:id="266" w:author="Menhorn Timo" w:date="2020-05-27T07:06:00Z">
              <w:rPr>
                <w:noProof/>
              </w:rPr>
            </w:rPrChange>
          </w:rPr>
          <w:delInstrText xml:space="preserve"> HYPERLINK \l "_Toc40265541" </w:delInstrText>
        </w:r>
        <w:r w:rsidRPr="005F1C32" w:rsidDel="007A02C1">
          <w:rPr>
            <w:rFonts w:cstheme="minorHAnsi"/>
            <w:noProof/>
            <w:rPrChange w:id="267" w:author="Menhorn Timo" w:date="2020-05-27T07:06:00Z">
              <w:rPr>
                <w:noProof/>
              </w:rPr>
            </w:rPrChange>
          </w:rPr>
          <w:fldChar w:fldCharType="separate"/>
        </w:r>
      </w:del>
      <w:ins w:id="268" w:author="Menhorn Timo" w:date="2020-05-28T10:10:00Z">
        <w:r w:rsidR="003B6F0E">
          <w:rPr>
            <w:rFonts w:cstheme="minorHAnsi"/>
            <w:b/>
            <w:bCs/>
            <w:noProof/>
          </w:rPr>
          <w:t>Fehler! Linkreferenz ungültig.</w:t>
        </w:r>
      </w:ins>
      <w:del w:id="269" w:author="Menhorn Timo" w:date="2020-05-26T13:33:00Z">
        <w:r w:rsidR="006B0751" w:rsidRPr="005F1C32" w:rsidDel="007A02C1">
          <w:rPr>
            <w:rStyle w:val="Hyperlink"/>
            <w:rFonts w:cstheme="minorHAnsi"/>
            <w:noProof/>
            <w:rPrChange w:id="270" w:author="Menhorn Timo" w:date="2020-05-27T07:06:00Z">
              <w:rPr>
                <w:rStyle w:val="Hyperlink"/>
                <w:noProof/>
              </w:rPr>
            </w:rPrChange>
          </w:rPr>
          <w:delText>Abbildung 5: Jobangebote für Entwickler auf gängigen Plattformen</w:delText>
        </w:r>
        <w:r w:rsidR="006B0751" w:rsidRPr="005F1C32" w:rsidDel="007A02C1">
          <w:rPr>
            <w:rFonts w:cstheme="minorHAnsi"/>
            <w:noProof/>
            <w:webHidden/>
            <w:rPrChange w:id="271" w:author="Menhorn Timo" w:date="2020-05-27T07:06:00Z">
              <w:rPr>
                <w:noProof/>
                <w:webHidden/>
              </w:rPr>
            </w:rPrChange>
          </w:rPr>
          <w:tab/>
        </w:r>
        <w:r w:rsidR="006B0751" w:rsidRPr="005F1C32" w:rsidDel="007A02C1">
          <w:rPr>
            <w:rFonts w:cstheme="minorHAnsi"/>
            <w:noProof/>
            <w:webHidden/>
            <w:rPrChange w:id="272" w:author="Menhorn Timo" w:date="2020-05-27T07:06:00Z">
              <w:rPr>
                <w:noProof/>
                <w:webHidden/>
              </w:rPr>
            </w:rPrChange>
          </w:rPr>
          <w:fldChar w:fldCharType="begin"/>
        </w:r>
        <w:r w:rsidR="006B0751" w:rsidRPr="005F1C32" w:rsidDel="007A02C1">
          <w:rPr>
            <w:rFonts w:cstheme="minorHAnsi"/>
            <w:noProof/>
            <w:webHidden/>
            <w:rPrChange w:id="273" w:author="Menhorn Timo" w:date="2020-05-27T07:06:00Z">
              <w:rPr>
                <w:noProof/>
                <w:webHidden/>
              </w:rPr>
            </w:rPrChange>
          </w:rPr>
          <w:delInstrText xml:space="preserve"> PAGEREF _Toc40265541 \h </w:delInstrText>
        </w:r>
        <w:r w:rsidR="006B0751" w:rsidRPr="005F1C32" w:rsidDel="007A02C1">
          <w:rPr>
            <w:rFonts w:cstheme="minorHAnsi"/>
            <w:noProof/>
            <w:webHidden/>
            <w:rPrChange w:id="274" w:author="Menhorn Timo" w:date="2020-05-27T07:06:00Z">
              <w:rPr>
                <w:noProof/>
                <w:webHidden/>
              </w:rPr>
            </w:rPrChange>
          </w:rPr>
          <w:fldChar w:fldCharType="separate"/>
        </w:r>
      </w:del>
      <w:ins w:id="275" w:author="Menhorn Timo" w:date="2020-05-28T10:15:00Z">
        <w:r w:rsidR="00687C15">
          <w:rPr>
            <w:rFonts w:cstheme="minorHAnsi"/>
            <w:b/>
            <w:bCs/>
            <w:noProof/>
            <w:webHidden/>
          </w:rPr>
          <w:t>Fehler! Textmarke nicht definiert.</w:t>
        </w:r>
      </w:ins>
      <w:del w:id="276" w:author="Menhorn Timo" w:date="2020-05-26T13:33:00Z">
        <w:r w:rsidR="006B0751" w:rsidRPr="005F1C32" w:rsidDel="007A02C1">
          <w:rPr>
            <w:rFonts w:cstheme="minorHAnsi"/>
            <w:noProof/>
            <w:webHidden/>
            <w:rPrChange w:id="277" w:author="Menhorn Timo" w:date="2020-05-27T07:06:00Z">
              <w:rPr>
                <w:noProof/>
                <w:webHidden/>
              </w:rPr>
            </w:rPrChange>
          </w:rPr>
          <w:delText>20</w:delText>
        </w:r>
        <w:r w:rsidR="006B0751" w:rsidRPr="005F1C32" w:rsidDel="007A02C1">
          <w:rPr>
            <w:rFonts w:cstheme="minorHAnsi"/>
            <w:noProof/>
            <w:webHidden/>
            <w:rPrChange w:id="278" w:author="Menhorn Timo" w:date="2020-05-27T07:06:00Z">
              <w:rPr>
                <w:noProof/>
                <w:webHidden/>
              </w:rPr>
            </w:rPrChange>
          </w:rPr>
          <w:fldChar w:fldCharType="end"/>
        </w:r>
        <w:r w:rsidRPr="005F1C32" w:rsidDel="007A02C1">
          <w:rPr>
            <w:rFonts w:cstheme="minorHAnsi"/>
            <w:noProof/>
            <w:rPrChange w:id="279" w:author="Menhorn Timo" w:date="2020-05-27T07:06:00Z">
              <w:rPr>
                <w:noProof/>
              </w:rPr>
            </w:rPrChange>
          </w:rPr>
          <w:fldChar w:fldCharType="end"/>
        </w:r>
      </w:del>
    </w:p>
    <w:p w14:paraId="37E04DCE" w14:textId="1718BA23" w:rsidR="006B0751" w:rsidRPr="005F1C32" w:rsidDel="007A02C1" w:rsidRDefault="00110E7F">
      <w:pPr>
        <w:pStyle w:val="Abbildungsverzeichnis"/>
        <w:tabs>
          <w:tab w:val="right" w:leader="dot" w:pos="9062"/>
        </w:tabs>
        <w:rPr>
          <w:del w:id="280" w:author="Menhorn Timo" w:date="2020-05-26T13:33:00Z"/>
          <w:rFonts w:eastAsiaTheme="minorEastAsia" w:cstheme="minorHAnsi"/>
          <w:noProof/>
          <w:lang w:eastAsia="de-DE"/>
          <w:rPrChange w:id="281" w:author="Menhorn Timo" w:date="2020-05-27T07:06:00Z">
            <w:rPr>
              <w:del w:id="282" w:author="Menhorn Timo" w:date="2020-05-26T13:33:00Z"/>
              <w:rFonts w:eastAsiaTheme="minorEastAsia"/>
              <w:noProof/>
              <w:lang w:eastAsia="de-DE"/>
            </w:rPr>
          </w:rPrChange>
        </w:rPr>
      </w:pPr>
      <w:del w:id="283" w:author="Menhorn Timo" w:date="2020-05-26T13:33:00Z">
        <w:r w:rsidRPr="00687C15" w:rsidDel="007A02C1">
          <w:rPr>
            <w:rFonts w:cstheme="minorHAnsi"/>
            <w:noProof/>
          </w:rPr>
          <w:fldChar w:fldCharType="begin"/>
        </w:r>
        <w:r w:rsidRPr="005F1C32" w:rsidDel="007A02C1">
          <w:rPr>
            <w:rFonts w:cstheme="minorHAnsi"/>
            <w:noProof/>
            <w:rPrChange w:id="284" w:author="Menhorn Timo" w:date="2020-05-27T07:06:00Z">
              <w:rPr>
                <w:noProof/>
              </w:rPr>
            </w:rPrChange>
          </w:rPr>
          <w:delInstrText xml:space="preserve"> HYPERLINK \l "_Toc40265542" </w:delInstrText>
        </w:r>
        <w:r w:rsidRPr="005F1C32" w:rsidDel="007A02C1">
          <w:rPr>
            <w:rFonts w:cstheme="minorHAnsi"/>
            <w:noProof/>
            <w:rPrChange w:id="285" w:author="Menhorn Timo" w:date="2020-05-27T07:06:00Z">
              <w:rPr>
                <w:noProof/>
              </w:rPr>
            </w:rPrChange>
          </w:rPr>
          <w:fldChar w:fldCharType="separate"/>
        </w:r>
      </w:del>
      <w:ins w:id="286" w:author="Menhorn Timo" w:date="2020-05-28T10:10:00Z">
        <w:r w:rsidR="003B6F0E">
          <w:rPr>
            <w:rFonts w:cstheme="minorHAnsi"/>
            <w:b/>
            <w:bCs/>
            <w:noProof/>
          </w:rPr>
          <w:t>Fehler! Linkreferenz ungültig.</w:t>
        </w:r>
      </w:ins>
      <w:del w:id="287" w:author="Menhorn Timo" w:date="2020-05-26T13:33:00Z">
        <w:r w:rsidR="006B0751" w:rsidRPr="005F1C32" w:rsidDel="007A02C1">
          <w:rPr>
            <w:rStyle w:val="Hyperlink"/>
            <w:rFonts w:cstheme="minorHAnsi"/>
            <w:noProof/>
            <w:rPrChange w:id="288" w:author="Menhorn Timo" w:date="2020-05-27T07:06:00Z">
              <w:rPr>
                <w:rStyle w:val="Hyperlink"/>
                <w:noProof/>
              </w:rPr>
            </w:rPrChange>
          </w:rPr>
          <w:delText>Abbildung 6: Hello World Beispiel React</w:delText>
        </w:r>
        <w:r w:rsidR="006B0751" w:rsidRPr="005F1C32" w:rsidDel="007A02C1">
          <w:rPr>
            <w:rFonts w:cstheme="minorHAnsi"/>
            <w:noProof/>
            <w:webHidden/>
            <w:rPrChange w:id="289" w:author="Menhorn Timo" w:date="2020-05-27T07:06:00Z">
              <w:rPr>
                <w:noProof/>
                <w:webHidden/>
              </w:rPr>
            </w:rPrChange>
          </w:rPr>
          <w:tab/>
        </w:r>
        <w:r w:rsidR="006B0751" w:rsidRPr="005F1C32" w:rsidDel="007A02C1">
          <w:rPr>
            <w:rFonts w:cstheme="minorHAnsi"/>
            <w:noProof/>
            <w:webHidden/>
            <w:rPrChange w:id="290" w:author="Menhorn Timo" w:date="2020-05-27T07:06:00Z">
              <w:rPr>
                <w:noProof/>
                <w:webHidden/>
              </w:rPr>
            </w:rPrChange>
          </w:rPr>
          <w:fldChar w:fldCharType="begin"/>
        </w:r>
        <w:r w:rsidR="006B0751" w:rsidRPr="005F1C32" w:rsidDel="007A02C1">
          <w:rPr>
            <w:rFonts w:cstheme="minorHAnsi"/>
            <w:noProof/>
            <w:webHidden/>
            <w:rPrChange w:id="291" w:author="Menhorn Timo" w:date="2020-05-27T07:06:00Z">
              <w:rPr>
                <w:noProof/>
                <w:webHidden/>
              </w:rPr>
            </w:rPrChange>
          </w:rPr>
          <w:delInstrText xml:space="preserve"> PAGEREF _Toc40265542 \h </w:delInstrText>
        </w:r>
        <w:r w:rsidR="006B0751" w:rsidRPr="005F1C32" w:rsidDel="007A02C1">
          <w:rPr>
            <w:rFonts w:cstheme="minorHAnsi"/>
            <w:noProof/>
            <w:webHidden/>
            <w:rPrChange w:id="292" w:author="Menhorn Timo" w:date="2020-05-27T07:06:00Z">
              <w:rPr>
                <w:noProof/>
                <w:webHidden/>
              </w:rPr>
            </w:rPrChange>
          </w:rPr>
          <w:fldChar w:fldCharType="separate"/>
        </w:r>
      </w:del>
      <w:ins w:id="293" w:author="Menhorn Timo" w:date="2020-05-28T10:15:00Z">
        <w:r w:rsidR="00687C15">
          <w:rPr>
            <w:rFonts w:cstheme="minorHAnsi"/>
            <w:b/>
            <w:bCs/>
            <w:noProof/>
            <w:webHidden/>
          </w:rPr>
          <w:t>Fehler! Textmarke nicht definiert.</w:t>
        </w:r>
      </w:ins>
      <w:del w:id="294" w:author="Menhorn Timo" w:date="2020-05-26T13:33:00Z">
        <w:r w:rsidR="006B0751" w:rsidRPr="005F1C32" w:rsidDel="007A02C1">
          <w:rPr>
            <w:rFonts w:cstheme="minorHAnsi"/>
            <w:noProof/>
            <w:webHidden/>
            <w:rPrChange w:id="295" w:author="Menhorn Timo" w:date="2020-05-27T07:06:00Z">
              <w:rPr>
                <w:noProof/>
                <w:webHidden/>
              </w:rPr>
            </w:rPrChange>
          </w:rPr>
          <w:delText>21</w:delText>
        </w:r>
        <w:r w:rsidR="006B0751" w:rsidRPr="005F1C32" w:rsidDel="007A02C1">
          <w:rPr>
            <w:rFonts w:cstheme="minorHAnsi"/>
            <w:noProof/>
            <w:webHidden/>
            <w:rPrChange w:id="296" w:author="Menhorn Timo" w:date="2020-05-27T07:06:00Z">
              <w:rPr>
                <w:noProof/>
                <w:webHidden/>
              </w:rPr>
            </w:rPrChange>
          </w:rPr>
          <w:fldChar w:fldCharType="end"/>
        </w:r>
        <w:r w:rsidRPr="005F1C32" w:rsidDel="007A02C1">
          <w:rPr>
            <w:rFonts w:cstheme="minorHAnsi"/>
            <w:noProof/>
            <w:rPrChange w:id="297" w:author="Menhorn Timo" w:date="2020-05-27T07:06:00Z">
              <w:rPr>
                <w:noProof/>
              </w:rPr>
            </w:rPrChange>
          </w:rPr>
          <w:fldChar w:fldCharType="end"/>
        </w:r>
      </w:del>
    </w:p>
    <w:p w14:paraId="3315A28A" w14:textId="6BBA7410" w:rsidR="006B0751" w:rsidRPr="005F1C32" w:rsidDel="007A02C1" w:rsidRDefault="00110E7F">
      <w:pPr>
        <w:pStyle w:val="Abbildungsverzeichnis"/>
        <w:tabs>
          <w:tab w:val="right" w:leader="dot" w:pos="9062"/>
        </w:tabs>
        <w:rPr>
          <w:del w:id="298" w:author="Menhorn Timo" w:date="2020-05-26T13:33:00Z"/>
          <w:rFonts w:eastAsiaTheme="minorEastAsia" w:cstheme="minorHAnsi"/>
          <w:noProof/>
          <w:lang w:eastAsia="de-DE"/>
          <w:rPrChange w:id="299" w:author="Menhorn Timo" w:date="2020-05-27T07:06:00Z">
            <w:rPr>
              <w:del w:id="300" w:author="Menhorn Timo" w:date="2020-05-26T13:33:00Z"/>
              <w:rFonts w:eastAsiaTheme="minorEastAsia"/>
              <w:noProof/>
              <w:lang w:eastAsia="de-DE"/>
            </w:rPr>
          </w:rPrChange>
        </w:rPr>
      </w:pPr>
      <w:del w:id="301" w:author="Menhorn Timo" w:date="2020-05-26T13:33:00Z">
        <w:r w:rsidRPr="00687C15" w:rsidDel="007A02C1">
          <w:rPr>
            <w:rFonts w:cstheme="minorHAnsi"/>
            <w:noProof/>
          </w:rPr>
          <w:fldChar w:fldCharType="begin"/>
        </w:r>
        <w:r w:rsidRPr="005F1C32" w:rsidDel="007A02C1">
          <w:rPr>
            <w:rFonts w:cstheme="minorHAnsi"/>
            <w:noProof/>
            <w:rPrChange w:id="302" w:author="Menhorn Timo" w:date="2020-05-27T07:06:00Z">
              <w:rPr>
                <w:noProof/>
              </w:rPr>
            </w:rPrChange>
          </w:rPr>
          <w:delInstrText xml:space="preserve"> HYPERLINK \l "_Toc40265543" </w:delInstrText>
        </w:r>
        <w:r w:rsidRPr="005F1C32" w:rsidDel="007A02C1">
          <w:rPr>
            <w:rFonts w:cstheme="minorHAnsi"/>
            <w:noProof/>
            <w:rPrChange w:id="303" w:author="Menhorn Timo" w:date="2020-05-27T07:06:00Z">
              <w:rPr>
                <w:noProof/>
              </w:rPr>
            </w:rPrChange>
          </w:rPr>
          <w:fldChar w:fldCharType="separate"/>
        </w:r>
      </w:del>
      <w:ins w:id="304" w:author="Menhorn Timo" w:date="2020-05-28T10:10:00Z">
        <w:r w:rsidR="003B6F0E">
          <w:rPr>
            <w:rFonts w:cstheme="minorHAnsi"/>
            <w:b/>
            <w:bCs/>
            <w:noProof/>
          </w:rPr>
          <w:t>Fehler! Linkreferenz ungültig.</w:t>
        </w:r>
      </w:ins>
      <w:del w:id="305" w:author="Menhorn Timo" w:date="2020-05-26T13:33:00Z">
        <w:r w:rsidR="006B0751" w:rsidRPr="005F1C32" w:rsidDel="007A02C1">
          <w:rPr>
            <w:rStyle w:val="Hyperlink"/>
            <w:rFonts w:cstheme="minorHAnsi"/>
            <w:noProof/>
            <w:rPrChange w:id="306" w:author="Menhorn Timo" w:date="2020-05-27T07:06:00Z">
              <w:rPr>
                <w:rStyle w:val="Hyperlink"/>
                <w:noProof/>
              </w:rPr>
            </w:rPrChange>
          </w:rPr>
          <w:delText>Abbildung 7: Hello World Beispiel VueJS</w:delText>
        </w:r>
        <w:r w:rsidR="006B0751" w:rsidRPr="005F1C32" w:rsidDel="007A02C1">
          <w:rPr>
            <w:rFonts w:cstheme="minorHAnsi"/>
            <w:noProof/>
            <w:webHidden/>
            <w:rPrChange w:id="307" w:author="Menhorn Timo" w:date="2020-05-27T07:06:00Z">
              <w:rPr>
                <w:noProof/>
                <w:webHidden/>
              </w:rPr>
            </w:rPrChange>
          </w:rPr>
          <w:tab/>
        </w:r>
        <w:r w:rsidR="006B0751" w:rsidRPr="005F1C32" w:rsidDel="007A02C1">
          <w:rPr>
            <w:rFonts w:cstheme="minorHAnsi"/>
            <w:noProof/>
            <w:webHidden/>
            <w:rPrChange w:id="308" w:author="Menhorn Timo" w:date="2020-05-27T07:06:00Z">
              <w:rPr>
                <w:noProof/>
                <w:webHidden/>
              </w:rPr>
            </w:rPrChange>
          </w:rPr>
          <w:fldChar w:fldCharType="begin"/>
        </w:r>
        <w:r w:rsidR="006B0751" w:rsidRPr="005F1C32" w:rsidDel="007A02C1">
          <w:rPr>
            <w:rFonts w:cstheme="minorHAnsi"/>
            <w:noProof/>
            <w:webHidden/>
            <w:rPrChange w:id="309" w:author="Menhorn Timo" w:date="2020-05-27T07:06:00Z">
              <w:rPr>
                <w:noProof/>
                <w:webHidden/>
              </w:rPr>
            </w:rPrChange>
          </w:rPr>
          <w:delInstrText xml:space="preserve"> PAGEREF _Toc40265543 \h </w:delInstrText>
        </w:r>
        <w:r w:rsidR="006B0751" w:rsidRPr="005F1C32" w:rsidDel="007A02C1">
          <w:rPr>
            <w:rFonts w:cstheme="minorHAnsi"/>
            <w:noProof/>
            <w:webHidden/>
            <w:rPrChange w:id="310" w:author="Menhorn Timo" w:date="2020-05-27T07:06:00Z">
              <w:rPr>
                <w:noProof/>
                <w:webHidden/>
              </w:rPr>
            </w:rPrChange>
          </w:rPr>
          <w:fldChar w:fldCharType="separate"/>
        </w:r>
      </w:del>
      <w:ins w:id="311" w:author="Menhorn Timo" w:date="2020-05-28T10:15:00Z">
        <w:r w:rsidR="00687C15">
          <w:rPr>
            <w:rFonts w:cstheme="minorHAnsi"/>
            <w:b/>
            <w:bCs/>
            <w:noProof/>
            <w:webHidden/>
          </w:rPr>
          <w:t>Fehler! Textmarke nicht definiert.</w:t>
        </w:r>
      </w:ins>
      <w:del w:id="312" w:author="Menhorn Timo" w:date="2020-05-26T13:33:00Z">
        <w:r w:rsidR="006B0751" w:rsidRPr="005F1C32" w:rsidDel="007A02C1">
          <w:rPr>
            <w:rFonts w:cstheme="minorHAnsi"/>
            <w:noProof/>
            <w:webHidden/>
            <w:rPrChange w:id="313" w:author="Menhorn Timo" w:date="2020-05-27T07:06:00Z">
              <w:rPr>
                <w:noProof/>
                <w:webHidden/>
              </w:rPr>
            </w:rPrChange>
          </w:rPr>
          <w:delText>21</w:delText>
        </w:r>
        <w:r w:rsidR="006B0751" w:rsidRPr="005F1C32" w:rsidDel="007A02C1">
          <w:rPr>
            <w:rFonts w:cstheme="minorHAnsi"/>
            <w:noProof/>
            <w:webHidden/>
            <w:rPrChange w:id="314" w:author="Menhorn Timo" w:date="2020-05-27T07:06:00Z">
              <w:rPr>
                <w:noProof/>
                <w:webHidden/>
              </w:rPr>
            </w:rPrChange>
          </w:rPr>
          <w:fldChar w:fldCharType="end"/>
        </w:r>
        <w:r w:rsidRPr="005F1C32" w:rsidDel="007A02C1">
          <w:rPr>
            <w:rFonts w:cstheme="minorHAnsi"/>
            <w:noProof/>
            <w:rPrChange w:id="315" w:author="Menhorn Timo" w:date="2020-05-27T07:06:00Z">
              <w:rPr>
                <w:noProof/>
              </w:rPr>
            </w:rPrChange>
          </w:rPr>
          <w:fldChar w:fldCharType="end"/>
        </w:r>
      </w:del>
    </w:p>
    <w:p w14:paraId="600965A4" w14:textId="061E2F5E" w:rsidR="006B0751" w:rsidRPr="005F1C32" w:rsidDel="007A02C1" w:rsidRDefault="00110E7F">
      <w:pPr>
        <w:pStyle w:val="Abbildungsverzeichnis"/>
        <w:tabs>
          <w:tab w:val="right" w:leader="dot" w:pos="9062"/>
        </w:tabs>
        <w:rPr>
          <w:del w:id="316" w:author="Menhorn Timo" w:date="2020-05-26T13:33:00Z"/>
          <w:rFonts w:eastAsiaTheme="minorEastAsia" w:cstheme="minorHAnsi"/>
          <w:noProof/>
          <w:lang w:eastAsia="de-DE"/>
          <w:rPrChange w:id="317" w:author="Menhorn Timo" w:date="2020-05-27T07:06:00Z">
            <w:rPr>
              <w:del w:id="318" w:author="Menhorn Timo" w:date="2020-05-26T13:33:00Z"/>
              <w:rFonts w:eastAsiaTheme="minorEastAsia"/>
              <w:noProof/>
              <w:lang w:eastAsia="de-DE"/>
            </w:rPr>
          </w:rPrChange>
        </w:rPr>
      </w:pPr>
      <w:del w:id="319" w:author="Menhorn Timo" w:date="2020-05-26T13:33:00Z">
        <w:r w:rsidRPr="00687C15" w:rsidDel="007A02C1">
          <w:rPr>
            <w:rFonts w:cstheme="minorHAnsi"/>
            <w:noProof/>
          </w:rPr>
          <w:fldChar w:fldCharType="begin"/>
        </w:r>
        <w:r w:rsidRPr="005F1C32" w:rsidDel="007A02C1">
          <w:rPr>
            <w:rFonts w:cstheme="minorHAnsi"/>
            <w:noProof/>
            <w:rPrChange w:id="320" w:author="Menhorn Timo" w:date="2020-05-27T07:06:00Z">
              <w:rPr>
                <w:noProof/>
              </w:rPr>
            </w:rPrChange>
          </w:rPr>
          <w:delInstrText xml:space="preserve"> HYPERLINK \l "_Toc40265544" </w:delInstrText>
        </w:r>
        <w:r w:rsidRPr="005F1C32" w:rsidDel="007A02C1">
          <w:rPr>
            <w:rFonts w:cstheme="minorHAnsi"/>
            <w:noProof/>
            <w:rPrChange w:id="321" w:author="Menhorn Timo" w:date="2020-05-27T07:06:00Z">
              <w:rPr>
                <w:noProof/>
              </w:rPr>
            </w:rPrChange>
          </w:rPr>
          <w:fldChar w:fldCharType="separate"/>
        </w:r>
      </w:del>
      <w:ins w:id="322" w:author="Menhorn Timo" w:date="2020-05-28T10:10:00Z">
        <w:r w:rsidR="003B6F0E">
          <w:rPr>
            <w:rFonts w:cstheme="minorHAnsi"/>
            <w:b/>
            <w:bCs/>
            <w:noProof/>
          </w:rPr>
          <w:t>Fehler! Linkreferenz ungültig.</w:t>
        </w:r>
      </w:ins>
      <w:del w:id="323" w:author="Menhorn Timo" w:date="2020-05-26T13:33:00Z">
        <w:r w:rsidR="006B0751" w:rsidRPr="005F1C32" w:rsidDel="007A02C1">
          <w:rPr>
            <w:rStyle w:val="Hyperlink"/>
            <w:rFonts w:cstheme="minorHAnsi"/>
            <w:noProof/>
            <w:rPrChange w:id="324" w:author="Menhorn Timo" w:date="2020-05-27T07:06:00Z">
              <w:rPr>
                <w:rStyle w:val="Hyperlink"/>
                <w:noProof/>
              </w:rPr>
            </w:rPrChange>
          </w:rPr>
          <w:delText>Abbildung 8: Ablaufdiagramm Genehmigungsprozess</w:delText>
        </w:r>
        <w:r w:rsidR="006B0751" w:rsidRPr="005F1C32" w:rsidDel="007A02C1">
          <w:rPr>
            <w:rFonts w:cstheme="minorHAnsi"/>
            <w:noProof/>
            <w:webHidden/>
            <w:rPrChange w:id="325" w:author="Menhorn Timo" w:date="2020-05-27T07:06:00Z">
              <w:rPr>
                <w:noProof/>
                <w:webHidden/>
              </w:rPr>
            </w:rPrChange>
          </w:rPr>
          <w:tab/>
        </w:r>
        <w:r w:rsidR="006B0751" w:rsidRPr="005F1C32" w:rsidDel="007A02C1">
          <w:rPr>
            <w:rFonts w:cstheme="minorHAnsi"/>
            <w:noProof/>
            <w:webHidden/>
            <w:rPrChange w:id="326" w:author="Menhorn Timo" w:date="2020-05-27T07:06:00Z">
              <w:rPr>
                <w:noProof/>
                <w:webHidden/>
              </w:rPr>
            </w:rPrChange>
          </w:rPr>
          <w:fldChar w:fldCharType="begin"/>
        </w:r>
        <w:r w:rsidR="006B0751" w:rsidRPr="005F1C32" w:rsidDel="007A02C1">
          <w:rPr>
            <w:rFonts w:cstheme="minorHAnsi"/>
            <w:noProof/>
            <w:webHidden/>
            <w:rPrChange w:id="327" w:author="Menhorn Timo" w:date="2020-05-27T07:06:00Z">
              <w:rPr>
                <w:noProof/>
                <w:webHidden/>
              </w:rPr>
            </w:rPrChange>
          </w:rPr>
          <w:delInstrText xml:space="preserve"> PAGEREF _Toc40265544 \h </w:delInstrText>
        </w:r>
        <w:r w:rsidR="006B0751" w:rsidRPr="005F1C32" w:rsidDel="007A02C1">
          <w:rPr>
            <w:rFonts w:cstheme="minorHAnsi"/>
            <w:noProof/>
            <w:webHidden/>
            <w:rPrChange w:id="328" w:author="Menhorn Timo" w:date="2020-05-27T07:06:00Z">
              <w:rPr>
                <w:noProof/>
                <w:webHidden/>
              </w:rPr>
            </w:rPrChange>
          </w:rPr>
          <w:fldChar w:fldCharType="separate"/>
        </w:r>
      </w:del>
      <w:ins w:id="329" w:author="Menhorn Timo" w:date="2020-05-28T10:15:00Z">
        <w:r w:rsidR="00687C15">
          <w:rPr>
            <w:rFonts w:cstheme="minorHAnsi"/>
            <w:b/>
            <w:bCs/>
            <w:noProof/>
            <w:webHidden/>
          </w:rPr>
          <w:t>Fehler! Textmarke nicht definiert.</w:t>
        </w:r>
      </w:ins>
      <w:del w:id="330" w:author="Menhorn Timo" w:date="2020-05-26T13:33:00Z">
        <w:r w:rsidR="006B0751" w:rsidRPr="005F1C32" w:rsidDel="007A02C1">
          <w:rPr>
            <w:rFonts w:cstheme="minorHAnsi"/>
            <w:noProof/>
            <w:webHidden/>
            <w:rPrChange w:id="331" w:author="Menhorn Timo" w:date="2020-05-27T07:06:00Z">
              <w:rPr>
                <w:noProof/>
                <w:webHidden/>
              </w:rPr>
            </w:rPrChange>
          </w:rPr>
          <w:delText>25</w:delText>
        </w:r>
        <w:r w:rsidR="006B0751" w:rsidRPr="005F1C32" w:rsidDel="007A02C1">
          <w:rPr>
            <w:rFonts w:cstheme="minorHAnsi"/>
            <w:noProof/>
            <w:webHidden/>
            <w:rPrChange w:id="332" w:author="Menhorn Timo" w:date="2020-05-27T07:06:00Z">
              <w:rPr>
                <w:noProof/>
                <w:webHidden/>
              </w:rPr>
            </w:rPrChange>
          </w:rPr>
          <w:fldChar w:fldCharType="end"/>
        </w:r>
        <w:r w:rsidRPr="005F1C32" w:rsidDel="007A02C1">
          <w:rPr>
            <w:rFonts w:cstheme="minorHAnsi"/>
            <w:noProof/>
            <w:rPrChange w:id="333" w:author="Menhorn Timo" w:date="2020-05-27T07:06:00Z">
              <w:rPr>
                <w:noProof/>
              </w:rPr>
            </w:rPrChange>
          </w:rPr>
          <w:fldChar w:fldCharType="end"/>
        </w:r>
      </w:del>
    </w:p>
    <w:p w14:paraId="638D38CA" w14:textId="70B722F1" w:rsidR="006B0751" w:rsidRPr="005F1C32" w:rsidDel="007A02C1" w:rsidRDefault="00110E7F">
      <w:pPr>
        <w:pStyle w:val="Abbildungsverzeichnis"/>
        <w:tabs>
          <w:tab w:val="right" w:leader="dot" w:pos="9062"/>
        </w:tabs>
        <w:rPr>
          <w:del w:id="334" w:author="Menhorn Timo" w:date="2020-05-26T13:33:00Z"/>
          <w:rFonts w:eastAsiaTheme="minorEastAsia" w:cstheme="minorHAnsi"/>
          <w:noProof/>
          <w:lang w:eastAsia="de-DE"/>
          <w:rPrChange w:id="335" w:author="Menhorn Timo" w:date="2020-05-27T07:06:00Z">
            <w:rPr>
              <w:del w:id="336" w:author="Menhorn Timo" w:date="2020-05-26T13:33:00Z"/>
              <w:rFonts w:eastAsiaTheme="minorEastAsia"/>
              <w:noProof/>
              <w:lang w:eastAsia="de-DE"/>
            </w:rPr>
          </w:rPrChange>
        </w:rPr>
      </w:pPr>
      <w:del w:id="337" w:author="Menhorn Timo" w:date="2020-05-26T13:33:00Z">
        <w:r w:rsidRPr="005F1C32" w:rsidDel="007A02C1">
          <w:rPr>
            <w:rFonts w:cstheme="minorHAnsi"/>
            <w:noProof/>
          </w:rPr>
          <w:fldChar w:fldCharType="begin"/>
        </w:r>
        <w:r w:rsidRPr="005F1C32" w:rsidDel="007A02C1">
          <w:rPr>
            <w:rFonts w:cstheme="minorHAnsi"/>
            <w:noProof/>
            <w:rPrChange w:id="338" w:author="Menhorn Timo" w:date="2020-05-27T07:06:00Z">
              <w:rPr>
                <w:noProof/>
              </w:rPr>
            </w:rPrChange>
          </w:rPr>
          <w:delInstrText xml:space="preserve"> HYPERLINK \l "_Toc40265545" </w:delInstrText>
        </w:r>
        <w:r w:rsidRPr="005F1C32" w:rsidDel="007A02C1">
          <w:rPr>
            <w:rFonts w:cstheme="minorHAnsi"/>
            <w:noProof/>
            <w:rPrChange w:id="339" w:author="Menhorn Timo" w:date="2020-05-27T07:06:00Z">
              <w:rPr>
                <w:noProof/>
              </w:rPr>
            </w:rPrChange>
          </w:rPr>
          <w:fldChar w:fldCharType="separate"/>
        </w:r>
      </w:del>
      <w:ins w:id="340" w:author="Menhorn Timo" w:date="2020-05-28T10:10:00Z">
        <w:r w:rsidR="003B6F0E">
          <w:rPr>
            <w:rFonts w:cstheme="minorHAnsi"/>
            <w:b/>
            <w:bCs/>
            <w:noProof/>
          </w:rPr>
          <w:t>Fehler! Linkreferenz ungültig.</w:t>
        </w:r>
      </w:ins>
      <w:del w:id="341" w:author="Menhorn Timo" w:date="2020-05-26T13:33:00Z">
        <w:r w:rsidR="006B0751" w:rsidRPr="005F1C32" w:rsidDel="007A02C1">
          <w:rPr>
            <w:rStyle w:val="Hyperlink"/>
            <w:rFonts w:cstheme="minorHAnsi"/>
            <w:noProof/>
            <w:rPrChange w:id="342" w:author="Menhorn Timo" w:date="2020-05-27T07:06:00Z">
              <w:rPr>
                <w:rStyle w:val="Hyperlink"/>
                <w:noProof/>
              </w:rPr>
            </w:rPrChange>
          </w:rPr>
          <w:delText xml:space="preserve">Abbildung 9: JSON Beispiel für Home </w:delText>
        </w:r>
        <w:r w:rsidR="006B0751" w:rsidRPr="005F1C32" w:rsidDel="007A02C1">
          <w:rPr>
            <w:rFonts w:cstheme="minorHAnsi"/>
            <w:noProof/>
            <w:webHidden/>
            <w:rPrChange w:id="343" w:author="Menhorn Timo" w:date="2020-05-27T07:06:00Z">
              <w:rPr>
                <w:noProof/>
                <w:webHidden/>
              </w:rPr>
            </w:rPrChange>
          </w:rPr>
          <w:tab/>
        </w:r>
        <w:r w:rsidR="006B0751" w:rsidRPr="005F1C32" w:rsidDel="007A02C1">
          <w:rPr>
            <w:rFonts w:cstheme="minorHAnsi"/>
            <w:noProof/>
            <w:webHidden/>
            <w:rPrChange w:id="344" w:author="Menhorn Timo" w:date="2020-05-27T07:06:00Z">
              <w:rPr>
                <w:noProof/>
                <w:webHidden/>
              </w:rPr>
            </w:rPrChange>
          </w:rPr>
          <w:fldChar w:fldCharType="begin"/>
        </w:r>
        <w:r w:rsidR="006B0751" w:rsidRPr="005F1C32" w:rsidDel="007A02C1">
          <w:rPr>
            <w:rFonts w:cstheme="minorHAnsi"/>
            <w:noProof/>
            <w:webHidden/>
            <w:rPrChange w:id="345" w:author="Menhorn Timo" w:date="2020-05-27T07:06:00Z">
              <w:rPr>
                <w:noProof/>
                <w:webHidden/>
              </w:rPr>
            </w:rPrChange>
          </w:rPr>
          <w:delInstrText xml:space="preserve"> PAGEREF _Toc40265545 \h </w:delInstrText>
        </w:r>
        <w:r w:rsidR="006B0751" w:rsidRPr="005F1C32" w:rsidDel="007A02C1">
          <w:rPr>
            <w:rFonts w:cstheme="minorHAnsi"/>
            <w:noProof/>
            <w:webHidden/>
            <w:rPrChange w:id="346" w:author="Menhorn Timo" w:date="2020-05-27T07:06:00Z">
              <w:rPr>
                <w:noProof/>
                <w:webHidden/>
              </w:rPr>
            </w:rPrChange>
          </w:rPr>
          <w:fldChar w:fldCharType="separate"/>
        </w:r>
      </w:del>
      <w:ins w:id="347" w:author="Menhorn Timo" w:date="2020-05-28T10:15:00Z">
        <w:r w:rsidR="00687C15">
          <w:rPr>
            <w:rFonts w:cstheme="minorHAnsi"/>
            <w:b/>
            <w:bCs/>
            <w:noProof/>
            <w:webHidden/>
          </w:rPr>
          <w:t>Fehler! Textmarke nicht definiert.</w:t>
        </w:r>
      </w:ins>
      <w:del w:id="348" w:author="Menhorn Timo" w:date="2020-05-26T13:33:00Z">
        <w:r w:rsidR="006B0751" w:rsidRPr="005F1C32" w:rsidDel="007A02C1">
          <w:rPr>
            <w:rFonts w:cstheme="minorHAnsi"/>
            <w:noProof/>
            <w:webHidden/>
            <w:rPrChange w:id="349" w:author="Menhorn Timo" w:date="2020-05-27T07:06:00Z">
              <w:rPr>
                <w:noProof/>
                <w:webHidden/>
              </w:rPr>
            </w:rPrChange>
          </w:rPr>
          <w:delText>26</w:delText>
        </w:r>
        <w:r w:rsidR="006B0751" w:rsidRPr="005F1C32" w:rsidDel="007A02C1">
          <w:rPr>
            <w:rFonts w:cstheme="minorHAnsi"/>
            <w:noProof/>
            <w:webHidden/>
            <w:rPrChange w:id="350" w:author="Menhorn Timo" w:date="2020-05-27T07:06:00Z">
              <w:rPr>
                <w:noProof/>
                <w:webHidden/>
              </w:rPr>
            </w:rPrChange>
          </w:rPr>
          <w:fldChar w:fldCharType="end"/>
        </w:r>
        <w:r w:rsidRPr="005F1C32" w:rsidDel="007A02C1">
          <w:rPr>
            <w:rFonts w:cstheme="minorHAnsi"/>
            <w:noProof/>
            <w:rPrChange w:id="351" w:author="Menhorn Timo" w:date="2020-05-27T07:06:00Z">
              <w:rPr>
                <w:noProof/>
              </w:rPr>
            </w:rPrChange>
          </w:rPr>
          <w:fldChar w:fldCharType="end"/>
        </w:r>
      </w:del>
    </w:p>
    <w:p w14:paraId="3BC89305" w14:textId="1AC6918E" w:rsidR="006B0751" w:rsidRPr="005F1C32" w:rsidDel="007A02C1" w:rsidRDefault="00110E7F">
      <w:pPr>
        <w:pStyle w:val="Abbildungsverzeichnis"/>
        <w:tabs>
          <w:tab w:val="right" w:leader="dot" w:pos="9062"/>
        </w:tabs>
        <w:rPr>
          <w:del w:id="352" w:author="Menhorn Timo" w:date="2020-05-26T13:33:00Z"/>
          <w:rFonts w:eastAsiaTheme="minorEastAsia" w:cstheme="minorHAnsi"/>
          <w:noProof/>
          <w:lang w:eastAsia="de-DE"/>
          <w:rPrChange w:id="353" w:author="Menhorn Timo" w:date="2020-05-27T07:06:00Z">
            <w:rPr>
              <w:del w:id="354" w:author="Menhorn Timo" w:date="2020-05-26T13:33:00Z"/>
              <w:rFonts w:eastAsiaTheme="minorEastAsia"/>
              <w:noProof/>
              <w:lang w:eastAsia="de-DE"/>
            </w:rPr>
          </w:rPrChange>
        </w:rPr>
      </w:pPr>
      <w:del w:id="355" w:author="Menhorn Timo" w:date="2020-05-26T13:33:00Z">
        <w:r w:rsidRPr="005F1C32" w:rsidDel="007A02C1">
          <w:rPr>
            <w:rFonts w:cstheme="minorHAnsi"/>
            <w:noProof/>
          </w:rPr>
          <w:fldChar w:fldCharType="begin"/>
        </w:r>
        <w:r w:rsidRPr="005F1C32" w:rsidDel="007A02C1">
          <w:rPr>
            <w:rFonts w:cstheme="minorHAnsi"/>
            <w:noProof/>
            <w:rPrChange w:id="356" w:author="Menhorn Timo" w:date="2020-05-27T07:06:00Z">
              <w:rPr>
                <w:noProof/>
              </w:rPr>
            </w:rPrChange>
          </w:rPr>
          <w:delInstrText xml:space="preserve"> HYPERLINK "file:///C:\\Users\\degedo\\Downloads\\projectdoku_v2.docx" \l "_Toc40265546" </w:delInstrText>
        </w:r>
        <w:r w:rsidRPr="005F1C32" w:rsidDel="007A02C1">
          <w:rPr>
            <w:rFonts w:cstheme="minorHAnsi"/>
            <w:noProof/>
            <w:rPrChange w:id="357" w:author="Menhorn Timo" w:date="2020-05-27T07:06:00Z">
              <w:rPr>
                <w:noProof/>
              </w:rPr>
            </w:rPrChange>
          </w:rPr>
          <w:fldChar w:fldCharType="separate"/>
        </w:r>
      </w:del>
      <w:ins w:id="358" w:author="Menhorn Timo" w:date="2020-05-28T10:10:00Z">
        <w:r w:rsidR="003B6F0E">
          <w:rPr>
            <w:rFonts w:cstheme="minorHAnsi"/>
            <w:b/>
            <w:bCs/>
            <w:noProof/>
          </w:rPr>
          <w:t>Fehler! Linkreferenz ungültig.</w:t>
        </w:r>
      </w:ins>
      <w:del w:id="359" w:author="Menhorn Timo" w:date="2020-05-26T13:33:00Z">
        <w:r w:rsidR="006B0751" w:rsidRPr="005F1C32" w:rsidDel="007A02C1">
          <w:rPr>
            <w:rStyle w:val="Hyperlink"/>
            <w:rFonts w:cstheme="minorHAnsi"/>
            <w:noProof/>
            <w:rPrChange w:id="360" w:author="Menhorn Timo" w:date="2020-05-27T07:06:00Z">
              <w:rPr>
                <w:rStyle w:val="Hyperlink"/>
                <w:noProof/>
              </w:rPr>
            </w:rPrChange>
          </w:rPr>
          <w:delText>Abbildung 10: HTML Beispiel für Home</w:delText>
        </w:r>
        <w:r w:rsidR="006B0751" w:rsidRPr="005F1C32" w:rsidDel="007A02C1">
          <w:rPr>
            <w:rFonts w:cstheme="minorHAnsi"/>
            <w:noProof/>
            <w:webHidden/>
            <w:rPrChange w:id="361" w:author="Menhorn Timo" w:date="2020-05-27T07:06:00Z">
              <w:rPr>
                <w:noProof/>
                <w:webHidden/>
              </w:rPr>
            </w:rPrChange>
          </w:rPr>
          <w:tab/>
        </w:r>
        <w:r w:rsidR="006B0751" w:rsidRPr="005F1C32" w:rsidDel="007A02C1">
          <w:rPr>
            <w:rFonts w:cstheme="minorHAnsi"/>
            <w:noProof/>
            <w:webHidden/>
            <w:rPrChange w:id="362" w:author="Menhorn Timo" w:date="2020-05-27T07:06:00Z">
              <w:rPr>
                <w:noProof/>
                <w:webHidden/>
              </w:rPr>
            </w:rPrChange>
          </w:rPr>
          <w:fldChar w:fldCharType="begin"/>
        </w:r>
        <w:r w:rsidR="006B0751" w:rsidRPr="005F1C32" w:rsidDel="007A02C1">
          <w:rPr>
            <w:rFonts w:cstheme="minorHAnsi"/>
            <w:noProof/>
            <w:webHidden/>
            <w:rPrChange w:id="363" w:author="Menhorn Timo" w:date="2020-05-27T07:06:00Z">
              <w:rPr>
                <w:noProof/>
                <w:webHidden/>
              </w:rPr>
            </w:rPrChange>
          </w:rPr>
          <w:delInstrText xml:space="preserve"> PAGEREF _Toc40265546 \h </w:delInstrText>
        </w:r>
        <w:r w:rsidR="006B0751" w:rsidRPr="005F1C32" w:rsidDel="007A02C1">
          <w:rPr>
            <w:rFonts w:cstheme="minorHAnsi"/>
            <w:noProof/>
            <w:webHidden/>
            <w:rPrChange w:id="364" w:author="Menhorn Timo" w:date="2020-05-27T07:06:00Z">
              <w:rPr>
                <w:noProof/>
                <w:webHidden/>
              </w:rPr>
            </w:rPrChange>
          </w:rPr>
          <w:fldChar w:fldCharType="separate"/>
        </w:r>
      </w:del>
      <w:ins w:id="365" w:author="Menhorn Timo" w:date="2020-05-28T10:15:00Z">
        <w:r w:rsidR="00687C15">
          <w:rPr>
            <w:rFonts w:cstheme="minorHAnsi"/>
            <w:b/>
            <w:bCs/>
            <w:noProof/>
            <w:webHidden/>
          </w:rPr>
          <w:t>Fehler! Textmarke nicht definiert.</w:t>
        </w:r>
      </w:ins>
      <w:del w:id="366" w:author="Menhorn Timo" w:date="2020-05-26T13:33:00Z">
        <w:r w:rsidR="006B0751" w:rsidRPr="005F1C32" w:rsidDel="007A02C1">
          <w:rPr>
            <w:rFonts w:cstheme="minorHAnsi"/>
            <w:noProof/>
            <w:webHidden/>
            <w:rPrChange w:id="367" w:author="Menhorn Timo" w:date="2020-05-27T07:06:00Z">
              <w:rPr>
                <w:noProof/>
                <w:webHidden/>
              </w:rPr>
            </w:rPrChange>
          </w:rPr>
          <w:delText>26</w:delText>
        </w:r>
        <w:r w:rsidR="006B0751" w:rsidRPr="005F1C32" w:rsidDel="007A02C1">
          <w:rPr>
            <w:rFonts w:cstheme="minorHAnsi"/>
            <w:noProof/>
            <w:webHidden/>
            <w:rPrChange w:id="368" w:author="Menhorn Timo" w:date="2020-05-27T07:06:00Z">
              <w:rPr>
                <w:noProof/>
                <w:webHidden/>
              </w:rPr>
            </w:rPrChange>
          </w:rPr>
          <w:fldChar w:fldCharType="end"/>
        </w:r>
        <w:r w:rsidRPr="005F1C32" w:rsidDel="007A02C1">
          <w:rPr>
            <w:rFonts w:cstheme="minorHAnsi"/>
            <w:noProof/>
            <w:rPrChange w:id="369" w:author="Menhorn Timo" w:date="2020-05-27T07:06:00Z">
              <w:rPr>
                <w:noProof/>
              </w:rPr>
            </w:rPrChange>
          </w:rPr>
          <w:fldChar w:fldCharType="end"/>
        </w:r>
      </w:del>
    </w:p>
    <w:p w14:paraId="18BD0767" w14:textId="35B9BA1A" w:rsidR="006B0751" w:rsidRPr="005F1C32" w:rsidDel="007A02C1" w:rsidRDefault="00110E7F">
      <w:pPr>
        <w:pStyle w:val="Abbildungsverzeichnis"/>
        <w:tabs>
          <w:tab w:val="right" w:leader="dot" w:pos="9062"/>
        </w:tabs>
        <w:rPr>
          <w:del w:id="370" w:author="Menhorn Timo" w:date="2020-05-26T13:33:00Z"/>
          <w:rFonts w:eastAsiaTheme="minorEastAsia" w:cstheme="minorHAnsi"/>
          <w:noProof/>
          <w:lang w:eastAsia="de-DE"/>
          <w:rPrChange w:id="371" w:author="Menhorn Timo" w:date="2020-05-27T07:06:00Z">
            <w:rPr>
              <w:del w:id="372" w:author="Menhorn Timo" w:date="2020-05-26T13:33:00Z"/>
              <w:rFonts w:eastAsiaTheme="minorEastAsia"/>
              <w:noProof/>
              <w:lang w:eastAsia="de-DE"/>
            </w:rPr>
          </w:rPrChange>
        </w:rPr>
      </w:pPr>
      <w:del w:id="373" w:author="Menhorn Timo" w:date="2020-05-26T13:33:00Z">
        <w:r w:rsidRPr="005F1C32" w:rsidDel="007A02C1">
          <w:rPr>
            <w:rFonts w:cstheme="minorHAnsi"/>
            <w:noProof/>
          </w:rPr>
          <w:fldChar w:fldCharType="begin"/>
        </w:r>
        <w:r w:rsidRPr="005F1C32" w:rsidDel="007A02C1">
          <w:rPr>
            <w:rFonts w:cstheme="minorHAnsi"/>
            <w:noProof/>
            <w:rPrChange w:id="374" w:author="Menhorn Timo" w:date="2020-05-27T07:06:00Z">
              <w:rPr>
                <w:noProof/>
              </w:rPr>
            </w:rPrChange>
          </w:rPr>
          <w:delInstrText xml:space="preserve"> HYPERLINK "file:///C:\\Users\\degedo\\Downloads\\projectdoku_v2.docx" \l "_Toc40265547" </w:delInstrText>
        </w:r>
        <w:r w:rsidRPr="005F1C32" w:rsidDel="007A02C1">
          <w:rPr>
            <w:rFonts w:cstheme="minorHAnsi"/>
            <w:noProof/>
            <w:rPrChange w:id="375" w:author="Menhorn Timo" w:date="2020-05-27T07:06:00Z">
              <w:rPr>
                <w:noProof/>
              </w:rPr>
            </w:rPrChange>
          </w:rPr>
          <w:fldChar w:fldCharType="separate"/>
        </w:r>
      </w:del>
      <w:ins w:id="376" w:author="Menhorn Timo" w:date="2020-05-28T10:10:00Z">
        <w:r w:rsidR="003B6F0E">
          <w:rPr>
            <w:rFonts w:cstheme="minorHAnsi"/>
            <w:b/>
            <w:bCs/>
            <w:noProof/>
          </w:rPr>
          <w:t>Fehler! Linkreferenz ungültig.</w:t>
        </w:r>
      </w:ins>
      <w:del w:id="377" w:author="Menhorn Timo" w:date="2020-05-26T13:33:00Z">
        <w:r w:rsidR="006B0751" w:rsidRPr="005F1C32" w:rsidDel="007A02C1">
          <w:rPr>
            <w:rStyle w:val="Hyperlink"/>
            <w:rFonts w:cstheme="minorHAnsi"/>
            <w:noProof/>
            <w:rPrChange w:id="378" w:author="Menhorn Timo" w:date="2020-05-27T07:06:00Z">
              <w:rPr>
                <w:rStyle w:val="Hyperlink"/>
                <w:noProof/>
              </w:rPr>
            </w:rPrChange>
          </w:rPr>
          <w:delText>Abbildung 11: HTML Beispiel für Home</w:delText>
        </w:r>
        <w:r w:rsidR="006B0751" w:rsidRPr="005F1C32" w:rsidDel="007A02C1">
          <w:rPr>
            <w:rFonts w:cstheme="minorHAnsi"/>
            <w:noProof/>
            <w:webHidden/>
            <w:rPrChange w:id="379" w:author="Menhorn Timo" w:date="2020-05-27T07:06:00Z">
              <w:rPr>
                <w:noProof/>
                <w:webHidden/>
              </w:rPr>
            </w:rPrChange>
          </w:rPr>
          <w:tab/>
        </w:r>
        <w:r w:rsidR="006B0751" w:rsidRPr="005F1C32" w:rsidDel="007A02C1">
          <w:rPr>
            <w:rFonts w:cstheme="minorHAnsi"/>
            <w:noProof/>
            <w:webHidden/>
            <w:rPrChange w:id="380" w:author="Menhorn Timo" w:date="2020-05-27T07:06:00Z">
              <w:rPr>
                <w:noProof/>
                <w:webHidden/>
              </w:rPr>
            </w:rPrChange>
          </w:rPr>
          <w:fldChar w:fldCharType="begin"/>
        </w:r>
        <w:r w:rsidR="006B0751" w:rsidRPr="005F1C32" w:rsidDel="007A02C1">
          <w:rPr>
            <w:rFonts w:cstheme="minorHAnsi"/>
            <w:noProof/>
            <w:webHidden/>
            <w:rPrChange w:id="381" w:author="Menhorn Timo" w:date="2020-05-27T07:06:00Z">
              <w:rPr>
                <w:noProof/>
                <w:webHidden/>
              </w:rPr>
            </w:rPrChange>
          </w:rPr>
          <w:delInstrText xml:space="preserve"> PAGEREF _Toc40265547 \h </w:delInstrText>
        </w:r>
        <w:r w:rsidR="006B0751" w:rsidRPr="005F1C32" w:rsidDel="007A02C1">
          <w:rPr>
            <w:rFonts w:cstheme="minorHAnsi"/>
            <w:noProof/>
            <w:webHidden/>
            <w:rPrChange w:id="382" w:author="Menhorn Timo" w:date="2020-05-27T07:06:00Z">
              <w:rPr>
                <w:noProof/>
                <w:webHidden/>
              </w:rPr>
            </w:rPrChange>
          </w:rPr>
          <w:fldChar w:fldCharType="separate"/>
        </w:r>
      </w:del>
      <w:ins w:id="383" w:author="Menhorn Timo" w:date="2020-05-28T10:15:00Z">
        <w:r w:rsidR="00687C15">
          <w:rPr>
            <w:rFonts w:cstheme="minorHAnsi"/>
            <w:b/>
            <w:bCs/>
            <w:noProof/>
            <w:webHidden/>
          </w:rPr>
          <w:t>Fehler! Textmarke nicht definiert.</w:t>
        </w:r>
      </w:ins>
      <w:del w:id="384" w:author="Menhorn Timo" w:date="2020-05-26T13:33:00Z">
        <w:r w:rsidR="006B0751" w:rsidRPr="005F1C32" w:rsidDel="007A02C1">
          <w:rPr>
            <w:rFonts w:cstheme="minorHAnsi"/>
            <w:noProof/>
            <w:webHidden/>
            <w:rPrChange w:id="385" w:author="Menhorn Timo" w:date="2020-05-27T07:06:00Z">
              <w:rPr>
                <w:noProof/>
                <w:webHidden/>
              </w:rPr>
            </w:rPrChange>
          </w:rPr>
          <w:delText>26</w:delText>
        </w:r>
        <w:r w:rsidR="006B0751" w:rsidRPr="005F1C32" w:rsidDel="007A02C1">
          <w:rPr>
            <w:rFonts w:cstheme="minorHAnsi"/>
            <w:noProof/>
            <w:webHidden/>
            <w:rPrChange w:id="386" w:author="Menhorn Timo" w:date="2020-05-27T07:06:00Z">
              <w:rPr>
                <w:noProof/>
                <w:webHidden/>
              </w:rPr>
            </w:rPrChange>
          </w:rPr>
          <w:fldChar w:fldCharType="end"/>
        </w:r>
        <w:r w:rsidRPr="005F1C32" w:rsidDel="007A02C1">
          <w:rPr>
            <w:rFonts w:cstheme="minorHAnsi"/>
            <w:noProof/>
            <w:rPrChange w:id="387" w:author="Menhorn Timo" w:date="2020-05-27T07:06:00Z">
              <w:rPr>
                <w:noProof/>
              </w:rPr>
            </w:rPrChange>
          </w:rPr>
          <w:fldChar w:fldCharType="end"/>
        </w:r>
      </w:del>
    </w:p>
    <w:p w14:paraId="26D1B311" w14:textId="2122A26E" w:rsidR="006B0751" w:rsidRPr="005F1C32" w:rsidDel="007A02C1" w:rsidRDefault="00110E7F">
      <w:pPr>
        <w:pStyle w:val="Abbildungsverzeichnis"/>
        <w:tabs>
          <w:tab w:val="right" w:leader="dot" w:pos="9062"/>
        </w:tabs>
        <w:rPr>
          <w:del w:id="388" w:author="Menhorn Timo" w:date="2020-05-26T13:33:00Z"/>
          <w:rFonts w:eastAsiaTheme="minorEastAsia" w:cstheme="minorHAnsi"/>
          <w:noProof/>
          <w:lang w:eastAsia="de-DE"/>
          <w:rPrChange w:id="389" w:author="Menhorn Timo" w:date="2020-05-27T07:06:00Z">
            <w:rPr>
              <w:del w:id="390" w:author="Menhorn Timo" w:date="2020-05-26T13:33:00Z"/>
              <w:rFonts w:eastAsiaTheme="minorEastAsia"/>
              <w:noProof/>
              <w:lang w:eastAsia="de-DE"/>
            </w:rPr>
          </w:rPrChange>
        </w:rPr>
      </w:pPr>
      <w:del w:id="391" w:author="Menhorn Timo" w:date="2020-05-26T13:33:00Z">
        <w:r w:rsidRPr="005F1C32" w:rsidDel="007A02C1">
          <w:rPr>
            <w:rFonts w:cstheme="minorHAnsi"/>
            <w:noProof/>
          </w:rPr>
          <w:fldChar w:fldCharType="begin"/>
        </w:r>
        <w:r w:rsidRPr="005F1C32" w:rsidDel="007A02C1">
          <w:rPr>
            <w:rFonts w:cstheme="minorHAnsi"/>
            <w:noProof/>
            <w:rPrChange w:id="392" w:author="Menhorn Timo" w:date="2020-05-27T07:06:00Z">
              <w:rPr>
                <w:noProof/>
              </w:rPr>
            </w:rPrChange>
          </w:rPr>
          <w:delInstrText xml:space="preserve"> HYPERLINK \l "_Toc40265548" </w:delInstrText>
        </w:r>
        <w:r w:rsidRPr="005F1C32" w:rsidDel="007A02C1">
          <w:rPr>
            <w:rFonts w:cstheme="minorHAnsi"/>
            <w:noProof/>
            <w:rPrChange w:id="393" w:author="Menhorn Timo" w:date="2020-05-27T07:06:00Z">
              <w:rPr>
                <w:noProof/>
              </w:rPr>
            </w:rPrChange>
          </w:rPr>
          <w:fldChar w:fldCharType="separate"/>
        </w:r>
      </w:del>
      <w:ins w:id="394" w:author="Menhorn Timo" w:date="2020-05-28T10:10:00Z">
        <w:r w:rsidR="003B6F0E">
          <w:rPr>
            <w:rFonts w:cstheme="minorHAnsi"/>
            <w:b/>
            <w:bCs/>
            <w:noProof/>
          </w:rPr>
          <w:t>Fehler! Linkreferenz ungültig.</w:t>
        </w:r>
      </w:ins>
      <w:del w:id="395" w:author="Menhorn Timo" w:date="2020-05-26T13:33:00Z">
        <w:r w:rsidR="006B0751" w:rsidRPr="005F1C32" w:rsidDel="007A02C1">
          <w:rPr>
            <w:rStyle w:val="Hyperlink"/>
            <w:rFonts w:cstheme="minorHAnsi"/>
            <w:noProof/>
            <w:rPrChange w:id="396" w:author="Menhorn Timo" w:date="2020-05-27T07:06:00Z">
              <w:rPr>
                <w:rStyle w:val="Hyperlink"/>
                <w:noProof/>
              </w:rPr>
            </w:rPrChange>
          </w:rPr>
          <w:delText>Abbildung 12: JSON Beispiel für Create</w:delText>
        </w:r>
        <w:r w:rsidR="006B0751" w:rsidRPr="005F1C32" w:rsidDel="007A02C1">
          <w:rPr>
            <w:rFonts w:cstheme="minorHAnsi"/>
            <w:noProof/>
            <w:webHidden/>
            <w:rPrChange w:id="397" w:author="Menhorn Timo" w:date="2020-05-27T07:06:00Z">
              <w:rPr>
                <w:noProof/>
                <w:webHidden/>
              </w:rPr>
            </w:rPrChange>
          </w:rPr>
          <w:tab/>
        </w:r>
        <w:r w:rsidR="006B0751" w:rsidRPr="005F1C32" w:rsidDel="007A02C1">
          <w:rPr>
            <w:rFonts w:cstheme="minorHAnsi"/>
            <w:noProof/>
            <w:webHidden/>
            <w:rPrChange w:id="398" w:author="Menhorn Timo" w:date="2020-05-27T07:06:00Z">
              <w:rPr>
                <w:noProof/>
                <w:webHidden/>
              </w:rPr>
            </w:rPrChange>
          </w:rPr>
          <w:fldChar w:fldCharType="begin"/>
        </w:r>
        <w:r w:rsidR="006B0751" w:rsidRPr="005F1C32" w:rsidDel="007A02C1">
          <w:rPr>
            <w:rFonts w:cstheme="minorHAnsi"/>
            <w:noProof/>
            <w:webHidden/>
            <w:rPrChange w:id="399" w:author="Menhorn Timo" w:date="2020-05-27T07:06:00Z">
              <w:rPr>
                <w:noProof/>
                <w:webHidden/>
              </w:rPr>
            </w:rPrChange>
          </w:rPr>
          <w:delInstrText xml:space="preserve"> PAGEREF _Toc40265548 \h </w:delInstrText>
        </w:r>
        <w:r w:rsidR="006B0751" w:rsidRPr="005F1C32" w:rsidDel="007A02C1">
          <w:rPr>
            <w:rFonts w:cstheme="minorHAnsi"/>
            <w:noProof/>
            <w:webHidden/>
            <w:rPrChange w:id="400" w:author="Menhorn Timo" w:date="2020-05-27T07:06:00Z">
              <w:rPr>
                <w:noProof/>
                <w:webHidden/>
              </w:rPr>
            </w:rPrChange>
          </w:rPr>
          <w:fldChar w:fldCharType="separate"/>
        </w:r>
      </w:del>
      <w:ins w:id="401" w:author="Menhorn Timo" w:date="2020-05-28T10:15:00Z">
        <w:r w:rsidR="00687C15">
          <w:rPr>
            <w:rFonts w:cstheme="minorHAnsi"/>
            <w:b/>
            <w:bCs/>
            <w:noProof/>
            <w:webHidden/>
          </w:rPr>
          <w:t>Fehler! Textmarke nicht definiert.</w:t>
        </w:r>
      </w:ins>
      <w:del w:id="402" w:author="Menhorn Timo" w:date="2020-05-26T13:33:00Z">
        <w:r w:rsidR="006B0751" w:rsidRPr="005F1C32" w:rsidDel="007A02C1">
          <w:rPr>
            <w:rFonts w:cstheme="minorHAnsi"/>
            <w:noProof/>
            <w:webHidden/>
            <w:rPrChange w:id="403" w:author="Menhorn Timo" w:date="2020-05-27T07:06:00Z">
              <w:rPr>
                <w:noProof/>
                <w:webHidden/>
              </w:rPr>
            </w:rPrChange>
          </w:rPr>
          <w:delText>27</w:delText>
        </w:r>
        <w:r w:rsidR="006B0751" w:rsidRPr="005F1C32" w:rsidDel="007A02C1">
          <w:rPr>
            <w:rFonts w:cstheme="minorHAnsi"/>
            <w:noProof/>
            <w:webHidden/>
            <w:rPrChange w:id="404" w:author="Menhorn Timo" w:date="2020-05-27T07:06:00Z">
              <w:rPr>
                <w:noProof/>
                <w:webHidden/>
              </w:rPr>
            </w:rPrChange>
          </w:rPr>
          <w:fldChar w:fldCharType="end"/>
        </w:r>
        <w:r w:rsidRPr="005F1C32" w:rsidDel="007A02C1">
          <w:rPr>
            <w:rFonts w:cstheme="minorHAnsi"/>
            <w:noProof/>
            <w:rPrChange w:id="405" w:author="Menhorn Timo" w:date="2020-05-27T07:06:00Z">
              <w:rPr>
                <w:noProof/>
              </w:rPr>
            </w:rPrChange>
          </w:rPr>
          <w:fldChar w:fldCharType="end"/>
        </w:r>
      </w:del>
    </w:p>
    <w:p w14:paraId="55CF52F0" w14:textId="234D9C0F" w:rsidR="006B0751" w:rsidRPr="005F1C32" w:rsidDel="007A02C1" w:rsidRDefault="00110E7F">
      <w:pPr>
        <w:pStyle w:val="Abbildungsverzeichnis"/>
        <w:tabs>
          <w:tab w:val="right" w:leader="dot" w:pos="9062"/>
        </w:tabs>
        <w:rPr>
          <w:del w:id="406" w:author="Menhorn Timo" w:date="2020-05-26T13:33:00Z"/>
          <w:rFonts w:eastAsiaTheme="minorEastAsia" w:cstheme="minorHAnsi"/>
          <w:noProof/>
          <w:lang w:eastAsia="de-DE"/>
          <w:rPrChange w:id="407" w:author="Menhorn Timo" w:date="2020-05-27T07:06:00Z">
            <w:rPr>
              <w:del w:id="408" w:author="Menhorn Timo" w:date="2020-05-26T13:33:00Z"/>
              <w:rFonts w:eastAsiaTheme="minorEastAsia"/>
              <w:noProof/>
              <w:lang w:eastAsia="de-DE"/>
            </w:rPr>
          </w:rPrChange>
        </w:rPr>
      </w:pPr>
      <w:del w:id="409" w:author="Menhorn Timo" w:date="2020-05-26T13:33:00Z">
        <w:r w:rsidRPr="005F1C32" w:rsidDel="007A02C1">
          <w:rPr>
            <w:rFonts w:cstheme="minorHAnsi"/>
            <w:noProof/>
          </w:rPr>
          <w:fldChar w:fldCharType="begin"/>
        </w:r>
        <w:r w:rsidRPr="005F1C32" w:rsidDel="007A02C1">
          <w:rPr>
            <w:rFonts w:cstheme="minorHAnsi"/>
            <w:noProof/>
            <w:rPrChange w:id="410" w:author="Menhorn Timo" w:date="2020-05-27T07:06:00Z">
              <w:rPr>
                <w:noProof/>
              </w:rPr>
            </w:rPrChange>
          </w:rPr>
          <w:delInstrText xml:space="preserve"> HYPERLINK \l "_Toc40265549" </w:delInstrText>
        </w:r>
        <w:r w:rsidRPr="005F1C32" w:rsidDel="007A02C1">
          <w:rPr>
            <w:rFonts w:cstheme="minorHAnsi"/>
            <w:noProof/>
            <w:rPrChange w:id="411" w:author="Menhorn Timo" w:date="2020-05-27T07:06:00Z">
              <w:rPr>
                <w:noProof/>
              </w:rPr>
            </w:rPrChange>
          </w:rPr>
          <w:fldChar w:fldCharType="separate"/>
        </w:r>
      </w:del>
      <w:ins w:id="412" w:author="Menhorn Timo" w:date="2020-05-28T10:10:00Z">
        <w:r w:rsidR="003B6F0E">
          <w:rPr>
            <w:rFonts w:cstheme="minorHAnsi"/>
            <w:b/>
            <w:bCs/>
            <w:noProof/>
          </w:rPr>
          <w:t>Fehler! Linkreferenz ungültig.</w:t>
        </w:r>
      </w:ins>
      <w:del w:id="413" w:author="Menhorn Timo" w:date="2020-05-26T13:33:00Z">
        <w:r w:rsidR="006B0751" w:rsidRPr="005F1C32" w:rsidDel="007A02C1">
          <w:rPr>
            <w:rStyle w:val="Hyperlink"/>
            <w:rFonts w:cstheme="minorHAnsi"/>
            <w:noProof/>
            <w:rPrChange w:id="414" w:author="Menhorn Timo" w:date="2020-05-27T07:06:00Z">
              <w:rPr>
                <w:rStyle w:val="Hyperlink"/>
                <w:noProof/>
              </w:rPr>
            </w:rPrChange>
          </w:rPr>
          <w:delText>Abbildung 13: HTML Beispiel für Create</w:delText>
        </w:r>
        <w:r w:rsidR="006B0751" w:rsidRPr="005F1C32" w:rsidDel="007A02C1">
          <w:rPr>
            <w:rFonts w:cstheme="minorHAnsi"/>
            <w:noProof/>
            <w:webHidden/>
            <w:rPrChange w:id="415" w:author="Menhorn Timo" w:date="2020-05-27T07:06:00Z">
              <w:rPr>
                <w:noProof/>
                <w:webHidden/>
              </w:rPr>
            </w:rPrChange>
          </w:rPr>
          <w:tab/>
        </w:r>
        <w:r w:rsidR="006B0751" w:rsidRPr="005F1C32" w:rsidDel="007A02C1">
          <w:rPr>
            <w:rFonts w:cstheme="minorHAnsi"/>
            <w:noProof/>
            <w:webHidden/>
            <w:rPrChange w:id="416" w:author="Menhorn Timo" w:date="2020-05-27T07:06:00Z">
              <w:rPr>
                <w:noProof/>
                <w:webHidden/>
              </w:rPr>
            </w:rPrChange>
          </w:rPr>
          <w:fldChar w:fldCharType="begin"/>
        </w:r>
        <w:r w:rsidR="006B0751" w:rsidRPr="005F1C32" w:rsidDel="007A02C1">
          <w:rPr>
            <w:rFonts w:cstheme="minorHAnsi"/>
            <w:noProof/>
            <w:webHidden/>
            <w:rPrChange w:id="417" w:author="Menhorn Timo" w:date="2020-05-27T07:06:00Z">
              <w:rPr>
                <w:noProof/>
                <w:webHidden/>
              </w:rPr>
            </w:rPrChange>
          </w:rPr>
          <w:delInstrText xml:space="preserve"> PAGEREF _Toc40265549 \h </w:delInstrText>
        </w:r>
        <w:r w:rsidR="006B0751" w:rsidRPr="005F1C32" w:rsidDel="007A02C1">
          <w:rPr>
            <w:rFonts w:cstheme="minorHAnsi"/>
            <w:noProof/>
            <w:webHidden/>
            <w:rPrChange w:id="418" w:author="Menhorn Timo" w:date="2020-05-27T07:06:00Z">
              <w:rPr>
                <w:noProof/>
                <w:webHidden/>
              </w:rPr>
            </w:rPrChange>
          </w:rPr>
          <w:fldChar w:fldCharType="separate"/>
        </w:r>
      </w:del>
      <w:ins w:id="419" w:author="Menhorn Timo" w:date="2020-05-28T10:15:00Z">
        <w:r w:rsidR="00687C15">
          <w:rPr>
            <w:rFonts w:cstheme="minorHAnsi"/>
            <w:b/>
            <w:bCs/>
            <w:noProof/>
            <w:webHidden/>
          </w:rPr>
          <w:t>Fehler! Textmarke nicht definiert.</w:t>
        </w:r>
      </w:ins>
      <w:del w:id="420" w:author="Menhorn Timo" w:date="2020-05-26T13:33:00Z">
        <w:r w:rsidR="006B0751" w:rsidRPr="005F1C32" w:rsidDel="007A02C1">
          <w:rPr>
            <w:rFonts w:cstheme="minorHAnsi"/>
            <w:noProof/>
            <w:webHidden/>
            <w:rPrChange w:id="421" w:author="Menhorn Timo" w:date="2020-05-27T07:06:00Z">
              <w:rPr>
                <w:noProof/>
                <w:webHidden/>
              </w:rPr>
            </w:rPrChange>
          </w:rPr>
          <w:delText>28</w:delText>
        </w:r>
        <w:r w:rsidR="006B0751" w:rsidRPr="005F1C32" w:rsidDel="007A02C1">
          <w:rPr>
            <w:rFonts w:cstheme="minorHAnsi"/>
            <w:noProof/>
            <w:webHidden/>
            <w:rPrChange w:id="422" w:author="Menhorn Timo" w:date="2020-05-27T07:06:00Z">
              <w:rPr>
                <w:noProof/>
                <w:webHidden/>
              </w:rPr>
            </w:rPrChange>
          </w:rPr>
          <w:fldChar w:fldCharType="end"/>
        </w:r>
        <w:r w:rsidRPr="005F1C32" w:rsidDel="007A02C1">
          <w:rPr>
            <w:rFonts w:cstheme="minorHAnsi"/>
            <w:noProof/>
            <w:rPrChange w:id="423" w:author="Menhorn Timo" w:date="2020-05-27T07:06:00Z">
              <w:rPr>
                <w:noProof/>
              </w:rPr>
            </w:rPrChange>
          </w:rPr>
          <w:fldChar w:fldCharType="end"/>
        </w:r>
      </w:del>
    </w:p>
    <w:p w14:paraId="0DADB122" w14:textId="6608322B" w:rsidR="006B0751" w:rsidRPr="005F1C32" w:rsidDel="007A02C1" w:rsidRDefault="00110E7F">
      <w:pPr>
        <w:pStyle w:val="Abbildungsverzeichnis"/>
        <w:tabs>
          <w:tab w:val="right" w:leader="dot" w:pos="9062"/>
        </w:tabs>
        <w:rPr>
          <w:del w:id="424" w:author="Menhorn Timo" w:date="2020-05-26T13:33:00Z"/>
          <w:rFonts w:eastAsiaTheme="minorEastAsia" w:cstheme="minorHAnsi"/>
          <w:noProof/>
          <w:lang w:eastAsia="de-DE"/>
          <w:rPrChange w:id="425" w:author="Menhorn Timo" w:date="2020-05-27T07:06:00Z">
            <w:rPr>
              <w:del w:id="426" w:author="Menhorn Timo" w:date="2020-05-26T13:33:00Z"/>
              <w:rFonts w:eastAsiaTheme="minorEastAsia"/>
              <w:noProof/>
              <w:lang w:eastAsia="de-DE"/>
            </w:rPr>
          </w:rPrChange>
        </w:rPr>
      </w:pPr>
      <w:del w:id="427" w:author="Menhorn Timo" w:date="2020-05-26T13:33:00Z">
        <w:r w:rsidRPr="005F1C32" w:rsidDel="007A02C1">
          <w:rPr>
            <w:rFonts w:cstheme="minorHAnsi"/>
            <w:noProof/>
          </w:rPr>
          <w:fldChar w:fldCharType="begin"/>
        </w:r>
        <w:r w:rsidRPr="005F1C32" w:rsidDel="007A02C1">
          <w:rPr>
            <w:rFonts w:cstheme="minorHAnsi"/>
            <w:noProof/>
            <w:rPrChange w:id="428" w:author="Menhorn Timo" w:date="2020-05-27T07:06:00Z">
              <w:rPr>
                <w:noProof/>
              </w:rPr>
            </w:rPrChange>
          </w:rPr>
          <w:delInstrText xml:space="preserve"> HYPERLINK \l "_Toc40265550" </w:delInstrText>
        </w:r>
        <w:r w:rsidRPr="005F1C32" w:rsidDel="007A02C1">
          <w:rPr>
            <w:rFonts w:cstheme="minorHAnsi"/>
            <w:noProof/>
            <w:rPrChange w:id="429" w:author="Menhorn Timo" w:date="2020-05-27T07:06:00Z">
              <w:rPr>
                <w:noProof/>
              </w:rPr>
            </w:rPrChange>
          </w:rPr>
          <w:fldChar w:fldCharType="separate"/>
        </w:r>
      </w:del>
      <w:ins w:id="430" w:author="Menhorn Timo" w:date="2020-05-28T10:10:00Z">
        <w:r w:rsidR="003B6F0E">
          <w:rPr>
            <w:rFonts w:cstheme="minorHAnsi"/>
            <w:b/>
            <w:bCs/>
            <w:noProof/>
          </w:rPr>
          <w:t>Fehler! Linkreferenz ungültig.</w:t>
        </w:r>
      </w:ins>
      <w:del w:id="431" w:author="Menhorn Timo" w:date="2020-05-26T13:33:00Z">
        <w:r w:rsidR="006B0751" w:rsidRPr="005F1C32" w:rsidDel="007A02C1">
          <w:rPr>
            <w:rStyle w:val="Hyperlink"/>
            <w:rFonts w:cstheme="minorHAnsi"/>
            <w:noProof/>
            <w:rPrChange w:id="432" w:author="Menhorn Timo" w:date="2020-05-27T07:06:00Z">
              <w:rPr>
                <w:rStyle w:val="Hyperlink"/>
                <w:noProof/>
              </w:rPr>
            </w:rPrChange>
          </w:rPr>
          <w:delText>Abbildung 14: Initialisierung des Formulars</w:delText>
        </w:r>
        <w:r w:rsidR="006B0751" w:rsidRPr="005F1C32" w:rsidDel="007A02C1">
          <w:rPr>
            <w:rFonts w:cstheme="minorHAnsi"/>
            <w:noProof/>
            <w:webHidden/>
            <w:rPrChange w:id="433" w:author="Menhorn Timo" w:date="2020-05-27T07:06:00Z">
              <w:rPr>
                <w:noProof/>
                <w:webHidden/>
              </w:rPr>
            </w:rPrChange>
          </w:rPr>
          <w:tab/>
        </w:r>
        <w:r w:rsidR="006B0751" w:rsidRPr="005F1C32" w:rsidDel="007A02C1">
          <w:rPr>
            <w:rFonts w:cstheme="minorHAnsi"/>
            <w:noProof/>
            <w:webHidden/>
            <w:rPrChange w:id="434" w:author="Menhorn Timo" w:date="2020-05-27T07:06:00Z">
              <w:rPr>
                <w:noProof/>
                <w:webHidden/>
              </w:rPr>
            </w:rPrChange>
          </w:rPr>
          <w:fldChar w:fldCharType="begin"/>
        </w:r>
        <w:r w:rsidR="006B0751" w:rsidRPr="005F1C32" w:rsidDel="007A02C1">
          <w:rPr>
            <w:rFonts w:cstheme="minorHAnsi"/>
            <w:noProof/>
            <w:webHidden/>
            <w:rPrChange w:id="435" w:author="Menhorn Timo" w:date="2020-05-27T07:06:00Z">
              <w:rPr>
                <w:noProof/>
                <w:webHidden/>
              </w:rPr>
            </w:rPrChange>
          </w:rPr>
          <w:delInstrText xml:space="preserve"> PAGEREF _Toc40265550 \h </w:delInstrText>
        </w:r>
        <w:r w:rsidR="006B0751" w:rsidRPr="005F1C32" w:rsidDel="007A02C1">
          <w:rPr>
            <w:rFonts w:cstheme="minorHAnsi"/>
            <w:noProof/>
            <w:webHidden/>
            <w:rPrChange w:id="436" w:author="Menhorn Timo" w:date="2020-05-27T07:06:00Z">
              <w:rPr>
                <w:noProof/>
                <w:webHidden/>
              </w:rPr>
            </w:rPrChange>
          </w:rPr>
          <w:fldChar w:fldCharType="separate"/>
        </w:r>
      </w:del>
      <w:ins w:id="437" w:author="Menhorn Timo" w:date="2020-05-28T10:15:00Z">
        <w:r w:rsidR="00687C15">
          <w:rPr>
            <w:rFonts w:cstheme="minorHAnsi"/>
            <w:b/>
            <w:bCs/>
            <w:noProof/>
            <w:webHidden/>
          </w:rPr>
          <w:t>Fehler! Textmarke nicht definiert.</w:t>
        </w:r>
      </w:ins>
      <w:del w:id="438" w:author="Menhorn Timo" w:date="2020-05-26T13:33:00Z">
        <w:r w:rsidR="006B0751" w:rsidRPr="005F1C32" w:rsidDel="007A02C1">
          <w:rPr>
            <w:rFonts w:cstheme="minorHAnsi"/>
            <w:noProof/>
            <w:webHidden/>
            <w:rPrChange w:id="439" w:author="Menhorn Timo" w:date="2020-05-27T07:06:00Z">
              <w:rPr>
                <w:noProof/>
                <w:webHidden/>
              </w:rPr>
            </w:rPrChange>
          </w:rPr>
          <w:delText>28</w:delText>
        </w:r>
        <w:r w:rsidR="006B0751" w:rsidRPr="005F1C32" w:rsidDel="007A02C1">
          <w:rPr>
            <w:rFonts w:cstheme="minorHAnsi"/>
            <w:noProof/>
            <w:webHidden/>
            <w:rPrChange w:id="440" w:author="Menhorn Timo" w:date="2020-05-27T07:06:00Z">
              <w:rPr>
                <w:noProof/>
                <w:webHidden/>
              </w:rPr>
            </w:rPrChange>
          </w:rPr>
          <w:fldChar w:fldCharType="end"/>
        </w:r>
        <w:r w:rsidRPr="005F1C32" w:rsidDel="007A02C1">
          <w:rPr>
            <w:rFonts w:cstheme="minorHAnsi"/>
            <w:noProof/>
            <w:rPrChange w:id="441" w:author="Menhorn Timo" w:date="2020-05-27T07:06:00Z">
              <w:rPr>
                <w:noProof/>
              </w:rPr>
            </w:rPrChange>
          </w:rPr>
          <w:fldChar w:fldCharType="end"/>
        </w:r>
      </w:del>
    </w:p>
    <w:p w14:paraId="5B712710" w14:textId="70FD2B73" w:rsidR="006B0751" w:rsidRPr="005F1C32" w:rsidDel="007A02C1" w:rsidRDefault="00110E7F">
      <w:pPr>
        <w:pStyle w:val="Abbildungsverzeichnis"/>
        <w:tabs>
          <w:tab w:val="right" w:leader="dot" w:pos="9062"/>
        </w:tabs>
        <w:rPr>
          <w:del w:id="442" w:author="Menhorn Timo" w:date="2020-05-26T13:33:00Z"/>
          <w:rFonts w:eastAsiaTheme="minorEastAsia" w:cstheme="minorHAnsi"/>
          <w:noProof/>
          <w:lang w:eastAsia="de-DE"/>
          <w:rPrChange w:id="443" w:author="Menhorn Timo" w:date="2020-05-27T07:06:00Z">
            <w:rPr>
              <w:del w:id="444" w:author="Menhorn Timo" w:date="2020-05-26T13:33:00Z"/>
              <w:rFonts w:eastAsiaTheme="minorEastAsia"/>
              <w:noProof/>
              <w:lang w:eastAsia="de-DE"/>
            </w:rPr>
          </w:rPrChange>
        </w:rPr>
      </w:pPr>
      <w:del w:id="445" w:author="Menhorn Timo" w:date="2020-05-26T13:33:00Z">
        <w:r w:rsidRPr="005F1C32" w:rsidDel="007A02C1">
          <w:rPr>
            <w:rFonts w:cstheme="minorHAnsi"/>
            <w:noProof/>
          </w:rPr>
          <w:fldChar w:fldCharType="begin"/>
        </w:r>
        <w:r w:rsidRPr="005F1C32" w:rsidDel="007A02C1">
          <w:rPr>
            <w:rFonts w:cstheme="minorHAnsi"/>
            <w:noProof/>
            <w:rPrChange w:id="446" w:author="Menhorn Timo" w:date="2020-05-27T07:06:00Z">
              <w:rPr>
                <w:noProof/>
              </w:rPr>
            </w:rPrChange>
          </w:rPr>
          <w:delInstrText xml:space="preserve"> HYPERLINK \l "_Toc40265551" </w:delInstrText>
        </w:r>
        <w:r w:rsidRPr="005F1C32" w:rsidDel="007A02C1">
          <w:rPr>
            <w:rFonts w:cstheme="minorHAnsi"/>
            <w:noProof/>
            <w:rPrChange w:id="447" w:author="Menhorn Timo" w:date="2020-05-27T07:06:00Z">
              <w:rPr>
                <w:noProof/>
              </w:rPr>
            </w:rPrChange>
          </w:rPr>
          <w:fldChar w:fldCharType="separate"/>
        </w:r>
      </w:del>
      <w:ins w:id="448" w:author="Menhorn Timo" w:date="2020-05-28T10:10:00Z">
        <w:r w:rsidR="003B6F0E">
          <w:rPr>
            <w:rFonts w:cstheme="minorHAnsi"/>
            <w:b/>
            <w:bCs/>
            <w:noProof/>
          </w:rPr>
          <w:t>Fehler! Linkreferenz ungültig.</w:t>
        </w:r>
      </w:ins>
      <w:del w:id="449" w:author="Menhorn Timo" w:date="2020-05-26T13:33:00Z">
        <w:r w:rsidR="006B0751" w:rsidRPr="005F1C32" w:rsidDel="007A02C1">
          <w:rPr>
            <w:rStyle w:val="Hyperlink"/>
            <w:rFonts w:cstheme="minorHAnsi"/>
            <w:noProof/>
            <w:rPrChange w:id="450" w:author="Menhorn Timo" w:date="2020-05-27T07:06:00Z">
              <w:rPr>
                <w:rStyle w:val="Hyperlink"/>
                <w:noProof/>
              </w:rPr>
            </w:rPrChange>
          </w:rPr>
          <w:delText>Abbildung 15: Validation Messages der FormControls</w:delText>
        </w:r>
        <w:r w:rsidR="006B0751" w:rsidRPr="005F1C32" w:rsidDel="007A02C1">
          <w:rPr>
            <w:rFonts w:cstheme="minorHAnsi"/>
            <w:noProof/>
            <w:webHidden/>
            <w:rPrChange w:id="451" w:author="Menhorn Timo" w:date="2020-05-27T07:06:00Z">
              <w:rPr>
                <w:noProof/>
                <w:webHidden/>
              </w:rPr>
            </w:rPrChange>
          </w:rPr>
          <w:tab/>
        </w:r>
        <w:r w:rsidR="006B0751" w:rsidRPr="005F1C32" w:rsidDel="007A02C1">
          <w:rPr>
            <w:rFonts w:cstheme="minorHAnsi"/>
            <w:noProof/>
            <w:webHidden/>
            <w:rPrChange w:id="452" w:author="Menhorn Timo" w:date="2020-05-27T07:06:00Z">
              <w:rPr>
                <w:noProof/>
                <w:webHidden/>
              </w:rPr>
            </w:rPrChange>
          </w:rPr>
          <w:fldChar w:fldCharType="begin"/>
        </w:r>
        <w:r w:rsidR="006B0751" w:rsidRPr="005F1C32" w:rsidDel="007A02C1">
          <w:rPr>
            <w:rFonts w:cstheme="minorHAnsi"/>
            <w:noProof/>
            <w:webHidden/>
            <w:rPrChange w:id="453" w:author="Menhorn Timo" w:date="2020-05-27T07:06:00Z">
              <w:rPr>
                <w:noProof/>
                <w:webHidden/>
              </w:rPr>
            </w:rPrChange>
          </w:rPr>
          <w:delInstrText xml:space="preserve"> PAGEREF _Toc40265551 \h </w:delInstrText>
        </w:r>
        <w:r w:rsidR="006B0751" w:rsidRPr="005F1C32" w:rsidDel="007A02C1">
          <w:rPr>
            <w:rFonts w:cstheme="minorHAnsi"/>
            <w:noProof/>
            <w:webHidden/>
            <w:rPrChange w:id="454" w:author="Menhorn Timo" w:date="2020-05-27T07:06:00Z">
              <w:rPr>
                <w:noProof/>
                <w:webHidden/>
              </w:rPr>
            </w:rPrChange>
          </w:rPr>
          <w:fldChar w:fldCharType="separate"/>
        </w:r>
      </w:del>
      <w:ins w:id="455" w:author="Menhorn Timo" w:date="2020-05-28T10:15:00Z">
        <w:r w:rsidR="00687C15">
          <w:rPr>
            <w:rFonts w:cstheme="minorHAnsi"/>
            <w:b/>
            <w:bCs/>
            <w:noProof/>
            <w:webHidden/>
          </w:rPr>
          <w:t>Fehler! Textmarke nicht definiert.</w:t>
        </w:r>
      </w:ins>
      <w:del w:id="456" w:author="Menhorn Timo" w:date="2020-05-26T13:33:00Z">
        <w:r w:rsidR="006B0751" w:rsidRPr="005F1C32" w:rsidDel="007A02C1">
          <w:rPr>
            <w:rFonts w:cstheme="minorHAnsi"/>
            <w:noProof/>
            <w:webHidden/>
            <w:rPrChange w:id="457" w:author="Menhorn Timo" w:date="2020-05-27T07:06:00Z">
              <w:rPr>
                <w:noProof/>
                <w:webHidden/>
              </w:rPr>
            </w:rPrChange>
          </w:rPr>
          <w:delText>29</w:delText>
        </w:r>
        <w:r w:rsidR="006B0751" w:rsidRPr="005F1C32" w:rsidDel="007A02C1">
          <w:rPr>
            <w:rFonts w:cstheme="minorHAnsi"/>
            <w:noProof/>
            <w:webHidden/>
            <w:rPrChange w:id="458" w:author="Menhorn Timo" w:date="2020-05-27T07:06:00Z">
              <w:rPr>
                <w:noProof/>
                <w:webHidden/>
              </w:rPr>
            </w:rPrChange>
          </w:rPr>
          <w:fldChar w:fldCharType="end"/>
        </w:r>
        <w:r w:rsidRPr="005F1C32" w:rsidDel="007A02C1">
          <w:rPr>
            <w:rFonts w:cstheme="minorHAnsi"/>
            <w:noProof/>
            <w:rPrChange w:id="459" w:author="Menhorn Timo" w:date="2020-05-27T07:06:00Z">
              <w:rPr>
                <w:noProof/>
              </w:rPr>
            </w:rPrChange>
          </w:rPr>
          <w:fldChar w:fldCharType="end"/>
        </w:r>
      </w:del>
    </w:p>
    <w:p w14:paraId="1EF4761E" w14:textId="1F906061" w:rsidR="006B0751" w:rsidRPr="005F1C32" w:rsidDel="007A02C1" w:rsidRDefault="00110E7F">
      <w:pPr>
        <w:pStyle w:val="Abbildungsverzeichnis"/>
        <w:tabs>
          <w:tab w:val="right" w:leader="dot" w:pos="9062"/>
        </w:tabs>
        <w:rPr>
          <w:del w:id="460" w:author="Menhorn Timo" w:date="2020-05-26T13:33:00Z"/>
          <w:rFonts w:eastAsiaTheme="minorEastAsia" w:cstheme="minorHAnsi"/>
          <w:noProof/>
          <w:lang w:eastAsia="de-DE"/>
          <w:rPrChange w:id="461" w:author="Menhorn Timo" w:date="2020-05-27T07:06:00Z">
            <w:rPr>
              <w:del w:id="462" w:author="Menhorn Timo" w:date="2020-05-26T13:33:00Z"/>
              <w:rFonts w:eastAsiaTheme="minorEastAsia"/>
              <w:noProof/>
              <w:lang w:eastAsia="de-DE"/>
            </w:rPr>
          </w:rPrChange>
        </w:rPr>
      </w:pPr>
      <w:del w:id="463" w:author="Menhorn Timo" w:date="2020-05-26T13:33:00Z">
        <w:r w:rsidRPr="005F1C32" w:rsidDel="007A02C1">
          <w:rPr>
            <w:rFonts w:cstheme="minorHAnsi"/>
            <w:noProof/>
          </w:rPr>
          <w:fldChar w:fldCharType="begin"/>
        </w:r>
        <w:r w:rsidRPr="005F1C32" w:rsidDel="007A02C1">
          <w:rPr>
            <w:rFonts w:cstheme="minorHAnsi"/>
            <w:noProof/>
            <w:rPrChange w:id="464" w:author="Menhorn Timo" w:date="2020-05-27T07:06:00Z">
              <w:rPr>
                <w:noProof/>
              </w:rPr>
            </w:rPrChange>
          </w:rPr>
          <w:delInstrText xml:space="preserve"> HYPERLINK \l "_Toc40265552" </w:delInstrText>
        </w:r>
        <w:r w:rsidRPr="005F1C32" w:rsidDel="007A02C1">
          <w:rPr>
            <w:rFonts w:cstheme="minorHAnsi"/>
            <w:noProof/>
            <w:rPrChange w:id="465" w:author="Menhorn Timo" w:date="2020-05-27T07:06:00Z">
              <w:rPr>
                <w:noProof/>
              </w:rPr>
            </w:rPrChange>
          </w:rPr>
          <w:fldChar w:fldCharType="separate"/>
        </w:r>
      </w:del>
      <w:ins w:id="466" w:author="Menhorn Timo" w:date="2020-05-28T10:10:00Z">
        <w:r w:rsidR="003B6F0E">
          <w:rPr>
            <w:rFonts w:cstheme="minorHAnsi"/>
            <w:b/>
            <w:bCs/>
            <w:noProof/>
          </w:rPr>
          <w:t>Fehler! Linkreferenz ungültig.</w:t>
        </w:r>
      </w:ins>
      <w:del w:id="467" w:author="Menhorn Timo" w:date="2020-05-26T13:33:00Z">
        <w:r w:rsidR="006B0751" w:rsidRPr="005F1C32" w:rsidDel="007A02C1">
          <w:rPr>
            <w:rStyle w:val="Hyperlink"/>
            <w:rFonts w:cstheme="minorHAnsi"/>
            <w:noProof/>
            <w:rPrChange w:id="468" w:author="Menhorn Timo" w:date="2020-05-27T07:06:00Z">
              <w:rPr>
                <w:rStyle w:val="Hyperlink"/>
                <w:noProof/>
              </w:rPr>
            </w:rPrChange>
          </w:rPr>
          <w:delText>Abbildung 16: Zwischenspeicher für Fehlermeldungen zur Laufzeit</w:delText>
        </w:r>
        <w:r w:rsidR="006B0751" w:rsidRPr="005F1C32" w:rsidDel="007A02C1">
          <w:rPr>
            <w:rFonts w:cstheme="minorHAnsi"/>
            <w:noProof/>
            <w:webHidden/>
            <w:rPrChange w:id="469" w:author="Menhorn Timo" w:date="2020-05-27T07:06:00Z">
              <w:rPr>
                <w:noProof/>
                <w:webHidden/>
              </w:rPr>
            </w:rPrChange>
          </w:rPr>
          <w:tab/>
        </w:r>
        <w:r w:rsidR="006B0751" w:rsidRPr="005F1C32" w:rsidDel="007A02C1">
          <w:rPr>
            <w:rFonts w:cstheme="minorHAnsi"/>
            <w:noProof/>
            <w:webHidden/>
            <w:rPrChange w:id="470" w:author="Menhorn Timo" w:date="2020-05-27T07:06:00Z">
              <w:rPr>
                <w:noProof/>
                <w:webHidden/>
              </w:rPr>
            </w:rPrChange>
          </w:rPr>
          <w:fldChar w:fldCharType="begin"/>
        </w:r>
        <w:r w:rsidR="006B0751" w:rsidRPr="005F1C32" w:rsidDel="007A02C1">
          <w:rPr>
            <w:rFonts w:cstheme="minorHAnsi"/>
            <w:noProof/>
            <w:webHidden/>
            <w:rPrChange w:id="471" w:author="Menhorn Timo" w:date="2020-05-27T07:06:00Z">
              <w:rPr>
                <w:noProof/>
                <w:webHidden/>
              </w:rPr>
            </w:rPrChange>
          </w:rPr>
          <w:delInstrText xml:space="preserve"> PAGEREF _Toc40265552 \h </w:delInstrText>
        </w:r>
        <w:r w:rsidR="006B0751" w:rsidRPr="005F1C32" w:rsidDel="007A02C1">
          <w:rPr>
            <w:rFonts w:cstheme="minorHAnsi"/>
            <w:noProof/>
            <w:webHidden/>
            <w:rPrChange w:id="472" w:author="Menhorn Timo" w:date="2020-05-27T07:06:00Z">
              <w:rPr>
                <w:noProof/>
                <w:webHidden/>
              </w:rPr>
            </w:rPrChange>
          </w:rPr>
          <w:fldChar w:fldCharType="separate"/>
        </w:r>
      </w:del>
      <w:ins w:id="473" w:author="Menhorn Timo" w:date="2020-05-28T10:15:00Z">
        <w:r w:rsidR="00687C15">
          <w:rPr>
            <w:rFonts w:cstheme="minorHAnsi"/>
            <w:b/>
            <w:bCs/>
            <w:noProof/>
            <w:webHidden/>
          </w:rPr>
          <w:t>Fehler! Textmarke nicht definiert.</w:t>
        </w:r>
      </w:ins>
      <w:del w:id="474" w:author="Menhorn Timo" w:date="2020-05-26T13:33:00Z">
        <w:r w:rsidR="006B0751" w:rsidRPr="005F1C32" w:rsidDel="007A02C1">
          <w:rPr>
            <w:rFonts w:cstheme="minorHAnsi"/>
            <w:noProof/>
            <w:webHidden/>
            <w:rPrChange w:id="475" w:author="Menhorn Timo" w:date="2020-05-27T07:06:00Z">
              <w:rPr>
                <w:noProof/>
                <w:webHidden/>
              </w:rPr>
            </w:rPrChange>
          </w:rPr>
          <w:delText>30</w:delText>
        </w:r>
        <w:r w:rsidR="006B0751" w:rsidRPr="005F1C32" w:rsidDel="007A02C1">
          <w:rPr>
            <w:rFonts w:cstheme="minorHAnsi"/>
            <w:noProof/>
            <w:webHidden/>
            <w:rPrChange w:id="476" w:author="Menhorn Timo" w:date="2020-05-27T07:06:00Z">
              <w:rPr>
                <w:noProof/>
                <w:webHidden/>
              </w:rPr>
            </w:rPrChange>
          </w:rPr>
          <w:fldChar w:fldCharType="end"/>
        </w:r>
        <w:r w:rsidRPr="005F1C32" w:rsidDel="007A02C1">
          <w:rPr>
            <w:rFonts w:cstheme="minorHAnsi"/>
            <w:noProof/>
            <w:rPrChange w:id="477" w:author="Menhorn Timo" w:date="2020-05-27T07:06:00Z">
              <w:rPr>
                <w:noProof/>
              </w:rPr>
            </w:rPrChange>
          </w:rPr>
          <w:fldChar w:fldCharType="end"/>
        </w:r>
      </w:del>
    </w:p>
    <w:p w14:paraId="2364268E" w14:textId="33C17259" w:rsidR="006B0751" w:rsidRPr="005F1C32" w:rsidDel="007A02C1" w:rsidRDefault="00110E7F">
      <w:pPr>
        <w:pStyle w:val="Abbildungsverzeichnis"/>
        <w:tabs>
          <w:tab w:val="right" w:leader="dot" w:pos="9062"/>
        </w:tabs>
        <w:rPr>
          <w:del w:id="478" w:author="Menhorn Timo" w:date="2020-05-26T13:33:00Z"/>
          <w:rFonts w:eastAsiaTheme="minorEastAsia" w:cstheme="minorHAnsi"/>
          <w:noProof/>
          <w:lang w:eastAsia="de-DE"/>
          <w:rPrChange w:id="479" w:author="Menhorn Timo" w:date="2020-05-27T07:06:00Z">
            <w:rPr>
              <w:del w:id="480" w:author="Menhorn Timo" w:date="2020-05-26T13:33:00Z"/>
              <w:rFonts w:eastAsiaTheme="minorEastAsia"/>
              <w:noProof/>
              <w:lang w:eastAsia="de-DE"/>
            </w:rPr>
          </w:rPrChange>
        </w:rPr>
      </w:pPr>
      <w:del w:id="481" w:author="Menhorn Timo" w:date="2020-05-26T13:33:00Z">
        <w:r w:rsidRPr="005F1C32" w:rsidDel="007A02C1">
          <w:rPr>
            <w:rFonts w:cstheme="minorHAnsi"/>
            <w:noProof/>
          </w:rPr>
          <w:fldChar w:fldCharType="begin"/>
        </w:r>
        <w:r w:rsidRPr="005F1C32" w:rsidDel="007A02C1">
          <w:rPr>
            <w:rFonts w:cstheme="minorHAnsi"/>
            <w:noProof/>
            <w:rPrChange w:id="482" w:author="Menhorn Timo" w:date="2020-05-27T07:06:00Z">
              <w:rPr>
                <w:noProof/>
              </w:rPr>
            </w:rPrChange>
          </w:rPr>
          <w:delInstrText xml:space="preserve"> HYPERLINK \l "_Toc40265553" </w:delInstrText>
        </w:r>
        <w:r w:rsidRPr="005F1C32" w:rsidDel="007A02C1">
          <w:rPr>
            <w:rFonts w:cstheme="minorHAnsi"/>
            <w:noProof/>
            <w:rPrChange w:id="483" w:author="Menhorn Timo" w:date="2020-05-27T07:06:00Z">
              <w:rPr>
                <w:noProof/>
              </w:rPr>
            </w:rPrChange>
          </w:rPr>
          <w:fldChar w:fldCharType="separate"/>
        </w:r>
      </w:del>
      <w:ins w:id="484" w:author="Menhorn Timo" w:date="2020-05-28T10:10:00Z">
        <w:r w:rsidR="003B6F0E">
          <w:rPr>
            <w:rFonts w:cstheme="minorHAnsi"/>
            <w:b/>
            <w:bCs/>
            <w:noProof/>
          </w:rPr>
          <w:t>Fehler! Linkreferenz ungültig.</w:t>
        </w:r>
      </w:ins>
      <w:del w:id="485" w:author="Menhorn Timo" w:date="2020-05-26T13:33:00Z">
        <w:r w:rsidR="006B0751" w:rsidRPr="005F1C32" w:rsidDel="007A02C1">
          <w:rPr>
            <w:rStyle w:val="Hyperlink"/>
            <w:rFonts w:cstheme="minorHAnsi"/>
            <w:noProof/>
            <w:rPrChange w:id="486" w:author="Menhorn Timo" w:date="2020-05-27T07:06:00Z">
              <w:rPr>
                <w:rStyle w:val="Hyperlink"/>
                <w:noProof/>
              </w:rPr>
            </w:rPrChange>
          </w:rPr>
          <w:delText>Abbildung 17: Loggen von Value Changes</w:delText>
        </w:r>
        <w:r w:rsidR="006B0751" w:rsidRPr="005F1C32" w:rsidDel="007A02C1">
          <w:rPr>
            <w:rFonts w:cstheme="minorHAnsi"/>
            <w:noProof/>
            <w:webHidden/>
            <w:rPrChange w:id="487" w:author="Menhorn Timo" w:date="2020-05-27T07:06:00Z">
              <w:rPr>
                <w:noProof/>
                <w:webHidden/>
              </w:rPr>
            </w:rPrChange>
          </w:rPr>
          <w:tab/>
        </w:r>
        <w:r w:rsidR="006B0751" w:rsidRPr="005F1C32" w:rsidDel="007A02C1">
          <w:rPr>
            <w:rFonts w:cstheme="minorHAnsi"/>
            <w:noProof/>
            <w:webHidden/>
            <w:rPrChange w:id="488" w:author="Menhorn Timo" w:date="2020-05-27T07:06:00Z">
              <w:rPr>
                <w:noProof/>
                <w:webHidden/>
              </w:rPr>
            </w:rPrChange>
          </w:rPr>
          <w:fldChar w:fldCharType="begin"/>
        </w:r>
        <w:r w:rsidR="006B0751" w:rsidRPr="005F1C32" w:rsidDel="007A02C1">
          <w:rPr>
            <w:rFonts w:cstheme="minorHAnsi"/>
            <w:noProof/>
            <w:webHidden/>
            <w:rPrChange w:id="489" w:author="Menhorn Timo" w:date="2020-05-27T07:06:00Z">
              <w:rPr>
                <w:noProof/>
                <w:webHidden/>
              </w:rPr>
            </w:rPrChange>
          </w:rPr>
          <w:delInstrText xml:space="preserve"> PAGEREF _Toc40265553 \h </w:delInstrText>
        </w:r>
        <w:r w:rsidR="006B0751" w:rsidRPr="005F1C32" w:rsidDel="007A02C1">
          <w:rPr>
            <w:rFonts w:cstheme="minorHAnsi"/>
            <w:noProof/>
            <w:webHidden/>
            <w:rPrChange w:id="490" w:author="Menhorn Timo" w:date="2020-05-27T07:06:00Z">
              <w:rPr>
                <w:noProof/>
                <w:webHidden/>
              </w:rPr>
            </w:rPrChange>
          </w:rPr>
          <w:fldChar w:fldCharType="separate"/>
        </w:r>
      </w:del>
      <w:ins w:id="491" w:author="Menhorn Timo" w:date="2020-05-28T10:15:00Z">
        <w:r w:rsidR="00687C15">
          <w:rPr>
            <w:rFonts w:cstheme="minorHAnsi"/>
            <w:b/>
            <w:bCs/>
            <w:noProof/>
            <w:webHidden/>
          </w:rPr>
          <w:t>Fehler! Textmarke nicht definiert.</w:t>
        </w:r>
      </w:ins>
      <w:del w:id="492" w:author="Menhorn Timo" w:date="2020-05-26T13:33:00Z">
        <w:r w:rsidR="006B0751" w:rsidRPr="005F1C32" w:rsidDel="007A02C1">
          <w:rPr>
            <w:rFonts w:cstheme="minorHAnsi"/>
            <w:noProof/>
            <w:webHidden/>
            <w:rPrChange w:id="493" w:author="Menhorn Timo" w:date="2020-05-27T07:06:00Z">
              <w:rPr>
                <w:noProof/>
                <w:webHidden/>
              </w:rPr>
            </w:rPrChange>
          </w:rPr>
          <w:delText>31</w:delText>
        </w:r>
        <w:r w:rsidR="006B0751" w:rsidRPr="005F1C32" w:rsidDel="007A02C1">
          <w:rPr>
            <w:rFonts w:cstheme="minorHAnsi"/>
            <w:noProof/>
            <w:webHidden/>
            <w:rPrChange w:id="494" w:author="Menhorn Timo" w:date="2020-05-27T07:06:00Z">
              <w:rPr>
                <w:noProof/>
                <w:webHidden/>
              </w:rPr>
            </w:rPrChange>
          </w:rPr>
          <w:fldChar w:fldCharType="end"/>
        </w:r>
        <w:r w:rsidRPr="005F1C32" w:rsidDel="007A02C1">
          <w:rPr>
            <w:rFonts w:cstheme="minorHAnsi"/>
            <w:noProof/>
            <w:rPrChange w:id="495" w:author="Menhorn Timo" w:date="2020-05-27T07:06:00Z">
              <w:rPr>
                <w:noProof/>
              </w:rPr>
            </w:rPrChange>
          </w:rPr>
          <w:fldChar w:fldCharType="end"/>
        </w:r>
      </w:del>
    </w:p>
    <w:p w14:paraId="5427DE44" w14:textId="6E585336" w:rsidR="006B0751" w:rsidRPr="005F1C32" w:rsidDel="007A02C1" w:rsidRDefault="00110E7F">
      <w:pPr>
        <w:pStyle w:val="Abbildungsverzeichnis"/>
        <w:tabs>
          <w:tab w:val="right" w:leader="dot" w:pos="9062"/>
        </w:tabs>
        <w:rPr>
          <w:del w:id="496" w:author="Menhorn Timo" w:date="2020-05-26T13:33:00Z"/>
          <w:rFonts w:eastAsiaTheme="minorEastAsia" w:cstheme="minorHAnsi"/>
          <w:noProof/>
          <w:lang w:eastAsia="de-DE"/>
          <w:rPrChange w:id="497" w:author="Menhorn Timo" w:date="2020-05-27T07:06:00Z">
            <w:rPr>
              <w:del w:id="498" w:author="Menhorn Timo" w:date="2020-05-26T13:33:00Z"/>
              <w:rFonts w:eastAsiaTheme="minorEastAsia"/>
              <w:noProof/>
              <w:lang w:eastAsia="de-DE"/>
            </w:rPr>
          </w:rPrChange>
        </w:rPr>
      </w:pPr>
      <w:del w:id="499" w:author="Menhorn Timo" w:date="2020-05-26T13:33:00Z">
        <w:r w:rsidRPr="005F1C32" w:rsidDel="007A02C1">
          <w:rPr>
            <w:rFonts w:cstheme="minorHAnsi"/>
            <w:noProof/>
          </w:rPr>
          <w:fldChar w:fldCharType="begin"/>
        </w:r>
        <w:r w:rsidRPr="005F1C32" w:rsidDel="007A02C1">
          <w:rPr>
            <w:rFonts w:cstheme="minorHAnsi"/>
            <w:noProof/>
            <w:rPrChange w:id="500" w:author="Menhorn Timo" w:date="2020-05-27T07:06:00Z">
              <w:rPr>
                <w:noProof/>
              </w:rPr>
            </w:rPrChange>
          </w:rPr>
          <w:delInstrText xml:space="preserve"> HYPERLINK \l "_Toc40265554" </w:delInstrText>
        </w:r>
        <w:r w:rsidRPr="005F1C32" w:rsidDel="007A02C1">
          <w:rPr>
            <w:rFonts w:cstheme="minorHAnsi"/>
            <w:noProof/>
            <w:rPrChange w:id="501" w:author="Menhorn Timo" w:date="2020-05-27T07:06:00Z">
              <w:rPr>
                <w:noProof/>
              </w:rPr>
            </w:rPrChange>
          </w:rPr>
          <w:fldChar w:fldCharType="separate"/>
        </w:r>
      </w:del>
      <w:ins w:id="502" w:author="Menhorn Timo" w:date="2020-05-28T10:10:00Z">
        <w:r w:rsidR="003B6F0E">
          <w:rPr>
            <w:rFonts w:cstheme="minorHAnsi"/>
            <w:b/>
            <w:bCs/>
            <w:noProof/>
          </w:rPr>
          <w:t>Fehler! Linkreferenz ungültig.</w:t>
        </w:r>
      </w:ins>
      <w:del w:id="503" w:author="Menhorn Timo" w:date="2020-05-26T13:33:00Z">
        <w:r w:rsidR="006B0751" w:rsidRPr="005F1C32" w:rsidDel="007A02C1">
          <w:rPr>
            <w:rStyle w:val="Hyperlink"/>
            <w:rFonts w:cstheme="minorHAnsi"/>
            <w:noProof/>
            <w:rPrChange w:id="504" w:author="Menhorn Timo" w:date="2020-05-27T07:06:00Z">
              <w:rPr>
                <w:rStyle w:val="Hyperlink"/>
                <w:noProof/>
              </w:rPr>
            </w:rPrChange>
          </w:rPr>
          <w:delText>Abbildung 18: Usermanagement</w:delText>
        </w:r>
        <w:r w:rsidR="006B0751" w:rsidRPr="005F1C32" w:rsidDel="007A02C1">
          <w:rPr>
            <w:rFonts w:cstheme="minorHAnsi"/>
            <w:noProof/>
            <w:webHidden/>
            <w:rPrChange w:id="505" w:author="Menhorn Timo" w:date="2020-05-27T07:06:00Z">
              <w:rPr>
                <w:noProof/>
                <w:webHidden/>
              </w:rPr>
            </w:rPrChange>
          </w:rPr>
          <w:tab/>
        </w:r>
        <w:r w:rsidR="006B0751" w:rsidRPr="005F1C32" w:rsidDel="007A02C1">
          <w:rPr>
            <w:rFonts w:cstheme="minorHAnsi"/>
            <w:noProof/>
            <w:webHidden/>
            <w:rPrChange w:id="506" w:author="Menhorn Timo" w:date="2020-05-27T07:06:00Z">
              <w:rPr>
                <w:noProof/>
                <w:webHidden/>
              </w:rPr>
            </w:rPrChange>
          </w:rPr>
          <w:fldChar w:fldCharType="begin"/>
        </w:r>
        <w:r w:rsidR="006B0751" w:rsidRPr="005F1C32" w:rsidDel="007A02C1">
          <w:rPr>
            <w:rFonts w:cstheme="minorHAnsi"/>
            <w:noProof/>
            <w:webHidden/>
            <w:rPrChange w:id="507" w:author="Menhorn Timo" w:date="2020-05-27T07:06:00Z">
              <w:rPr>
                <w:noProof/>
                <w:webHidden/>
              </w:rPr>
            </w:rPrChange>
          </w:rPr>
          <w:delInstrText xml:space="preserve"> PAGEREF _Toc40265554 \h </w:delInstrText>
        </w:r>
        <w:r w:rsidR="006B0751" w:rsidRPr="005F1C32" w:rsidDel="007A02C1">
          <w:rPr>
            <w:rFonts w:cstheme="minorHAnsi"/>
            <w:noProof/>
            <w:webHidden/>
            <w:rPrChange w:id="508" w:author="Menhorn Timo" w:date="2020-05-27T07:06:00Z">
              <w:rPr>
                <w:noProof/>
                <w:webHidden/>
              </w:rPr>
            </w:rPrChange>
          </w:rPr>
          <w:fldChar w:fldCharType="separate"/>
        </w:r>
      </w:del>
      <w:ins w:id="509" w:author="Menhorn Timo" w:date="2020-05-28T10:15:00Z">
        <w:r w:rsidR="00687C15">
          <w:rPr>
            <w:rFonts w:cstheme="minorHAnsi"/>
            <w:b/>
            <w:bCs/>
            <w:noProof/>
            <w:webHidden/>
          </w:rPr>
          <w:t>Fehler! Textmarke nicht definiert.</w:t>
        </w:r>
      </w:ins>
      <w:del w:id="510" w:author="Menhorn Timo" w:date="2020-05-26T13:33:00Z">
        <w:r w:rsidR="006B0751" w:rsidRPr="005F1C32" w:rsidDel="007A02C1">
          <w:rPr>
            <w:rFonts w:cstheme="minorHAnsi"/>
            <w:noProof/>
            <w:webHidden/>
            <w:rPrChange w:id="511" w:author="Menhorn Timo" w:date="2020-05-27T07:06:00Z">
              <w:rPr>
                <w:noProof/>
                <w:webHidden/>
              </w:rPr>
            </w:rPrChange>
          </w:rPr>
          <w:delText>32</w:delText>
        </w:r>
        <w:r w:rsidR="006B0751" w:rsidRPr="005F1C32" w:rsidDel="007A02C1">
          <w:rPr>
            <w:rFonts w:cstheme="minorHAnsi"/>
            <w:noProof/>
            <w:webHidden/>
            <w:rPrChange w:id="512" w:author="Menhorn Timo" w:date="2020-05-27T07:06:00Z">
              <w:rPr>
                <w:noProof/>
                <w:webHidden/>
              </w:rPr>
            </w:rPrChange>
          </w:rPr>
          <w:fldChar w:fldCharType="end"/>
        </w:r>
        <w:r w:rsidRPr="005F1C32" w:rsidDel="007A02C1">
          <w:rPr>
            <w:rFonts w:cstheme="minorHAnsi"/>
            <w:noProof/>
            <w:rPrChange w:id="513" w:author="Menhorn Timo" w:date="2020-05-27T07:06:00Z">
              <w:rPr>
                <w:noProof/>
              </w:rPr>
            </w:rPrChange>
          </w:rPr>
          <w:fldChar w:fldCharType="end"/>
        </w:r>
      </w:del>
    </w:p>
    <w:p w14:paraId="1886B7E3" w14:textId="688F5B98" w:rsidR="006B0751" w:rsidRPr="005F1C32" w:rsidDel="007A02C1" w:rsidRDefault="00110E7F">
      <w:pPr>
        <w:pStyle w:val="Abbildungsverzeichnis"/>
        <w:tabs>
          <w:tab w:val="right" w:leader="dot" w:pos="9062"/>
        </w:tabs>
        <w:rPr>
          <w:del w:id="514" w:author="Menhorn Timo" w:date="2020-05-26T13:33:00Z"/>
          <w:rFonts w:eastAsiaTheme="minorEastAsia" w:cstheme="minorHAnsi"/>
          <w:noProof/>
          <w:lang w:eastAsia="de-DE"/>
          <w:rPrChange w:id="515" w:author="Menhorn Timo" w:date="2020-05-27T07:06:00Z">
            <w:rPr>
              <w:del w:id="516" w:author="Menhorn Timo" w:date="2020-05-26T13:33:00Z"/>
              <w:rFonts w:eastAsiaTheme="minorEastAsia"/>
              <w:noProof/>
              <w:lang w:eastAsia="de-DE"/>
            </w:rPr>
          </w:rPrChange>
        </w:rPr>
      </w:pPr>
      <w:del w:id="517" w:author="Menhorn Timo" w:date="2020-05-26T13:33:00Z">
        <w:r w:rsidRPr="005F1C32" w:rsidDel="007A02C1">
          <w:rPr>
            <w:rFonts w:cstheme="minorHAnsi"/>
            <w:noProof/>
          </w:rPr>
          <w:fldChar w:fldCharType="begin"/>
        </w:r>
        <w:r w:rsidRPr="005F1C32" w:rsidDel="007A02C1">
          <w:rPr>
            <w:rFonts w:cstheme="minorHAnsi"/>
            <w:noProof/>
            <w:rPrChange w:id="518" w:author="Menhorn Timo" w:date="2020-05-27T07:06:00Z">
              <w:rPr>
                <w:noProof/>
              </w:rPr>
            </w:rPrChange>
          </w:rPr>
          <w:delInstrText xml:space="preserve"> HYPERLINK \l "_Toc40265555" </w:delInstrText>
        </w:r>
        <w:r w:rsidRPr="005F1C32" w:rsidDel="007A02C1">
          <w:rPr>
            <w:rFonts w:cstheme="minorHAnsi"/>
            <w:noProof/>
            <w:rPrChange w:id="519" w:author="Menhorn Timo" w:date="2020-05-27T07:06:00Z">
              <w:rPr>
                <w:noProof/>
              </w:rPr>
            </w:rPrChange>
          </w:rPr>
          <w:fldChar w:fldCharType="separate"/>
        </w:r>
      </w:del>
      <w:ins w:id="520" w:author="Menhorn Timo" w:date="2020-05-28T10:10:00Z">
        <w:r w:rsidR="003B6F0E">
          <w:rPr>
            <w:rFonts w:cstheme="minorHAnsi"/>
            <w:b/>
            <w:bCs/>
            <w:noProof/>
          </w:rPr>
          <w:t>Fehler! Linkreferenz ungültig.</w:t>
        </w:r>
      </w:ins>
      <w:del w:id="521" w:author="Menhorn Timo" w:date="2020-05-26T13:33:00Z">
        <w:r w:rsidR="006B0751" w:rsidRPr="005F1C32" w:rsidDel="007A02C1">
          <w:rPr>
            <w:rStyle w:val="Hyperlink"/>
            <w:rFonts w:cstheme="minorHAnsi"/>
            <w:noProof/>
            <w:rPrChange w:id="522" w:author="Menhorn Timo" w:date="2020-05-27T07:06:00Z">
              <w:rPr>
                <w:rStyle w:val="Hyperlink"/>
                <w:noProof/>
              </w:rPr>
            </w:rPrChange>
          </w:rPr>
          <w:delText>Abbildung 19: Entwurf Login</w:delText>
        </w:r>
        <w:r w:rsidR="006B0751" w:rsidRPr="005F1C32" w:rsidDel="007A02C1">
          <w:rPr>
            <w:rFonts w:cstheme="minorHAnsi"/>
            <w:noProof/>
            <w:webHidden/>
            <w:rPrChange w:id="523" w:author="Menhorn Timo" w:date="2020-05-27T07:06:00Z">
              <w:rPr>
                <w:noProof/>
                <w:webHidden/>
              </w:rPr>
            </w:rPrChange>
          </w:rPr>
          <w:tab/>
        </w:r>
        <w:r w:rsidR="006B0751" w:rsidRPr="005F1C32" w:rsidDel="007A02C1">
          <w:rPr>
            <w:rFonts w:cstheme="minorHAnsi"/>
            <w:noProof/>
            <w:webHidden/>
            <w:rPrChange w:id="524" w:author="Menhorn Timo" w:date="2020-05-27T07:06:00Z">
              <w:rPr>
                <w:noProof/>
                <w:webHidden/>
              </w:rPr>
            </w:rPrChange>
          </w:rPr>
          <w:fldChar w:fldCharType="begin"/>
        </w:r>
        <w:r w:rsidR="006B0751" w:rsidRPr="005F1C32" w:rsidDel="007A02C1">
          <w:rPr>
            <w:rFonts w:cstheme="minorHAnsi"/>
            <w:noProof/>
            <w:webHidden/>
            <w:rPrChange w:id="525" w:author="Menhorn Timo" w:date="2020-05-27T07:06:00Z">
              <w:rPr>
                <w:noProof/>
                <w:webHidden/>
              </w:rPr>
            </w:rPrChange>
          </w:rPr>
          <w:delInstrText xml:space="preserve"> PAGEREF _Toc40265555 \h </w:delInstrText>
        </w:r>
        <w:r w:rsidR="006B0751" w:rsidRPr="005F1C32" w:rsidDel="007A02C1">
          <w:rPr>
            <w:rFonts w:cstheme="minorHAnsi"/>
            <w:noProof/>
            <w:webHidden/>
            <w:rPrChange w:id="526" w:author="Menhorn Timo" w:date="2020-05-27T07:06:00Z">
              <w:rPr>
                <w:noProof/>
                <w:webHidden/>
              </w:rPr>
            </w:rPrChange>
          </w:rPr>
          <w:fldChar w:fldCharType="separate"/>
        </w:r>
      </w:del>
      <w:ins w:id="527" w:author="Menhorn Timo" w:date="2020-05-28T10:15:00Z">
        <w:r w:rsidR="00687C15">
          <w:rPr>
            <w:rFonts w:cstheme="minorHAnsi"/>
            <w:b/>
            <w:bCs/>
            <w:noProof/>
            <w:webHidden/>
          </w:rPr>
          <w:t>Fehler! Textmarke nicht definiert.</w:t>
        </w:r>
      </w:ins>
      <w:del w:id="528" w:author="Menhorn Timo" w:date="2020-05-26T13:33:00Z">
        <w:r w:rsidR="006B0751" w:rsidRPr="005F1C32" w:rsidDel="007A02C1">
          <w:rPr>
            <w:rFonts w:cstheme="minorHAnsi"/>
            <w:noProof/>
            <w:webHidden/>
            <w:rPrChange w:id="529" w:author="Menhorn Timo" w:date="2020-05-27T07:06:00Z">
              <w:rPr>
                <w:noProof/>
                <w:webHidden/>
              </w:rPr>
            </w:rPrChange>
          </w:rPr>
          <w:delText>36</w:delText>
        </w:r>
        <w:r w:rsidR="006B0751" w:rsidRPr="005F1C32" w:rsidDel="007A02C1">
          <w:rPr>
            <w:rFonts w:cstheme="minorHAnsi"/>
            <w:noProof/>
            <w:webHidden/>
            <w:rPrChange w:id="530" w:author="Menhorn Timo" w:date="2020-05-27T07:06:00Z">
              <w:rPr>
                <w:noProof/>
                <w:webHidden/>
              </w:rPr>
            </w:rPrChange>
          </w:rPr>
          <w:fldChar w:fldCharType="end"/>
        </w:r>
        <w:r w:rsidRPr="005F1C32" w:rsidDel="007A02C1">
          <w:rPr>
            <w:rFonts w:cstheme="minorHAnsi"/>
            <w:noProof/>
            <w:rPrChange w:id="531" w:author="Menhorn Timo" w:date="2020-05-27T07:06:00Z">
              <w:rPr>
                <w:noProof/>
              </w:rPr>
            </w:rPrChange>
          </w:rPr>
          <w:fldChar w:fldCharType="end"/>
        </w:r>
      </w:del>
    </w:p>
    <w:p w14:paraId="0349497F" w14:textId="77C5D933" w:rsidR="006B0751" w:rsidRPr="005F1C32" w:rsidDel="007A02C1" w:rsidRDefault="00110E7F">
      <w:pPr>
        <w:pStyle w:val="Abbildungsverzeichnis"/>
        <w:tabs>
          <w:tab w:val="right" w:leader="dot" w:pos="9062"/>
        </w:tabs>
        <w:rPr>
          <w:del w:id="532" w:author="Menhorn Timo" w:date="2020-05-26T13:33:00Z"/>
          <w:rFonts w:eastAsiaTheme="minorEastAsia" w:cstheme="minorHAnsi"/>
          <w:noProof/>
          <w:lang w:eastAsia="de-DE"/>
          <w:rPrChange w:id="533" w:author="Menhorn Timo" w:date="2020-05-27T07:06:00Z">
            <w:rPr>
              <w:del w:id="534" w:author="Menhorn Timo" w:date="2020-05-26T13:33:00Z"/>
              <w:rFonts w:eastAsiaTheme="minorEastAsia"/>
              <w:noProof/>
              <w:lang w:eastAsia="de-DE"/>
            </w:rPr>
          </w:rPrChange>
        </w:rPr>
      </w:pPr>
      <w:del w:id="535" w:author="Menhorn Timo" w:date="2020-05-26T13:33:00Z">
        <w:r w:rsidRPr="005F1C32" w:rsidDel="007A02C1">
          <w:rPr>
            <w:rFonts w:cstheme="minorHAnsi"/>
            <w:noProof/>
          </w:rPr>
          <w:fldChar w:fldCharType="begin"/>
        </w:r>
        <w:r w:rsidRPr="005F1C32" w:rsidDel="007A02C1">
          <w:rPr>
            <w:rFonts w:cstheme="minorHAnsi"/>
            <w:noProof/>
            <w:rPrChange w:id="536" w:author="Menhorn Timo" w:date="2020-05-27T07:06:00Z">
              <w:rPr>
                <w:noProof/>
              </w:rPr>
            </w:rPrChange>
          </w:rPr>
          <w:delInstrText xml:space="preserve"> HYPERLINK \l "_Toc40265556" </w:delInstrText>
        </w:r>
        <w:r w:rsidRPr="005F1C32" w:rsidDel="007A02C1">
          <w:rPr>
            <w:rFonts w:cstheme="minorHAnsi"/>
            <w:noProof/>
            <w:rPrChange w:id="537" w:author="Menhorn Timo" w:date="2020-05-27T07:06:00Z">
              <w:rPr>
                <w:noProof/>
              </w:rPr>
            </w:rPrChange>
          </w:rPr>
          <w:fldChar w:fldCharType="separate"/>
        </w:r>
      </w:del>
      <w:ins w:id="538" w:author="Menhorn Timo" w:date="2020-05-28T10:10:00Z">
        <w:r w:rsidR="003B6F0E">
          <w:rPr>
            <w:rFonts w:cstheme="minorHAnsi"/>
            <w:b/>
            <w:bCs/>
            <w:noProof/>
          </w:rPr>
          <w:t>Fehler! Linkreferenz ungültig.</w:t>
        </w:r>
      </w:ins>
      <w:del w:id="539" w:author="Menhorn Timo" w:date="2020-05-26T13:33:00Z">
        <w:r w:rsidR="006B0751" w:rsidRPr="005F1C32" w:rsidDel="007A02C1">
          <w:rPr>
            <w:rStyle w:val="Hyperlink"/>
            <w:rFonts w:cstheme="minorHAnsi"/>
            <w:noProof/>
            <w:rPrChange w:id="540" w:author="Menhorn Timo" w:date="2020-05-27T07:06:00Z">
              <w:rPr>
                <w:rStyle w:val="Hyperlink"/>
                <w:noProof/>
              </w:rPr>
            </w:rPrChange>
          </w:rPr>
          <w:delText>Abbildung 20: Entwurf Home</w:delText>
        </w:r>
        <w:r w:rsidR="006B0751" w:rsidRPr="005F1C32" w:rsidDel="007A02C1">
          <w:rPr>
            <w:rFonts w:cstheme="minorHAnsi"/>
            <w:noProof/>
            <w:webHidden/>
            <w:rPrChange w:id="541" w:author="Menhorn Timo" w:date="2020-05-27T07:06:00Z">
              <w:rPr>
                <w:noProof/>
                <w:webHidden/>
              </w:rPr>
            </w:rPrChange>
          </w:rPr>
          <w:tab/>
        </w:r>
        <w:r w:rsidR="006B0751" w:rsidRPr="005F1C32" w:rsidDel="007A02C1">
          <w:rPr>
            <w:rFonts w:cstheme="minorHAnsi"/>
            <w:noProof/>
            <w:webHidden/>
            <w:rPrChange w:id="542" w:author="Menhorn Timo" w:date="2020-05-27T07:06:00Z">
              <w:rPr>
                <w:noProof/>
                <w:webHidden/>
              </w:rPr>
            </w:rPrChange>
          </w:rPr>
          <w:fldChar w:fldCharType="begin"/>
        </w:r>
        <w:r w:rsidR="006B0751" w:rsidRPr="005F1C32" w:rsidDel="007A02C1">
          <w:rPr>
            <w:rFonts w:cstheme="minorHAnsi"/>
            <w:noProof/>
            <w:webHidden/>
            <w:rPrChange w:id="543" w:author="Menhorn Timo" w:date="2020-05-27T07:06:00Z">
              <w:rPr>
                <w:noProof/>
                <w:webHidden/>
              </w:rPr>
            </w:rPrChange>
          </w:rPr>
          <w:delInstrText xml:space="preserve"> PAGEREF _Toc40265556 \h </w:delInstrText>
        </w:r>
        <w:r w:rsidR="006B0751" w:rsidRPr="005F1C32" w:rsidDel="007A02C1">
          <w:rPr>
            <w:rFonts w:cstheme="minorHAnsi"/>
            <w:noProof/>
            <w:webHidden/>
            <w:rPrChange w:id="544" w:author="Menhorn Timo" w:date="2020-05-27T07:06:00Z">
              <w:rPr>
                <w:noProof/>
                <w:webHidden/>
              </w:rPr>
            </w:rPrChange>
          </w:rPr>
          <w:fldChar w:fldCharType="separate"/>
        </w:r>
      </w:del>
      <w:ins w:id="545" w:author="Menhorn Timo" w:date="2020-05-28T10:15:00Z">
        <w:r w:rsidR="00687C15">
          <w:rPr>
            <w:rFonts w:cstheme="minorHAnsi"/>
            <w:b/>
            <w:bCs/>
            <w:noProof/>
            <w:webHidden/>
          </w:rPr>
          <w:t>Fehler! Textmarke nicht definiert.</w:t>
        </w:r>
      </w:ins>
      <w:del w:id="546" w:author="Menhorn Timo" w:date="2020-05-26T13:33:00Z">
        <w:r w:rsidR="006B0751" w:rsidRPr="005F1C32" w:rsidDel="007A02C1">
          <w:rPr>
            <w:rFonts w:cstheme="minorHAnsi"/>
            <w:noProof/>
            <w:webHidden/>
            <w:rPrChange w:id="547" w:author="Menhorn Timo" w:date="2020-05-27T07:06:00Z">
              <w:rPr>
                <w:noProof/>
                <w:webHidden/>
              </w:rPr>
            </w:rPrChange>
          </w:rPr>
          <w:delText>36</w:delText>
        </w:r>
        <w:r w:rsidR="006B0751" w:rsidRPr="005F1C32" w:rsidDel="007A02C1">
          <w:rPr>
            <w:rFonts w:cstheme="minorHAnsi"/>
            <w:noProof/>
            <w:webHidden/>
            <w:rPrChange w:id="548" w:author="Menhorn Timo" w:date="2020-05-27T07:06:00Z">
              <w:rPr>
                <w:noProof/>
                <w:webHidden/>
              </w:rPr>
            </w:rPrChange>
          </w:rPr>
          <w:fldChar w:fldCharType="end"/>
        </w:r>
        <w:r w:rsidRPr="005F1C32" w:rsidDel="007A02C1">
          <w:rPr>
            <w:rFonts w:cstheme="minorHAnsi"/>
            <w:noProof/>
            <w:rPrChange w:id="549" w:author="Menhorn Timo" w:date="2020-05-27T07:06:00Z">
              <w:rPr>
                <w:noProof/>
              </w:rPr>
            </w:rPrChange>
          </w:rPr>
          <w:fldChar w:fldCharType="end"/>
        </w:r>
      </w:del>
    </w:p>
    <w:p w14:paraId="2D95524C" w14:textId="3CB4DE1E" w:rsidR="006B0751" w:rsidRPr="005F1C32" w:rsidDel="007A02C1" w:rsidRDefault="00110E7F">
      <w:pPr>
        <w:pStyle w:val="Abbildungsverzeichnis"/>
        <w:tabs>
          <w:tab w:val="right" w:leader="dot" w:pos="9062"/>
        </w:tabs>
        <w:rPr>
          <w:del w:id="550" w:author="Menhorn Timo" w:date="2020-05-26T13:33:00Z"/>
          <w:rFonts w:eastAsiaTheme="minorEastAsia" w:cstheme="minorHAnsi"/>
          <w:noProof/>
          <w:lang w:eastAsia="de-DE"/>
          <w:rPrChange w:id="551" w:author="Menhorn Timo" w:date="2020-05-27T07:06:00Z">
            <w:rPr>
              <w:del w:id="552" w:author="Menhorn Timo" w:date="2020-05-26T13:33:00Z"/>
              <w:rFonts w:eastAsiaTheme="minorEastAsia"/>
              <w:noProof/>
              <w:lang w:eastAsia="de-DE"/>
            </w:rPr>
          </w:rPrChange>
        </w:rPr>
      </w:pPr>
      <w:del w:id="553" w:author="Menhorn Timo" w:date="2020-05-26T13:33:00Z">
        <w:r w:rsidRPr="005F1C32" w:rsidDel="007A02C1">
          <w:rPr>
            <w:rFonts w:cstheme="minorHAnsi"/>
            <w:noProof/>
          </w:rPr>
          <w:fldChar w:fldCharType="begin"/>
        </w:r>
        <w:r w:rsidRPr="005F1C32" w:rsidDel="007A02C1">
          <w:rPr>
            <w:rFonts w:cstheme="minorHAnsi"/>
            <w:noProof/>
            <w:rPrChange w:id="554" w:author="Menhorn Timo" w:date="2020-05-27T07:06:00Z">
              <w:rPr>
                <w:noProof/>
              </w:rPr>
            </w:rPrChange>
          </w:rPr>
          <w:delInstrText xml:space="preserve"> HYPERLINK \l "_Toc40265557" </w:delInstrText>
        </w:r>
        <w:r w:rsidRPr="005F1C32" w:rsidDel="007A02C1">
          <w:rPr>
            <w:rFonts w:cstheme="minorHAnsi"/>
            <w:noProof/>
            <w:rPrChange w:id="555" w:author="Menhorn Timo" w:date="2020-05-27T07:06:00Z">
              <w:rPr>
                <w:noProof/>
              </w:rPr>
            </w:rPrChange>
          </w:rPr>
          <w:fldChar w:fldCharType="separate"/>
        </w:r>
      </w:del>
      <w:ins w:id="556" w:author="Menhorn Timo" w:date="2020-05-28T10:10:00Z">
        <w:r w:rsidR="003B6F0E">
          <w:rPr>
            <w:rFonts w:cstheme="minorHAnsi"/>
            <w:b/>
            <w:bCs/>
            <w:noProof/>
          </w:rPr>
          <w:t>Fehler! Linkreferenz ungültig.</w:t>
        </w:r>
      </w:ins>
      <w:del w:id="557" w:author="Menhorn Timo" w:date="2020-05-26T13:33:00Z">
        <w:r w:rsidR="006B0751" w:rsidRPr="005F1C32" w:rsidDel="007A02C1">
          <w:rPr>
            <w:rStyle w:val="Hyperlink"/>
            <w:rFonts w:cstheme="minorHAnsi"/>
            <w:noProof/>
            <w:rPrChange w:id="558" w:author="Menhorn Timo" w:date="2020-05-27T07:06:00Z">
              <w:rPr>
                <w:rStyle w:val="Hyperlink"/>
                <w:noProof/>
              </w:rPr>
            </w:rPrChange>
          </w:rPr>
          <w:delText>Abbildung 21: Entwurf List</w:delText>
        </w:r>
        <w:r w:rsidR="006B0751" w:rsidRPr="005F1C32" w:rsidDel="007A02C1">
          <w:rPr>
            <w:rFonts w:cstheme="minorHAnsi"/>
            <w:noProof/>
            <w:webHidden/>
            <w:rPrChange w:id="559" w:author="Menhorn Timo" w:date="2020-05-27T07:06:00Z">
              <w:rPr>
                <w:noProof/>
                <w:webHidden/>
              </w:rPr>
            </w:rPrChange>
          </w:rPr>
          <w:tab/>
        </w:r>
        <w:r w:rsidR="006B0751" w:rsidRPr="005F1C32" w:rsidDel="007A02C1">
          <w:rPr>
            <w:rFonts w:cstheme="minorHAnsi"/>
            <w:noProof/>
            <w:webHidden/>
            <w:rPrChange w:id="560" w:author="Menhorn Timo" w:date="2020-05-27T07:06:00Z">
              <w:rPr>
                <w:noProof/>
                <w:webHidden/>
              </w:rPr>
            </w:rPrChange>
          </w:rPr>
          <w:fldChar w:fldCharType="begin"/>
        </w:r>
        <w:r w:rsidR="006B0751" w:rsidRPr="005F1C32" w:rsidDel="007A02C1">
          <w:rPr>
            <w:rFonts w:cstheme="minorHAnsi"/>
            <w:noProof/>
            <w:webHidden/>
            <w:rPrChange w:id="561" w:author="Menhorn Timo" w:date="2020-05-27T07:06:00Z">
              <w:rPr>
                <w:noProof/>
                <w:webHidden/>
              </w:rPr>
            </w:rPrChange>
          </w:rPr>
          <w:delInstrText xml:space="preserve"> PAGEREF _Toc40265557 \h </w:delInstrText>
        </w:r>
        <w:r w:rsidR="006B0751" w:rsidRPr="005F1C32" w:rsidDel="007A02C1">
          <w:rPr>
            <w:rFonts w:cstheme="minorHAnsi"/>
            <w:noProof/>
            <w:webHidden/>
            <w:rPrChange w:id="562" w:author="Menhorn Timo" w:date="2020-05-27T07:06:00Z">
              <w:rPr>
                <w:noProof/>
                <w:webHidden/>
              </w:rPr>
            </w:rPrChange>
          </w:rPr>
          <w:fldChar w:fldCharType="separate"/>
        </w:r>
      </w:del>
      <w:ins w:id="563" w:author="Menhorn Timo" w:date="2020-05-28T10:15:00Z">
        <w:r w:rsidR="00687C15">
          <w:rPr>
            <w:rFonts w:cstheme="minorHAnsi"/>
            <w:b/>
            <w:bCs/>
            <w:noProof/>
            <w:webHidden/>
          </w:rPr>
          <w:t>Fehler! Textmarke nicht definiert.</w:t>
        </w:r>
      </w:ins>
      <w:del w:id="564" w:author="Menhorn Timo" w:date="2020-05-26T13:33:00Z">
        <w:r w:rsidR="006B0751" w:rsidRPr="005F1C32" w:rsidDel="007A02C1">
          <w:rPr>
            <w:rFonts w:cstheme="minorHAnsi"/>
            <w:noProof/>
            <w:webHidden/>
            <w:rPrChange w:id="565" w:author="Menhorn Timo" w:date="2020-05-27T07:06:00Z">
              <w:rPr>
                <w:noProof/>
                <w:webHidden/>
              </w:rPr>
            </w:rPrChange>
          </w:rPr>
          <w:delText>37</w:delText>
        </w:r>
        <w:r w:rsidR="006B0751" w:rsidRPr="005F1C32" w:rsidDel="007A02C1">
          <w:rPr>
            <w:rFonts w:cstheme="minorHAnsi"/>
            <w:noProof/>
            <w:webHidden/>
            <w:rPrChange w:id="566" w:author="Menhorn Timo" w:date="2020-05-27T07:06:00Z">
              <w:rPr>
                <w:noProof/>
                <w:webHidden/>
              </w:rPr>
            </w:rPrChange>
          </w:rPr>
          <w:fldChar w:fldCharType="end"/>
        </w:r>
        <w:r w:rsidRPr="005F1C32" w:rsidDel="007A02C1">
          <w:rPr>
            <w:rFonts w:cstheme="minorHAnsi"/>
            <w:noProof/>
            <w:rPrChange w:id="567" w:author="Menhorn Timo" w:date="2020-05-27T07:06:00Z">
              <w:rPr>
                <w:noProof/>
              </w:rPr>
            </w:rPrChange>
          </w:rPr>
          <w:fldChar w:fldCharType="end"/>
        </w:r>
      </w:del>
    </w:p>
    <w:p w14:paraId="5482FA30" w14:textId="2C4DA46B" w:rsidR="006B0751" w:rsidRPr="005F1C32" w:rsidDel="007A02C1" w:rsidRDefault="00110E7F">
      <w:pPr>
        <w:pStyle w:val="Abbildungsverzeichnis"/>
        <w:tabs>
          <w:tab w:val="right" w:leader="dot" w:pos="9062"/>
        </w:tabs>
        <w:rPr>
          <w:del w:id="568" w:author="Menhorn Timo" w:date="2020-05-26T13:33:00Z"/>
          <w:rFonts w:eastAsiaTheme="minorEastAsia" w:cstheme="minorHAnsi"/>
          <w:noProof/>
          <w:lang w:eastAsia="de-DE"/>
          <w:rPrChange w:id="569" w:author="Menhorn Timo" w:date="2020-05-27T07:06:00Z">
            <w:rPr>
              <w:del w:id="570" w:author="Menhorn Timo" w:date="2020-05-26T13:33:00Z"/>
              <w:rFonts w:eastAsiaTheme="minorEastAsia"/>
              <w:noProof/>
              <w:lang w:eastAsia="de-DE"/>
            </w:rPr>
          </w:rPrChange>
        </w:rPr>
      </w:pPr>
      <w:del w:id="571" w:author="Menhorn Timo" w:date="2020-05-26T13:33:00Z">
        <w:r w:rsidRPr="005F1C32" w:rsidDel="007A02C1">
          <w:rPr>
            <w:rFonts w:cstheme="minorHAnsi"/>
            <w:noProof/>
          </w:rPr>
          <w:fldChar w:fldCharType="begin"/>
        </w:r>
        <w:r w:rsidRPr="005F1C32" w:rsidDel="007A02C1">
          <w:rPr>
            <w:rFonts w:cstheme="minorHAnsi"/>
            <w:noProof/>
            <w:rPrChange w:id="572" w:author="Menhorn Timo" w:date="2020-05-27T07:06:00Z">
              <w:rPr>
                <w:noProof/>
              </w:rPr>
            </w:rPrChange>
          </w:rPr>
          <w:delInstrText xml:space="preserve"> HYPERLINK \l "_Toc40265558" </w:delInstrText>
        </w:r>
        <w:r w:rsidRPr="005F1C32" w:rsidDel="007A02C1">
          <w:rPr>
            <w:rFonts w:cstheme="minorHAnsi"/>
            <w:noProof/>
            <w:rPrChange w:id="573" w:author="Menhorn Timo" w:date="2020-05-27T07:06:00Z">
              <w:rPr>
                <w:noProof/>
              </w:rPr>
            </w:rPrChange>
          </w:rPr>
          <w:fldChar w:fldCharType="separate"/>
        </w:r>
      </w:del>
      <w:ins w:id="574" w:author="Menhorn Timo" w:date="2020-05-28T10:10:00Z">
        <w:r w:rsidR="003B6F0E">
          <w:rPr>
            <w:rFonts w:cstheme="minorHAnsi"/>
            <w:b/>
            <w:bCs/>
            <w:noProof/>
          </w:rPr>
          <w:t>Fehler! Linkreferenz ungültig.</w:t>
        </w:r>
      </w:ins>
      <w:del w:id="575" w:author="Menhorn Timo" w:date="2020-05-26T13:33:00Z">
        <w:r w:rsidR="006B0751" w:rsidRPr="005F1C32" w:rsidDel="007A02C1">
          <w:rPr>
            <w:rStyle w:val="Hyperlink"/>
            <w:rFonts w:cstheme="minorHAnsi"/>
            <w:noProof/>
            <w:rPrChange w:id="576" w:author="Menhorn Timo" w:date="2020-05-27T07:06:00Z">
              <w:rPr>
                <w:rStyle w:val="Hyperlink"/>
                <w:noProof/>
              </w:rPr>
            </w:rPrChange>
          </w:rPr>
          <w:delText>Abbildung 22: Entwurf Usermanagement</w:delText>
        </w:r>
        <w:r w:rsidR="006B0751" w:rsidRPr="005F1C32" w:rsidDel="007A02C1">
          <w:rPr>
            <w:rFonts w:cstheme="minorHAnsi"/>
            <w:noProof/>
            <w:webHidden/>
            <w:rPrChange w:id="577" w:author="Menhorn Timo" w:date="2020-05-27T07:06:00Z">
              <w:rPr>
                <w:noProof/>
                <w:webHidden/>
              </w:rPr>
            </w:rPrChange>
          </w:rPr>
          <w:tab/>
        </w:r>
        <w:r w:rsidR="006B0751" w:rsidRPr="005F1C32" w:rsidDel="007A02C1">
          <w:rPr>
            <w:rFonts w:cstheme="minorHAnsi"/>
            <w:noProof/>
            <w:webHidden/>
            <w:rPrChange w:id="578" w:author="Menhorn Timo" w:date="2020-05-27T07:06:00Z">
              <w:rPr>
                <w:noProof/>
                <w:webHidden/>
              </w:rPr>
            </w:rPrChange>
          </w:rPr>
          <w:fldChar w:fldCharType="begin"/>
        </w:r>
        <w:r w:rsidR="006B0751" w:rsidRPr="005F1C32" w:rsidDel="007A02C1">
          <w:rPr>
            <w:rFonts w:cstheme="minorHAnsi"/>
            <w:noProof/>
            <w:webHidden/>
            <w:rPrChange w:id="579" w:author="Menhorn Timo" w:date="2020-05-27T07:06:00Z">
              <w:rPr>
                <w:noProof/>
                <w:webHidden/>
              </w:rPr>
            </w:rPrChange>
          </w:rPr>
          <w:delInstrText xml:space="preserve"> PAGEREF _Toc40265558 \h </w:delInstrText>
        </w:r>
        <w:r w:rsidR="006B0751" w:rsidRPr="005F1C32" w:rsidDel="007A02C1">
          <w:rPr>
            <w:rFonts w:cstheme="minorHAnsi"/>
            <w:noProof/>
            <w:webHidden/>
            <w:rPrChange w:id="580" w:author="Menhorn Timo" w:date="2020-05-27T07:06:00Z">
              <w:rPr>
                <w:noProof/>
                <w:webHidden/>
              </w:rPr>
            </w:rPrChange>
          </w:rPr>
          <w:fldChar w:fldCharType="separate"/>
        </w:r>
      </w:del>
      <w:ins w:id="581" w:author="Menhorn Timo" w:date="2020-05-28T10:15:00Z">
        <w:r w:rsidR="00687C15">
          <w:rPr>
            <w:rFonts w:cstheme="minorHAnsi"/>
            <w:b/>
            <w:bCs/>
            <w:noProof/>
            <w:webHidden/>
          </w:rPr>
          <w:t>Fehler! Textmarke nicht definiert.</w:t>
        </w:r>
      </w:ins>
      <w:del w:id="582" w:author="Menhorn Timo" w:date="2020-05-26T13:33:00Z">
        <w:r w:rsidR="006B0751" w:rsidRPr="005F1C32" w:rsidDel="007A02C1">
          <w:rPr>
            <w:rFonts w:cstheme="minorHAnsi"/>
            <w:noProof/>
            <w:webHidden/>
            <w:rPrChange w:id="583" w:author="Menhorn Timo" w:date="2020-05-27T07:06:00Z">
              <w:rPr>
                <w:noProof/>
                <w:webHidden/>
              </w:rPr>
            </w:rPrChange>
          </w:rPr>
          <w:delText>37</w:delText>
        </w:r>
        <w:r w:rsidR="006B0751" w:rsidRPr="005F1C32" w:rsidDel="007A02C1">
          <w:rPr>
            <w:rFonts w:cstheme="minorHAnsi"/>
            <w:noProof/>
            <w:webHidden/>
            <w:rPrChange w:id="584" w:author="Menhorn Timo" w:date="2020-05-27T07:06:00Z">
              <w:rPr>
                <w:noProof/>
                <w:webHidden/>
              </w:rPr>
            </w:rPrChange>
          </w:rPr>
          <w:fldChar w:fldCharType="end"/>
        </w:r>
        <w:r w:rsidRPr="005F1C32" w:rsidDel="007A02C1">
          <w:rPr>
            <w:rFonts w:cstheme="minorHAnsi"/>
            <w:noProof/>
            <w:rPrChange w:id="585" w:author="Menhorn Timo" w:date="2020-05-27T07:06:00Z">
              <w:rPr>
                <w:noProof/>
              </w:rPr>
            </w:rPrChange>
          </w:rPr>
          <w:fldChar w:fldCharType="end"/>
        </w:r>
      </w:del>
    </w:p>
    <w:p w14:paraId="3FC4E658" w14:textId="2B5B7F3C" w:rsidR="006B0751" w:rsidRPr="005F1C32" w:rsidDel="007A02C1" w:rsidRDefault="00110E7F">
      <w:pPr>
        <w:pStyle w:val="Abbildungsverzeichnis"/>
        <w:tabs>
          <w:tab w:val="right" w:leader="dot" w:pos="9062"/>
        </w:tabs>
        <w:rPr>
          <w:del w:id="586" w:author="Menhorn Timo" w:date="2020-05-26T13:33:00Z"/>
          <w:rFonts w:eastAsiaTheme="minorEastAsia" w:cstheme="minorHAnsi"/>
          <w:noProof/>
          <w:lang w:eastAsia="de-DE"/>
          <w:rPrChange w:id="587" w:author="Menhorn Timo" w:date="2020-05-27T07:06:00Z">
            <w:rPr>
              <w:del w:id="588" w:author="Menhorn Timo" w:date="2020-05-26T13:33:00Z"/>
              <w:rFonts w:eastAsiaTheme="minorEastAsia"/>
              <w:noProof/>
              <w:lang w:eastAsia="de-DE"/>
            </w:rPr>
          </w:rPrChange>
        </w:rPr>
      </w:pPr>
      <w:del w:id="589" w:author="Menhorn Timo" w:date="2020-05-26T13:33:00Z">
        <w:r w:rsidRPr="005F1C32" w:rsidDel="007A02C1">
          <w:rPr>
            <w:rFonts w:cstheme="minorHAnsi"/>
            <w:noProof/>
          </w:rPr>
          <w:fldChar w:fldCharType="begin"/>
        </w:r>
        <w:r w:rsidRPr="005F1C32" w:rsidDel="007A02C1">
          <w:rPr>
            <w:rFonts w:cstheme="minorHAnsi"/>
            <w:noProof/>
            <w:rPrChange w:id="590" w:author="Menhorn Timo" w:date="2020-05-27T07:06:00Z">
              <w:rPr>
                <w:noProof/>
              </w:rPr>
            </w:rPrChange>
          </w:rPr>
          <w:delInstrText xml:space="preserve"> HYPERLINK \l "_Toc40265559" </w:delInstrText>
        </w:r>
        <w:r w:rsidRPr="005F1C32" w:rsidDel="007A02C1">
          <w:rPr>
            <w:rFonts w:cstheme="minorHAnsi"/>
            <w:noProof/>
            <w:rPrChange w:id="591" w:author="Menhorn Timo" w:date="2020-05-27T07:06:00Z">
              <w:rPr>
                <w:noProof/>
              </w:rPr>
            </w:rPrChange>
          </w:rPr>
          <w:fldChar w:fldCharType="separate"/>
        </w:r>
      </w:del>
      <w:ins w:id="592" w:author="Menhorn Timo" w:date="2020-05-28T10:10:00Z">
        <w:r w:rsidR="003B6F0E">
          <w:rPr>
            <w:rFonts w:cstheme="minorHAnsi"/>
            <w:b/>
            <w:bCs/>
            <w:noProof/>
          </w:rPr>
          <w:t>Fehler! Linkreferenz ungültig.</w:t>
        </w:r>
      </w:ins>
      <w:del w:id="593" w:author="Menhorn Timo" w:date="2020-05-26T13:33:00Z">
        <w:r w:rsidR="006B0751" w:rsidRPr="005F1C32" w:rsidDel="007A02C1">
          <w:rPr>
            <w:rStyle w:val="Hyperlink"/>
            <w:rFonts w:cstheme="minorHAnsi"/>
            <w:noProof/>
            <w:rPrChange w:id="594" w:author="Menhorn Timo" w:date="2020-05-27T07:06:00Z">
              <w:rPr>
                <w:rStyle w:val="Hyperlink"/>
                <w:noProof/>
              </w:rPr>
            </w:rPrChange>
          </w:rPr>
          <w:delText>Abbildung 23: Anwendung Login</w:delText>
        </w:r>
        <w:r w:rsidR="006B0751" w:rsidRPr="005F1C32" w:rsidDel="007A02C1">
          <w:rPr>
            <w:rFonts w:cstheme="minorHAnsi"/>
            <w:noProof/>
            <w:webHidden/>
            <w:rPrChange w:id="595" w:author="Menhorn Timo" w:date="2020-05-27T07:06:00Z">
              <w:rPr>
                <w:noProof/>
                <w:webHidden/>
              </w:rPr>
            </w:rPrChange>
          </w:rPr>
          <w:tab/>
        </w:r>
        <w:r w:rsidR="006B0751" w:rsidRPr="005F1C32" w:rsidDel="007A02C1">
          <w:rPr>
            <w:rFonts w:cstheme="minorHAnsi"/>
            <w:noProof/>
            <w:webHidden/>
            <w:rPrChange w:id="596" w:author="Menhorn Timo" w:date="2020-05-27T07:06:00Z">
              <w:rPr>
                <w:noProof/>
                <w:webHidden/>
              </w:rPr>
            </w:rPrChange>
          </w:rPr>
          <w:fldChar w:fldCharType="begin"/>
        </w:r>
        <w:r w:rsidR="006B0751" w:rsidRPr="005F1C32" w:rsidDel="007A02C1">
          <w:rPr>
            <w:rFonts w:cstheme="minorHAnsi"/>
            <w:noProof/>
            <w:webHidden/>
            <w:rPrChange w:id="597" w:author="Menhorn Timo" w:date="2020-05-27T07:06:00Z">
              <w:rPr>
                <w:noProof/>
                <w:webHidden/>
              </w:rPr>
            </w:rPrChange>
          </w:rPr>
          <w:delInstrText xml:space="preserve"> PAGEREF _Toc40265559 \h </w:delInstrText>
        </w:r>
        <w:r w:rsidR="006B0751" w:rsidRPr="005F1C32" w:rsidDel="007A02C1">
          <w:rPr>
            <w:rFonts w:cstheme="minorHAnsi"/>
            <w:noProof/>
            <w:webHidden/>
            <w:rPrChange w:id="598" w:author="Menhorn Timo" w:date="2020-05-27T07:06:00Z">
              <w:rPr>
                <w:noProof/>
                <w:webHidden/>
              </w:rPr>
            </w:rPrChange>
          </w:rPr>
          <w:fldChar w:fldCharType="separate"/>
        </w:r>
      </w:del>
      <w:ins w:id="599" w:author="Menhorn Timo" w:date="2020-05-28T10:15:00Z">
        <w:r w:rsidR="00687C15">
          <w:rPr>
            <w:rFonts w:cstheme="minorHAnsi"/>
            <w:b/>
            <w:bCs/>
            <w:noProof/>
            <w:webHidden/>
          </w:rPr>
          <w:t>Fehler! Textmarke nicht definiert.</w:t>
        </w:r>
      </w:ins>
      <w:del w:id="600" w:author="Menhorn Timo" w:date="2020-05-26T13:33:00Z">
        <w:r w:rsidR="006B0751" w:rsidRPr="005F1C32" w:rsidDel="007A02C1">
          <w:rPr>
            <w:rFonts w:cstheme="minorHAnsi"/>
            <w:noProof/>
            <w:webHidden/>
            <w:rPrChange w:id="601" w:author="Menhorn Timo" w:date="2020-05-27T07:06:00Z">
              <w:rPr>
                <w:noProof/>
                <w:webHidden/>
              </w:rPr>
            </w:rPrChange>
          </w:rPr>
          <w:delText>38</w:delText>
        </w:r>
        <w:r w:rsidR="006B0751" w:rsidRPr="005F1C32" w:rsidDel="007A02C1">
          <w:rPr>
            <w:rFonts w:cstheme="minorHAnsi"/>
            <w:noProof/>
            <w:webHidden/>
            <w:rPrChange w:id="602" w:author="Menhorn Timo" w:date="2020-05-27T07:06:00Z">
              <w:rPr>
                <w:noProof/>
                <w:webHidden/>
              </w:rPr>
            </w:rPrChange>
          </w:rPr>
          <w:fldChar w:fldCharType="end"/>
        </w:r>
        <w:r w:rsidRPr="005F1C32" w:rsidDel="007A02C1">
          <w:rPr>
            <w:rFonts w:cstheme="minorHAnsi"/>
            <w:noProof/>
            <w:rPrChange w:id="603" w:author="Menhorn Timo" w:date="2020-05-27T07:06:00Z">
              <w:rPr>
                <w:noProof/>
              </w:rPr>
            </w:rPrChange>
          </w:rPr>
          <w:fldChar w:fldCharType="end"/>
        </w:r>
      </w:del>
    </w:p>
    <w:p w14:paraId="7FC58ED0" w14:textId="4105FE3A" w:rsidR="006B0751" w:rsidRPr="005F1C32" w:rsidDel="007A02C1" w:rsidRDefault="00110E7F">
      <w:pPr>
        <w:pStyle w:val="Abbildungsverzeichnis"/>
        <w:tabs>
          <w:tab w:val="right" w:leader="dot" w:pos="9062"/>
        </w:tabs>
        <w:rPr>
          <w:del w:id="604" w:author="Menhorn Timo" w:date="2020-05-26T13:33:00Z"/>
          <w:rFonts w:eastAsiaTheme="minorEastAsia" w:cstheme="minorHAnsi"/>
          <w:noProof/>
          <w:lang w:eastAsia="de-DE"/>
          <w:rPrChange w:id="605" w:author="Menhorn Timo" w:date="2020-05-27T07:06:00Z">
            <w:rPr>
              <w:del w:id="606" w:author="Menhorn Timo" w:date="2020-05-26T13:33:00Z"/>
              <w:rFonts w:eastAsiaTheme="minorEastAsia"/>
              <w:noProof/>
              <w:lang w:eastAsia="de-DE"/>
            </w:rPr>
          </w:rPrChange>
        </w:rPr>
      </w:pPr>
      <w:del w:id="607" w:author="Menhorn Timo" w:date="2020-05-26T13:33:00Z">
        <w:r w:rsidRPr="005F1C32" w:rsidDel="007A02C1">
          <w:rPr>
            <w:rFonts w:cstheme="minorHAnsi"/>
            <w:noProof/>
          </w:rPr>
          <w:fldChar w:fldCharType="begin"/>
        </w:r>
        <w:r w:rsidRPr="005F1C32" w:rsidDel="007A02C1">
          <w:rPr>
            <w:rFonts w:cstheme="minorHAnsi"/>
            <w:noProof/>
            <w:rPrChange w:id="608" w:author="Menhorn Timo" w:date="2020-05-27T07:06:00Z">
              <w:rPr>
                <w:noProof/>
              </w:rPr>
            </w:rPrChange>
          </w:rPr>
          <w:delInstrText xml:space="preserve"> HYPERLINK \l "_Toc40265560" </w:delInstrText>
        </w:r>
        <w:r w:rsidRPr="005F1C32" w:rsidDel="007A02C1">
          <w:rPr>
            <w:rFonts w:cstheme="minorHAnsi"/>
            <w:noProof/>
            <w:rPrChange w:id="609" w:author="Menhorn Timo" w:date="2020-05-27T07:06:00Z">
              <w:rPr>
                <w:noProof/>
              </w:rPr>
            </w:rPrChange>
          </w:rPr>
          <w:fldChar w:fldCharType="separate"/>
        </w:r>
      </w:del>
      <w:ins w:id="610" w:author="Menhorn Timo" w:date="2020-05-28T10:10:00Z">
        <w:r w:rsidR="003B6F0E">
          <w:rPr>
            <w:rFonts w:cstheme="minorHAnsi"/>
            <w:b/>
            <w:bCs/>
            <w:noProof/>
          </w:rPr>
          <w:t>Fehler! Linkreferenz ungültig.</w:t>
        </w:r>
      </w:ins>
      <w:del w:id="611" w:author="Menhorn Timo" w:date="2020-05-26T13:33:00Z">
        <w:r w:rsidR="006B0751" w:rsidRPr="005F1C32" w:rsidDel="007A02C1">
          <w:rPr>
            <w:rStyle w:val="Hyperlink"/>
            <w:rFonts w:cstheme="minorHAnsi"/>
            <w:noProof/>
            <w:rPrChange w:id="612" w:author="Menhorn Timo" w:date="2020-05-27T07:06:00Z">
              <w:rPr>
                <w:rStyle w:val="Hyperlink"/>
                <w:noProof/>
              </w:rPr>
            </w:rPrChange>
          </w:rPr>
          <w:delText>Abbildung 24: Anwendung Home</w:delText>
        </w:r>
        <w:r w:rsidR="006B0751" w:rsidRPr="005F1C32" w:rsidDel="007A02C1">
          <w:rPr>
            <w:rFonts w:cstheme="minorHAnsi"/>
            <w:noProof/>
            <w:webHidden/>
            <w:rPrChange w:id="613" w:author="Menhorn Timo" w:date="2020-05-27T07:06:00Z">
              <w:rPr>
                <w:noProof/>
                <w:webHidden/>
              </w:rPr>
            </w:rPrChange>
          </w:rPr>
          <w:tab/>
        </w:r>
        <w:r w:rsidR="006B0751" w:rsidRPr="005F1C32" w:rsidDel="007A02C1">
          <w:rPr>
            <w:rFonts w:cstheme="minorHAnsi"/>
            <w:noProof/>
            <w:webHidden/>
            <w:rPrChange w:id="614" w:author="Menhorn Timo" w:date="2020-05-27T07:06:00Z">
              <w:rPr>
                <w:noProof/>
                <w:webHidden/>
              </w:rPr>
            </w:rPrChange>
          </w:rPr>
          <w:fldChar w:fldCharType="begin"/>
        </w:r>
        <w:r w:rsidR="006B0751" w:rsidRPr="005F1C32" w:rsidDel="007A02C1">
          <w:rPr>
            <w:rFonts w:cstheme="minorHAnsi"/>
            <w:noProof/>
            <w:webHidden/>
            <w:rPrChange w:id="615" w:author="Menhorn Timo" w:date="2020-05-27T07:06:00Z">
              <w:rPr>
                <w:noProof/>
                <w:webHidden/>
              </w:rPr>
            </w:rPrChange>
          </w:rPr>
          <w:delInstrText xml:space="preserve"> PAGEREF _Toc40265560 \h </w:delInstrText>
        </w:r>
        <w:r w:rsidR="006B0751" w:rsidRPr="005F1C32" w:rsidDel="007A02C1">
          <w:rPr>
            <w:rFonts w:cstheme="minorHAnsi"/>
            <w:noProof/>
            <w:webHidden/>
            <w:rPrChange w:id="616" w:author="Menhorn Timo" w:date="2020-05-27T07:06:00Z">
              <w:rPr>
                <w:noProof/>
                <w:webHidden/>
              </w:rPr>
            </w:rPrChange>
          </w:rPr>
          <w:fldChar w:fldCharType="separate"/>
        </w:r>
      </w:del>
      <w:ins w:id="617" w:author="Menhorn Timo" w:date="2020-05-28T10:15:00Z">
        <w:r w:rsidR="00687C15">
          <w:rPr>
            <w:rFonts w:cstheme="minorHAnsi"/>
            <w:b/>
            <w:bCs/>
            <w:noProof/>
            <w:webHidden/>
          </w:rPr>
          <w:t>Fehler! Textmarke nicht definiert.</w:t>
        </w:r>
      </w:ins>
      <w:del w:id="618" w:author="Menhorn Timo" w:date="2020-05-26T13:33:00Z">
        <w:r w:rsidR="006B0751" w:rsidRPr="005F1C32" w:rsidDel="007A02C1">
          <w:rPr>
            <w:rFonts w:cstheme="minorHAnsi"/>
            <w:noProof/>
            <w:webHidden/>
            <w:rPrChange w:id="619" w:author="Menhorn Timo" w:date="2020-05-27T07:06:00Z">
              <w:rPr>
                <w:noProof/>
                <w:webHidden/>
              </w:rPr>
            </w:rPrChange>
          </w:rPr>
          <w:delText>38</w:delText>
        </w:r>
        <w:r w:rsidR="006B0751" w:rsidRPr="005F1C32" w:rsidDel="007A02C1">
          <w:rPr>
            <w:rFonts w:cstheme="minorHAnsi"/>
            <w:noProof/>
            <w:webHidden/>
            <w:rPrChange w:id="620" w:author="Menhorn Timo" w:date="2020-05-27T07:06:00Z">
              <w:rPr>
                <w:noProof/>
                <w:webHidden/>
              </w:rPr>
            </w:rPrChange>
          </w:rPr>
          <w:fldChar w:fldCharType="end"/>
        </w:r>
        <w:r w:rsidRPr="005F1C32" w:rsidDel="007A02C1">
          <w:rPr>
            <w:rFonts w:cstheme="minorHAnsi"/>
            <w:noProof/>
            <w:rPrChange w:id="621" w:author="Menhorn Timo" w:date="2020-05-27T07:06:00Z">
              <w:rPr>
                <w:noProof/>
              </w:rPr>
            </w:rPrChange>
          </w:rPr>
          <w:fldChar w:fldCharType="end"/>
        </w:r>
      </w:del>
    </w:p>
    <w:p w14:paraId="5904C164" w14:textId="0FC28514" w:rsidR="006B0751" w:rsidRPr="005F1C32" w:rsidDel="007A02C1" w:rsidRDefault="00110E7F">
      <w:pPr>
        <w:pStyle w:val="Abbildungsverzeichnis"/>
        <w:tabs>
          <w:tab w:val="right" w:leader="dot" w:pos="9062"/>
        </w:tabs>
        <w:rPr>
          <w:del w:id="622" w:author="Menhorn Timo" w:date="2020-05-26T13:33:00Z"/>
          <w:rFonts w:eastAsiaTheme="minorEastAsia" w:cstheme="minorHAnsi"/>
          <w:noProof/>
          <w:lang w:eastAsia="de-DE"/>
          <w:rPrChange w:id="623" w:author="Menhorn Timo" w:date="2020-05-27T07:06:00Z">
            <w:rPr>
              <w:del w:id="624" w:author="Menhorn Timo" w:date="2020-05-26T13:33:00Z"/>
              <w:rFonts w:eastAsiaTheme="minorEastAsia"/>
              <w:noProof/>
              <w:lang w:eastAsia="de-DE"/>
            </w:rPr>
          </w:rPrChange>
        </w:rPr>
      </w:pPr>
      <w:del w:id="625" w:author="Menhorn Timo" w:date="2020-05-26T13:33:00Z">
        <w:r w:rsidRPr="005F1C32" w:rsidDel="007A02C1">
          <w:rPr>
            <w:rFonts w:cstheme="minorHAnsi"/>
            <w:noProof/>
          </w:rPr>
          <w:fldChar w:fldCharType="begin"/>
        </w:r>
        <w:r w:rsidRPr="005F1C32" w:rsidDel="007A02C1">
          <w:rPr>
            <w:rFonts w:cstheme="minorHAnsi"/>
            <w:noProof/>
            <w:rPrChange w:id="626" w:author="Menhorn Timo" w:date="2020-05-27T07:06:00Z">
              <w:rPr>
                <w:noProof/>
              </w:rPr>
            </w:rPrChange>
          </w:rPr>
          <w:delInstrText xml:space="preserve"> HYPERLINK \l "_Toc40265561" </w:delInstrText>
        </w:r>
        <w:r w:rsidRPr="005F1C32" w:rsidDel="007A02C1">
          <w:rPr>
            <w:rFonts w:cstheme="minorHAnsi"/>
            <w:noProof/>
            <w:rPrChange w:id="627" w:author="Menhorn Timo" w:date="2020-05-27T07:06:00Z">
              <w:rPr>
                <w:noProof/>
              </w:rPr>
            </w:rPrChange>
          </w:rPr>
          <w:fldChar w:fldCharType="separate"/>
        </w:r>
      </w:del>
      <w:ins w:id="628" w:author="Menhorn Timo" w:date="2020-05-28T10:10:00Z">
        <w:r w:rsidR="003B6F0E">
          <w:rPr>
            <w:rFonts w:cstheme="minorHAnsi"/>
            <w:b/>
            <w:bCs/>
            <w:noProof/>
          </w:rPr>
          <w:t>Fehler! Linkreferenz ungültig.</w:t>
        </w:r>
      </w:ins>
      <w:del w:id="629" w:author="Menhorn Timo" w:date="2020-05-26T13:33:00Z">
        <w:r w:rsidR="006B0751" w:rsidRPr="005F1C32" w:rsidDel="007A02C1">
          <w:rPr>
            <w:rStyle w:val="Hyperlink"/>
            <w:rFonts w:cstheme="minorHAnsi"/>
            <w:noProof/>
            <w:rPrChange w:id="630" w:author="Menhorn Timo" w:date="2020-05-27T07:06:00Z">
              <w:rPr>
                <w:rStyle w:val="Hyperlink"/>
                <w:noProof/>
              </w:rPr>
            </w:rPrChange>
          </w:rPr>
          <w:delText>Abbildung 25: Anwendung List</w:delText>
        </w:r>
        <w:r w:rsidR="006B0751" w:rsidRPr="005F1C32" w:rsidDel="007A02C1">
          <w:rPr>
            <w:rFonts w:cstheme="minorHAnsi"/>
            <w:noProof/>
            <w:webHidden/>
            <w:rPrChange w:id="631" w:author="Menhorn Timo" w:date="2020-05-27T07:06:00Z">
              <w:rPr>
                <w:noProof/>
                <w:webHidden/>
              </w:rPr>
            </w:rPrChange>
          </w:rPr>
          <w:tab/>
        </w:r>
        <w:r w:rsidR="006B0751" w:rsidRPr="005F1C32" w:rsidDel="007A02C1">
          <w:rPr>
            <w:rFonts w:cstheme="minorHAnsi"/>
            <w:noProof/>
            <w:webHidden/>
            <w:rPrChange w:id="632" w:author="Menhorn Timo" w:date="2020-05-27T07:06:00Z">
              <w:rPr>
                <w:noProof/>
                <w:webHidden/>
              </w:rPr>
            </w:rPrChange>
          </w:rPr>
          <w:fldChar w:fldCharType="begin"/>
        </w:r>
        <w:r w:rsidR="006B0751" w:rsidRPr="005F1C32" w:rsidDel="007A02C1">
          <w:rPr>
            <w:rFonts w:cstheme="minorHAnsi"/>
            <w:noProof/>
            <w:webHidden/>
            <w:rPrChange w:id="633" w:author="Menhorn Timo" w:date="2020-05-27T07:06:00Z">
              <w:rPr>
                <w:noProof/>
                <w:webHidden/>
              </w:rPr>
            </w:rPrChange>
          </w:rPr>
          <w:delInstrText xml:space="preserve"> PAGEREF _Toc40265561 \h </w:delInstrText>
        </w:r>
        <w:r w:rsidR="006B0751" w:rsidRPr="005F1C32" w:rsidDel="007A02C1">
          <w:rPr>
            <w:rFonts w:cstheme="minorHAnsi"/>
            <w:noProof/>
            <w:webHidden/>
            <w:rPrChange w:id="634" w:author="Menhorn Timo" w:date="2020-05-27T07:06:00Z">
              <w:rPr>
                <w:noProof/>
                <w:webHidden/>
              </w:rPr>
            </w:rPrChange>
          </w:rPr>
          <w:fldChar w:fldCharType="separate"/>
        </w:r>
      </w:del>
      <w:ins w:id="635" w:author="Menhorn Timo" w:date="2020-05-28T10:15:00Z">
        <w:r w:rsidR="00687C15">
          <w:rPr>
            <w:rFonts w:cstheme="minorHAnsi"/>
            <w:b/>
            <w:bCs/>
            <w:noProof/>
            <w:webHidden/>
          </w:rPr>
          <w:t>Fehler! Textmarke nicht definiert.</w:t>
        </w:r>
      </w:ins>
      <w:del w:id="636" w:author="Menhorn Timo" w:date="2020-05-26T13:33:00Z">
        <w:r w:rsidR="006B0751" w:rsidRPr="005F1C32" w:rsidDel="007A02C1">
          <w:rPr>
            <w:rFonts w:cstheme="minorHAnsi"/>
            <w:noProof/>
            <w:webHidden/>
            <w:rPrChange w:id="637" w:author="Menhorn Timo" w:date="2020-05-27T07:06:00Z">
              <w:rPr>
                <w:noProof/>
                <w:webHidden/>
              </w:rPr>
            </w:rPrChange>
          </w:rPr>
          <w:delText>39</w:delText>
        </w:r>
        <w:r w:rsidR="006B0751" w:rsidRPr="005F1C32" w:rsidDel="007A02C1">
          <w:rPr>
            <w:rFonts w:cstheme="minorHAnsi"/>
            <w:noProof/>
            <w:webHidden/>
            <w:rPrChange w:id="638" w:author="Menhorn Timo" w:date="2020-05-27T07:06:00Z">
              <w:rPr>
                <w:noProof/>
                <w:webHidden/>
              </w:rPr>
            </w:rPrChange>
          </w:rPr>
          <w:fldChar w:fldCharType="end"/>
        </w:r>
        <w:r w:rsidRPr="005F1C32" w:rsidDel="007A02C1">
          <w:rPr>
            <w:rFonts w:cstheme="minorHAnsi"/>
            <w:noProof/>
            <w:rPrChange w:id="639" w:author="Menhorn Timo" w:date="2020-05-27T07:06:00Z">
              <w:rPr>
                <w:noProof/>
              </w:rPr>
            </w:rPrChange>
          </w:rPr>
          <w:fldChar w:fldCharType="end"/>
        </w:r>
      </w:del>
    </w:p>
    <w:p w14:paraId="267BEEAC" w14:textId="48EED356" w:rsidR="006B0751" w:rsidRPr="005F1C32" w:rsidDel="007A02C1" w:rsidRDefault="00110E7F">
      <w:pPr>
        <w:pStyle w:val="Abbildungsverzeichnis"/>
        <w:tabs>
          <w:tab w:val="right" w:leader="dot" w:pos="9062"/>
        </w:tabs>
        <w:rPr>
          <w:del w:id="640" w:author="Menhorn Timo" w:date="2020-05-26T13:33:00Z"/>
          <w:rFonts w:eastAsiaTheme="minorEastAsia" w:cstheme="minorHAnsi"/>
          <w:noProof/>
          <w:lang w:eastAsia="de-DE"/>
          <w:rPrChange w:id="641" w:author="Menhorn Timo" w:date="2020-05-27T07:06:00Z">
            <w:rPr>
              <w:del w:id="642" w:author="Menhorn Timo" w:date="2020-05-26T13:33:00Z"/>
              <w:rFonts w:eastAsiaTheme="minorEastAsia"/>
              <w:noProof/>
              <w:lang w:eastAsia="de-DE"/>
            </w:rPr>
          </w:rPrChange>
        </w:rPr>
      </w:pPr>
      <w:del w:id="643" w:author="Menhorn Timo" w:date="2020-05-26T13:33:00Z">
        <w:r w:rsidRPr="005F1C32" w:rsidDel="007A02C1">
          <w:rPr>
            <w:rFonts w:cstheme="minorHAnsi"/>
            <w:noProof/>
          </w:rPr>
          <w:fldChar w:fldCharType="begin"/>
        </w:r>
        <w:r w:rsidRPr="005F1C32" w:rsidDel="007A02C1">
          <w:rPr>
            <w:rFonts w:cstheme="minorHAnsi"/>
            <w:noProof/>
            <w:rPrChange w:id="644" w:author="Menhorn Timo" w:date="2020-05-27T07:06:00Z">
              <w:rPr>
                <w:noProof/>
              </w:rPr>
            </w:rPrChange>
          </w:rPr>
          <w:delInstrText xml:space="preserve"> HYPERLINK \l "_Toc40265562" </w:delInstrText>
        </w:r>
        <w:r w:rsidRPr="005F1C32" w:rsidDel="007A02C1">
          <w:rPr>
            <w:rFonts w:cstheme="minorHAnsi"/>
            <w:noProof/>
            <w:rPrChange w:id="645" w:author="Menhorn Timo" w:date="2020-05-27T07:06:00Z">
              <w:rPr>
                <w:noProof/>
              </w:rPr>
            </w:rPrChange>
          </w:rPr>
          <w:fldChar w:fldCharType="separate"/>
        </w:r>
      </w:del>
      <w:ins w:id="646" w:author="Menhorn Timo" w:date="2020-05-28T10:10:00Z">
        <w:r w:rsidR="003B6F0E">
          <w:rPr>
            <w:rFonts w:cstheme="minorHAnsi"/>
            <w:b/>
            <w:bCs/>
            <w:noProof/>
          </w:rPr>
          <w:t>Fehler! Linkreferenz ungültig.</w:t>
        </w:r>
      </w:ins>
      <w:del w:id="647" w:author="Menhorn Timo" w:date="2020-05-26T13:33:00Z">
        <w:r w:rsidR="006B0751" w:rsidRPr="005F1C32" w:rsidDel="007A02C1">
          <w:rPr>
            <w:rStyle w:val="Hyperlink"/>
            <w:rFonts w:cstheme="minorHAnsi"/>
            <w:noProof/>
            <w:rPrChange w:id="648" w:author="Menhorn Timo" w:date="2020-05-27T07:06:00Z">
              <w:rPr>
                <w:rStyle w:val="Hyperlink"/>
                <w:noProof/>
              </w:rPr>
            </w:rPrChange>
          </w:rPr>
          <w:delText>Abbildung 26: Anwendung Create</w:delText>
        </w:r>
        <w:r w:rsidR="006B0751" w:rsidRPr="005F1C32" w:rsidDel="007A02C1">
          <w:rPr>
            <w:rFonts w:cstheme="minorHAnsi"/>
            <w:noProof/>
            <w:webHidden/>
            <w:rPrChange w:id="649" w:author="Menhorn Timo" w:date="2020-05-27T07:06:00Z">
              <w:rPr>
                <w:noProof/>
                <w:webHidden/>
              </w:rPr>
            </w:rPrChange>
          </w:rPr>
          <w:tab/>
        </w:r>
        <w:r w:rsidR="006B0751" w:rsidRPr="005F1C32" w:rsidDel="007A02C1">
          <w:rPr>
            <w:rFonts w:cstheme="minorHAnsi"/>
            <w:noProof/>
            <w:webHidden/>
            <w:rPrChange w:id="650" w:author="Menhorn Timo" w:date="2020-05-27T07:06:00Z">
              <w:rPr>
                <w:noProof/>
                <w:webHidden/>
              </w:rPr>
            </w:rPrChange>
          </w:rPr>
          <w:fldChar w:fldCharType="begin"/>
        </w:r>
        <w:r w:rsidR="006B0751" w:rsidRPr="005F1C32" w:rsidDel="007A02C1">
          <w:rPr>
            <w:rFonts w:cstheme="minorHAnsi"/>
            <w:noProof/>
            <w:webHidden/>
            <w:rPrChange w:id="651" w:author="Menhorn Timo" w:date="2020-05-27T07:06:00Z">
              <w:rPr>
                <w:noProof/>
                <w:webHidden/>
              </w:rPr>
            </w:rPrChange>
          </w:rPr>
          <w:delInstrText xml:space="preserve"> PAGEREF _Toc40265562 \h </w:delInstrText>
        </w:r>
        <w:r w:rsidR="006B0751" w:rsidRPr="005F1C32" w:rsidDel="007A02C1">
          <w:rPr>
            <w:rFonts w:cstheme="minorHAnsi"/>
            <w:noProof/>
            <w:webHidden/>
            <w:rPrChange w:id="652" w:author="Menhorn Timo" w:date="2020-05-27T07:06:00Z">
              <w:rPr>
                <w:noProof/>
                <w:webHidden/>
              </w:rPr>
            </w:rPrChange>
          </w:rPr>
          <w:fldChar w:fldCharType="separate"/>
        </w:r>
      </w:del>
      <w:ins w:id="653" w:author="Menhorn Timo" w:date="2020-05-28T10:15:00Z">
        <w:r w:rsidR="00687C15">
          <w:rPr>
            <w:rFonts w:cstheme="minorHAnsi"/>
            <w:b/>
            <w:bCs/>
            <w:noProof/>
            <w:webHidden/>
          </w:rPr>
          <w:t>Fehler! Textmarke nicht definiert.</w:t>
        </w:r>
      </w:ins>
      <w:del w:id="654" w:author="Menhorn Timo" w:date="2020-05-26T13:33:00Z">
        <w:r w:rsidR="006B0751" w:rsidRPr="005F1C32" w:rsidDel="007A02C1">
          <w:rPr>
            <w:rFonts w:cstheme="minorHAnsi"/>
            <w:noProof/>
            <w:webHidden/>
            <w:rPrChange w:id="655" w:author="Menhorn Timo" w:date="2020-05-27T07:06:00Z">
              <w:rPr>
                <w:noProof/>
                <w:webHidden/>
              </w:rPr>
            </w:rPrChange>
          </w:rPr>
          <w:delText>39</w:delText>
        </w:r>
        <w:r w:rsidR="006B0751" w:rsidRPr="005F1C32" w:rsidDel="007A02C1">
          <w:rPr>
            <w:rFonts w:cstheme="minorHAnsi"/>
            <w:noProof/>
            <w:webHidden/>
            <w:rPrChange w:id="656" w:author="Menhorn Timo" w:date="2020-05-27T07:06:00Z">
              <w:rPr>
                <w:noProof/>
                <w:webHidden/>
              </w:rPr>
            </w:rPrChange>
          </w:rPr>
          <w:fldChar w:fldCharType="end"/>
        </w:r>
        <w:r w:rsidRPr="005F1C32" w:rsidDel="007A02C1">
          <w:rPr>
            <w:rFonts w:cstheme="minorHAnsi"/>
            <w:noProof/>
            <w:rPrChange w:id="657" w:author="Menhorn Timo" w:date="2020-05-27T07:06:00Z">
              <w:rPr>
                <w:noProof/>
              </w:rPr>
            </w:rPrChange>
          </w:rPr>
          <w:fldChar w:fldCharType="end"/>
        </w:r>
      </w:del>
    </w:p>
    <w:p w14:paraId="7B80120D" w14:textId="6836409C" w:rsidR="006B0751" w:rsidRPr="005F1C32" w:rsidDel="007A02C1" w:rsidRDefault="00110E7F">
      <w:pPr>
        <w:pStyle w:val="Abbildungsverzeichnis"/>
        <w:tabs>
          <w:tab w:val="right" w:leader="dot" w:pos="9062"/>
        </w:tabs>
        <w:rPr>
          <w:del w:id="658" w:author="Menhorn Timo" w:date="2020-05-26T13:33:00Z"/>
          <w:rFonts w:eastAsiaTheme="minorEastAsia" w:cstheme="minorHAnsi"/>
          <w:noProof/>
          <w:lang w:eastAsia="de-DE"/>
          <w:rPrChange w:id="659" w:author="Menhorn Timo" w:date="2020-05-27T07:06:00Z">
            <w:rPr>
              <w:del w:id="660" w:author="Menhorn Timo" w:date="2020-05-26T13:33:00Z"/>
              <w:rFonts w:eastAsiaTheme="minorEastAsia"/>
              <w:noProof/>
              <w:lang w:eastAsia="de-DE"/>
            </w:rPr>
          </w:rPrChange>
        </w:rPr>
      </w:pPr>
      <w:del w:id="661" w:author="Menhorn Timo" w:date="2020-05-26T13:33:00Z">
        <w:r w:rsidRPr="005F1C32" w:rsidDel="007A02C1">
          <w:rPr>
            <w:rFonts w:cstheme="minorHAnsi"/>
            <w:noProof/>
          </w:rPr>
          <w:fldChar w:fldCharType="begin"/>
        </w:r>
        <w:r w:rsidRPr="005F1C32" w:rsidDel="007A02C1">
          <w:rPr>
            <w:rFonts w:cstheme="minorHAnsi"/>
            <w:noProof/>
            <w:rPrChange w:id="662" w:author="Menhorn Timo" w:date="2020-05-27T07:06:00Z">
              <w:rPr>
                <w:noProof/>
              </w:rPr>
            </w:rPrChange>
          </w:rPr>
          <w:delInstrText xml:space="preserve"> HYPERLINK \l "_Toc40265563" </w:delInstrText>
        </w:r>
        <w:r w:rsidRPr="005F1C32" w:rsidDel="007A02C1">
          <w:rPr>
            <w:rFonts w:cstheme="minorHAnsi"/>
            <w:noProof/>
            <w:rPrChange w:id="663" w:author="Menhorn Timo" w:date="2020-05-27T07:06:00Z">
              <w:rPr>
                <w:noProof/>
              </w:rPr>
            </w:rPrChange>
          </w:rPr>
          <w:fldChar w:fldCharType="separate"/>
        </w:r>
      </w:del>
      <w:ins w:id="664" w:author="Menhorn Timo" w:date="2020-05-28T10:10:00Z">
        <w:r w:rsidR="003B6F0E">
          <w:rPr>
            <w:rFonts w:cstheme="minorHAnsi"/>
            <w:b/>
            <w:bCs/>
            <w:noProof/>
          </w:rPr>
          <w:t>Fehler! Linkreferenz ungültig.</w:t>
        </w:r>
      </w:ins>
      <w:del w:id="665" w:author="Menhorn Timo" w:date="2020-05-26T13:33:00Z">
        <w:r w:rsidR="006B0751" w:rsidRPr="005F1C32" w:rsidDel="007A02C1">
          <w:rPr>
            <w:rStyle w:val="Hyperlink"/>
            <w:rFonts w:cstheme="minorHAnsi"/>
            <w:noProof/>
            <w:rPrChange w:id="666" w:author="Menhorn Timo" w:date="2020-05-27T07:06:00Z">
              <w:rPr>
                <w:rStyle w:val="Hyperlink"/>
                <w:noProof/>
              </w:rPr>
            </w:rPrChange>
          </w:rPr>
          <w:delText>Abbildung 27: Anwendung Usermanagement</w:delText>
        </w:r>
        <w:r w:rsidR="006B0751" w:rsidRPr="005F1C32" w:rsidDel="007A02C1">
          <w:rPr>
            <w:rFonts w:cstheme="minorHAnsi"/>
            <w:noProof/>
            <w:webHidden/>
            <w:rPrChange w:id="667" w:author="Menhorn Timo" w:date="2020-05-27T07:06:00Z">
              <w:rPr>
                <w:noProof/>
                <w:webHidden/>
              </w:rPr>
            </w:rPrChange>
          </w:rPr>
          <w:tab/>
        </w:r>
        <w:r w:rsidR="006B0751" w:rsidRPr="005F1C32" w:rsidDel="007A02C1">
          <w:rPr>
            <w:rFonts w:cstheme="minorHAnsi"/>
            <w:noProof/>
            <w:webHidden/>
            <w:rPrChange w:id="668" w:author="Menhorn Timo" w:date="2020-05-27T07:06:00Z">
              <w:rPr>
                <w:noProof/>
                <w:webHidden/>
              </w:rPr>
            </w:rPrChange>
          </w:rPr>
          <w:fldChar w:fldCharType="begin"/>
        </w:r>
        <w:r w:rsidR="006B0751" w:rsidRPr="005F1C32" w:rsidDel="007A02C1">
          <w:rPr>
            <w:rFonts w:cstheme="minorHAnsi"/>
            <w:noProof/>
            <w:webHidden/>
            <w:rPrChange w:id="669" w:author="Menhorn Timo" w:date="2020-05-27T07:06:00Z">
              <w:rPr>
                <w:noProof/>
                <w:webHidden/>
              </w:rPr>
            </w:rPrChange>
          </w:rPr>
          <w:delInstrText xml:space="preserve"> PAGEREF _Toc40265563 \h </w:delInstrText>
        </w:r>
        <w:r w:rsidR="006B0751" w:rsidRPr="005F1C32" w:rsidDel="007A02C1">
          <w:rPr>
            <w:rFonts w:cstheme="minorHAnsi"/>
            <w:noProof/>
            <w:webHidden/>
            <w:rPrChange w:id="670" w:author="Menhorn Timo" w:date="2020-05-27T07:06:00Z">
              <w:rPr>
                <w:noProof/>
                <w:webHidden/>
              </w:rPr>
            </w:rPrChange>
          </w:rPr>
          <w:fldChar w:fldCharType="separate"/>
        </w:r>
      </w:del>
      <w:ins w:id="671" w:author="Menhorn Timo" w:date="2020-05-28T10:15:00Z">
        <w:r w:rsidR="00687C15">
          <w:rPr>
            <w:rFonts w:cstheme="minorHAnsi"/>
            <w:b/>
            <w:bCs/>
            <w:noProof/>
            <w:webHidden/>
          </w:rPr>
          <w:t>Fehler! Textmarke nicht definiert.</w:t>
        </w:r>
      </w:ins>
      <w:del w:id="672" w:author="Menhorn Timo" w:date="2020-05-26T13:33:00Z">
        <w:r w:rsidR="006B0751" w:rsidRPr="005F1C32" w:rsidDel="007A02C1">
          <w:rPr>
            <w:rFonts w:cstheme="minorHAnsi"/>
            <w:noProof/>
            <w:webHidden/>
            <w:rPrChange w:id="673" w:author="Menhorn Timo" w:date="2020-05-27T07:06:00Z">
              <w:rPr>
                <w:noProof/>
                <w:webHidden/>
              </w:rPr>
            </w:rPrChange>
          </w:rPr>
          <w:delText>40</w:delText>
        </w:r>
        <w:r w:rsidR="006B0751" w:rsidRPr="005F1C32" w:rsidDel="007A02C1">
          <w:rPr>
            <w:rFonts w:cstheme="minorHAnsi"/>
            <w:noProof/>
            <w:webHidden/>
            <w:rPrChange w:id="674" w:author="Menhorn Timo" w:date="2020-05-27T07:06:00Z">
              <w:rPr>
                <w:noProof/>
                <w:webHidden/>
              </w:rPr>
            </w:rPrChange>
          </w:rPr>
          <w:fldChar w:fldCharType="end"/>
        </w:r>
        <w:r w:rsidRPr="005F1C32" w:rsidDel="007A02C1">
          <w:rPr>
            <w:rFonts w:cstheme="minorHAnsi"/>
            <w:noProof/>
            <w:rPrChange w:id="675" w:author="Menhorn Timo" w:date="2020-05-27T07:06:00Z">
              <w:rPr>
                <w:noProof/>
              </w:rPr>
            </w:rPrChange>
          </w:rPr>
          <w:fldChar w:fldCharType="end"/>
        </w:r>
      </w:del>
    </w:p>
    <w:p w14:paraId="08E97D31" w14:textId="7B416731" w:rsidR="003D2FBE" w:rsidRPr="009F5A82" w:rsidRDefault="003D2FBE" w:rsidP="002145EE">
      <w:pPr>
        <w:jc w:val="both"/>
        <w:rPr>
          <w:rFonts w:cstheme="minorHAnsi"/>
        </w:rPr>
      </w:pPr>
      <w:r w:rsidRPr="009F5A82">
        <w:rPr>
          <w:rFonts w:cstheme="minorHAnsi"/>
        </w:rPr>
        <w:fldChar w:fldCharType="end"/>
      </w:r>
    </w:p>
    <w:p w14:paraId="7176C679" w14:textId="156327A5" w:rsidR="00A35FA0" w:rsidRPr="005F1C32" w:rsidRDefault="007F0BF2" w:rsidP="006B5CAD">
      <w:pPr>
        <w:pStyle w:val="berschrift2"/>
        <w:rPr>
          <w:rFonts w:asciiTheme="minorHAnsi" w:hAnsiTheme="minorHAnsi" w:cstheme="minorHAnsi"/>
          <w:rPrChange w:id="676" w:author="Menhorn Timo" w:date="2020-05-27T07:06:00Z">
            <w:rPr/>
          </w:rPrChange>
        </w:rPr>
      </w:pPr>
      <w:bookmarkStart w:id="677" w:name="_Toc41555086"/>
      <w:r w:rsidRPr="005F1C32">
        <w:rPr>
          <w:rFonts w:asciiTheme="minorHAnsi" w:hAnsiTheme="minorHAnsi" w:cstheme="minorHAnsi"/>
          <w:rPrChange w:id="678" w:author="Menhorn Timo" w:date="2020-05-27T07:06:00Z">
            <w:rPr/>
          </w:rPrChange>
        </w:rPr>
        <w:t>Glossar</w:t>
      </w:r>
      <w:bookmarkEnd w:id="677"/>
    </w:p>
    <w:p w14:paraId="5F69046D" w14:textId="7344C4EF" w:rsidR="00DC09CE" w:rsidRPr="005F1C32" w:rsidRDefault="00DC09CE">
      <w:pPr>
        <w:pStyle w:val="berschrift3"/>
        <w:pPrChange w:id="679" w:author="Menhorn Timo" w:date="2020-05-27T16:06:00Z">
          <w:pPr>
            <w:pStyle w:val="berschrift3"/>
            <w:jc w:val="both"/>
          </w:pPr>
        </w:pPrChange>
      </w:pPr>
      <w:bookmarkStart w:id="680" w:name="_Toc41555087"/>
      <w:r w:rsidRPr="005F1C32">
        <w:t>Begriffsklärung</w:t>
      </w:r>
      <w:bookmarkEnd w:id="680"/>
    </w:p>
    <w:p w14:paraId="38FB7BC7" w14:textId="69BE67DF" w:rsidR="00DC09CE" w:rsidRPr="005F1C32" w:rsidRDefault="00DC09CE" w:rsidP="007801E2">
      <w:pPr>
        <w:jc w:val="both"/>
        <w:rPr>
          <w:rFonts w:cstheme="minorHAnsi"/>
          <w:b/>
          <w:bCs/>
          <w:u w:val="single"/>
          <w:rPrChange w:id="681" w:author="Menhorn Timo" w:date="2020-05-27T07:06:00Z">
            <w:rPr>
              <w:b/>
              <w:bCs/>
              <w:sz w:val="23"/>
              <w:szCs w:val="23"/>
              <w:u w:val="single"/>
            </w:rPr>
          </w:rPrChange>
        </w:rPr>
      </w:pPr>
      <w:r w:rsidRPr="005F1C32">
        <w:rPr>
          <w:rFonts w:cstheme="minorHAnsi"/>
          <w:b/>
          <w:bCs/>
          <w:u w:val="single"/>
          <w:rPrChange w:id="682" w:author="Menhorn Timo" w:date="2020-05-27T07:06:00Z">
            <w:rPr>
              <w:b/>
              <w:bCs/>
              <w:sz w:val="23"/>
              <w:szCs w:val="23"/>
              <w:u w:val="single"/>
            </w:rPr>
          </w:rPrChange>
        </w:rPr>
        <w:t>Architekturkonzepte</w:t>
      </w:r>
    </w:p>
    <w:p w14:paraId="601C10B2" w14:textId="0429A8BA" w:rsidR="00DC09CE" w:rsidRPr="005F1C32" w:rsidRDefault="00DC09CE" w:rsidP="002145EE">
      <w:pPr>
        <w:jc w:val="both"/>
        <w:rPr>
          <w:rFonts w:cstheme="minorHAnsi"/>
          <w:color w:val="202122"/>
          <w:shd w:val="clear" w:color="auto" w:fill="FFFFFF"/>
          <w:rPrChange w:id="683"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684" w:author="Menhorn Timo" w:date="2020-05-27T07:06:00Z">
            <w:rPr>
              <w:rFonts w:ascii="Arial" w:hAnsi="Arial" w:cs="Arial"/>
              <w:color w:val="202122"/>
              <w:sz w:val="23"/>
              <w:szCs w:val="23"/>
              <w:shd w:val="clear" w:color="auto" w:fill="FFFFFF"/>
            </w:rPr>
          </w:rPrChange>
        </w:rPr>
        <w:t>Eine</w:t>
      </w:r>
      <w:r w:rsidR="002768CC" w:rsidRPr="005F1C32">
        <w:rPr>
          <w:rFonts w:cstheme="minorHAnsi"/>
          <w:color w:val="202122"/>
          <w:shd w:val="clear" w:color="auto" w:fill="FFFFFF"/>
          <w:rPrChange w:id="685"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686" w:author="Menhorn Timo" w:date="2020-05-27T07:06:00Z">
            <w:rPr>
              <w:rFonts w:ascii="Arial" w:hAnsi="Arial" w:cs="Arial"/>
              <w:color w:val="202122"/>
              <w:sz w:val="23"/>
              <w:szCs w:val="23"/>
              <w:shd w:val="clear" w:color="auto" w:fill="FFFFFF"/>
            </w:rPr>
          </w:rPrChange>
        </w:rPr>
        <w:t>Softwarearchitektur</w:t>
      </w:r>
      <w:r w:rsidR="001716BB" w:rsidRPr="005F1C32">
        <w:rPr>
          <w:rFonts w:cstheme="minorHAnsi"/>
          <w:color w:val="202122"/>
          <w:shd w:val="clear" w:color="auto" w:fill="FFFFFF"/>
          <w:rPrChange w:id="687"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688" w:author="Menhorn Timo" w:date="2020-05-27T07:06:00Z">
            <w:rPr>
              <w:rFonts w:ascii="Arial" w:hAnsi="Arial" w:cs="Arial"/>
              <w:color w:val="202122"/>
              <w:sz w:val="23"/>
              <w:szCs w:val="23"/>
              <w:shd w:val="clear" w:color="auto" w:fill="FFFFFF"/>
            </w:rPr>
          </w:rPrChange>
        </w:rPr>
        <w:t>beschreibt die grundlegenden Komponenten und deren Zusammenspiel innerhalb eines</w:t>
      </w:r>
      <w:r w:rsidR="002768CC" w:rsidRPr="005F1C32">
        <w:rPr>
          <w:rFonts w:cstheme="minorHAnsi"/>
          <w:color w:val="202122"/>
          <w:shd w:val="clear" w:color="auto" w:fill="FFFFFF"/>
          <w:rPrChange w:id="689" w:author="Menhorn Timo" w:date="2020-05-27T07:06:00Z">
            <w:rPr>
              <w:rFonts w:ascii="Arial" w:hAnsi="Arial" w:cs="Arial"/>
              <w:color w:val="202122"/>
              <w:sz w:val="23"/>
              <w:szCs w:val="23"/>
              <w:shd w:val="clear" w:color="auto" w:fill="FFFFFF"/>
            </w:rPr>
          </w:rPrChange>
        </w:rPr>
        <w:t xml:space="preserve"> </w:t>
      </w:r>
      <w:r w:rsidRPr="005F1C32">
        <w:rPr>
          <w:rFonts w:cstheme="minorHAnsi"/>
          <w:shd w:val="clear" w:color="auto" w:fill="FFFFFF"/>
          <w:rPrChange w:id="690" w:author="Menhorn Timo" w:date="2020-05-27T07:06:00Z">
            <w:rPr>
              <w:rFonts w:ascii="Arial" w:hAnsi="Arial" w:cs="Arial"/>
              <w:sz w:val="23"/>
              <w:szCs w:val="23"/>
              <w:shd w:val="clear" w:color="auto" w:fill="FFFFFF"/>
            </w:rPr>
          </w:rPrChange>
        </w:rPr>
        <w:t>Softwaresystems</w:t>
      </w:r>
      <w:r w:rsidRPr="005F1C32">
        <w:rPr>
          <w:rFonts w:cstheme="minorHAnsi"/>
          <w:color w:val="202122"/>
          <w:shd w:val="clear" w:color="auto" w:fill="FFFFFF"/>
          <w:rPrChange w:id="691" w:author="Menhorn Timo" w:date="2020-05-27T07:06:00Z">
            <w:rPr>
              <w:rFonts w:ascii="Arial" w:hAnsi="Arial" w:cs="Arial"/>
              <w:color w:val="202122"/>
              <w:sz w:val="23"/>
              <w:szCs w:val="23"/>
              <w:shd w:val="clear" w:color="auto" w:fill="FFFFFF"/>
            </w:rPr>
          </w:rPrChange>
        </w:rPr>
        <w:t>.</w:t>
      </w:r>
    </w:p>
    <w:p w14:paraId="37814CB4" w14:textId="7B39EC52" w:rsidR="00DC09CE" w:rsidRPr="005F1C32" w:rsidRDefault="00DC09CE" w:rsidP="002145EE">
      <w:pPr>
        <w:jc w:val="both"/>
        <w:rPr>
          <w:rFonts w:cstheme="minorHAnsi"/>
          <w:color w:val="202122"/>
          <w:shd w:val="clear" w:color="auto" w:fill="FFFFFF"/>
          <w:rPrChange w:id="692" w:author="Menhorn Timo" w:date="2020-05-27T07:06:00Z">
            <w:rPr>
              <w:rFonts w:ascii="Arial" w:hAnsi="Arial" w:cs="Arial"/>
              <w:color w:val="202122"/>
              <w:sz w:val="23"/>
              <w:szCs w:val="23"/>
              <w:shd w:val="clear" w:color="auto" w:fill="FFFFFF"/>
            </w:rPr>
          </w:rPrChange>
        </w:rPr>
      </w:pPr>
      <w:r w:rsidRPr="005F1C32">
        <w:rPr>
          <w:rFonts w:cstheme="minorHAnsi"/>
          <w:b/>
          <w:bCs/>
          <w:u w:val="single"/>
          <w:rPrChange w:id="693" w:author="Menhorn Timo" w:date="2020-05-27T07:06:00Z">
            <w:rPr>
              <w:b/>
              <w:bCs/>
              <w:sz w:val="23"/>
              <w:szCs w:val="23"/>
              <w:u w:val="single"/>
            </w:rPr>
          </w:rPrChange>
        </w:rPr>
        <w:t>Authentifizierung</w:t>
      </w:r>
    </w:p>
    <w:p w14:paraId="782C03BE" w14:textId="189F82F8" w:rsidR="00DC09CE" w:rsidRPr="005F1C32" w:rsidRDefault="00DC09CE" w:rsidP="002145EE">
      <w:pPr>
        <w:jc w:val="both"/>
        <w:rPr>
          <w:rFonts w:cstheme="minorHAnsi"/>
          <w:color w:val="202122"/>
          <w:shd w:val="clear" w:color="auto" w:fill="FFFFFF"/>
          <w:rPrChange w:id="694"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695" w:author="Menhorn Timo" w:date="2020-05-27T07:06:00Z">
            <w:rPr>
              <w:rFonts w:ascii="Arial" w:hAnsi="Arial" w:cs="Arial"/>
              <w:color w:val="202122"/>
              <w:sz w:val="23"/>
              <w:szCs w:val="23"/>
              <w:shd w:val="clear" w:color="auto" w:fill="FFFFFF"/>
            </w:rPr>
          </w:rPrChange>
        </w:rPr>
        <w:t>Die Authentifizierung sorgt dafür, dass die Identität eines Benutzers gegenüber einem System nachgewiesen und verifiziert werden kann.</w:t>
      </w:r>
    </w:p>
    <w:p w14:paraId="7D0C259F" w14:textId="0D4F4F08" w:rsidR="00DC09CE" w:rsidRPr="005F1C32" w:rsidRDefault="00DC09CE" w:rsidP="002145EE">
      <w:pPr>
        <w:jc w:val="both"/>
        <w:rPr>
          <w:rFonts w:cstheme="minorHAnsi"/>
          <w:b/>
          <w:bCs/>
          <w:u w:val="single"/>
          <w:rPrChange w:id="696" w:author="Menhorn Timo" w:date="2020-05-27T07:06:00Z">
            <w:rPr>
              <w:b/>
              <w:bCs/>
              <w:sz w:val="23"/>
              <w:szCs w:val="23"/>
              <w:u w:val="single"/>
            </w:rPr>
          </w:rPrChange>
        </w:rPr>
      </w:pPr>
      <w:r w:rsidRPr="005F1C32">
        <w:rPr>
          <w:rFonts w:cstheme="minorHAnsi"/>
          <w:b/>
          <w:bCs/>
          <w:u w:val="single"/>
          <w:rPrChange w:id="697" w:author="Menhorn Timo" w:date="2020-05-27T07:06:00Z">
            <w:rPr>
              <w:b/>
              <w:bCs/>
              <w:sz w:val="23"/>
              <w:szCs w:val="23"/>
              <w:u w:val="single"/>
            </w:rPr>
          </w:rPrChange>
        </w:rPr>
        <w:lastRenderedPageBreak/>
        <w:t>Backend</w:t>
      </w:r>
    </w:p>
    <w:p w14:paraId="41A1BBFB" w14:textId="545274F4" w:rsidR="00E12C08" w:rsidRPr="005F1C32" w:rsidRDefault="00DC09CE" w:rsidP="002145EE">
      <w:pPr>
        <w:jc w:val="both"/>
        <w:rPr>
          <w:rFonts w:cstheme="minorHAnsi"/>
          <w:color w:val="202122"/>
          <w:shd w:val="clear" w:color="auto" w:fill="FFFFFF"/>
          <w:rPrChange w:id="698"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699" w:author="Menhorn Timo" w:date="2020-05-27T07:06:00Z">
            <w:rPr>
              <w:rFonts w:ascii="Arial" w:hAnsi="Arial" w:cs="Arial"/>
              <w:color w:val="202122"/>
              <w:sz w:val="23"/>
              <w:szCs w:val="23"/>
              <w:shd w:val="clear" w:color="auto" w:fill="FFFFFF"/>
            </w:rPr>
          </w:rPrChange>
        </w:rPr>
        <w:t>Als Backend wird der Teil eines IT-Systems bezeichnet, der sich mit der Datenverarbeitung im Hintergrund beschäftigt.</w:t>
      </w:r>
    </w:p>
    <w:p w14:paraId="448A840A" w14:textId="24F7631B" w:rsidR="00DC09CE" w:rsidRPr="005F1C32" w:rsidRDefault="00DC09CE" w:rsidP="002145EE">
      <w:pPr>
        <w:jc w:val="both"/>
        <w:rPr>
          <w:rFonts w:cstheme="minorHAnsi"/>
          <w:b/>
          <w:bCs/>
          <w:u w:val="single"/>
          <w:rPrChange w:id="700" w:author="Menhorn Timo" w:date="2020-05-27T07:06:00Z">
            <w:rPr>
              <w:b/>
              <w:bCs/>
              <w:sz w:val="23"/>
              <w:szCs w:val="23"/>
              <w:u w:val="single"/>
            </w:rPr>
          </w:rPrChange>
        </w:rPr>
      </w:pPr>
      <w:r w:rsidRPr="005F1C32">
        <w:rPr>
          <w:rFonts w:cstheme="minorHAnsi"/>
          <w:b/>
          <w:bCs/>
          <w:u w:val="single"/>
          <w:rPrChange w:id="701" w:author="Menhorn Timo" w:date="2020-05-27T07:06:00Z">
            <w:rPr>
              <w:b/>
              <w:bCs/>
              <w:sz w:val="23"/>
              <w:szCs w:val="23"/>
              <w:u w:val="single"/>
            </w:rPr>
          </w:rPrChange>
        </w:rPr>
        <w:t>Bindings</w:t>
      </w:r>
    </w:p>
    <w:p w14:paraId="775F20B2" w14:textId="462F51EB" w:rsidR="00DC09CE" w:rsidRPr="005F1C32" w:rsidRDefault="00DC09CE" w:rsidP="002145EE">
      <w:pPr>
        <w:jc w:val="both"/>
        <w:rPr>
          <w:rFonts w:cstheme="minorHAnsi"/>
          <w:color w:val="202122"/>
          <w:shd w:val="clear" w:color="auto" w:fill="FFFFFF"/>
          <w:rPrChange w:id="702"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703" w:author="Menhorn Timo" w:date="2020-05-27T07:06:00Z">
            <w:rPr>
              <w:rFonts w:ascii="Arial" w:hAnsi="Arial" w:cs="Arial"/>
              <w:color w:val="202122"/>
              <w:sz w:val="23"/>
              <w:szCs w:val="23"/>
              <w:shd w:val="clear" w:color="auto" w:fill="FFFFFF"/>
            </w:rPr>
          </w:rPrChange>
        </w:rPr>
        <w:t>Verknüpfung zwischen Elementen i</w:t>
      </w:r>
      <w:r w:rsidR="00DD08E5" w:rsidRPr="005F1C32">
        <w:rPr>
          <w:rFonts w:cstheme="minorHAnsi"/>
          <w:color w:val="202122"/>
          <w:shd w:val="clear" w:color="auto" w:fill="FFFFFF"/>
          <w:rPrChange w:id="704" w:author="Menhorn Timo" w:date="2020-05-27T07:06:00Z">
            <w:rPr>
              <w:rFonts w:ascii="Arial" w:hAnsi="Arial" w:cs="Arial"/>
              <w:color w:val="202122"/>
              <w:sz w:val="23"/>
              <w:szCs w:val="23"/>
              <w:shd w:val="clear" w:color="auto" w:fill="FFFFFF"/>
            </w:rPr>
          </w:rPrChange>
        </w:rPr>
        <w:t>n</w:t>
      </w:r>
      <w:r w:rsidR="002768CC" w:rsidRPr="005F1C32">
        <w:rPr>
          <w:rFonts w:cstheme="minorHAnsi"/>
          <w:color w:val="202122"/>
          <w:shd w:val="clear" w:color="auto" w:fill="FFFFFF"/>
          <w:rPrChange w:id="705"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rPrChange w:id="706" w:author="Menhorn Timo" w:date="2020-05-27T07:06:00Z">
            <w:rPr>
              <w:rFonts w:ascii="Arial" w:hAnsi="Arial" w:cs="Arial"/>
              <w:color w:val="202122"/>
              <w:sz w:val="23"/>
              <w:szCs w:val="23"/>
            </w:rPr>
          </w:rPrChange>
        </w:rPr>
        <w:t>View</w:t>
      </w:r>
      <w:r w:rsidR="002768CC" w:rsidRPr="005F1C32">
        <w:rPr>
          <w:rFonts w:cstheme="minorHAnsi"/>
          <w:color w:val="202122"/>
          <w:shd w:val="clear" w:color="auto" w:fill="FFFFFF"/>
          <w:rPrChange w:id="707"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708" w:author="Menhorn Timo" w:date="2020-05-27T07:06:00Z">
            <w:rPr>
              <w:rFonts w:ascii="Arial" w:hAnsi="Arial" w:cs="Arial"/>
              <w:color w:val="202122"/>
              <w:sz w:val="23"/>
              <w:szCs w:val="23"/>
              <w:shd w:val="clear" w:color="auto" w:fill="FFFFFF"/>
            </w:rPr>
          </w:rPrChange>
        </w:rPr>
        <w:t>und Datenstrukturen im</w:t>
      </w:r>
      <w:r w:rsidR="00A251E9" w:rsidRPr="005F1C32">
        <w:rPr>
          <w:rFonts w:cstheme="minorHAnsi"/>
          <w:color w:val="202122"/>
          <w:shd w:val="clear" w:color="auto" w:fill="FFFFFF"/>
          <w:rPrChange w:id="709"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rPrChange w:id="710" w:author="Menhorn Timo" w:date="2020-05-27T07:06:00Z">
            <w:rPr>
              <w:rFonts w:ascii="Arial" w:hAnsi="Arial" w:cs="Arial"/>
              <w:color w:val="202122"/>
              <w:sz w:val="23"/>
              <w:szCs w:val="23"/>
            </w:rPr>
          </w:rPrChange>
        </w:rPr>
        <w:t>Model</w:t>
      </w:r>
      <w:r w:rsidRPr="005F1C32">
        <w:rPr>
          <w:rFonts w:cstheme="minorHAnsi"/>
          <w:color w:val="202122"/>
          <w:shd w:val="clear" w:color="auto" w:fill="FFFFFF"/>
          <w:rPrChange w:id="711" w:author="Menhorn Timo" w:date="2020-05-27T07:06:00Z">
            <w:rPr>
              <w:rFonts w:ascii="Arial" w:hAnsi="Arial" w:cs="Arial"/>
              <w:color w:val="202122"/>
              <w:sz w:val="23"/>
              <w:szCs w:val="23"/>
              <w:shd w:val="clear" w:color="auto" w:fill="FFFFFF"/>
            </w:rPr>
          </w:rPrChange>
        </w:rPr>
        <w:t>.</w:t>
      </w:r>
    </w:p>
    <w:p w14:paraId="37AD52A1" w14:textId="77777777" w:rsidR="00CA44DC" w:rsidRPr="005F1C32" w:rsidDel="00D70E16" w:rsidRDefault="00CA44DC" w:rsidP="002145EE">
      <w:pPr>
        <w:jc w:val="both"/>
        <w:rPr>
          <w:del w:id="712" w:author="Menhorn Timo" w:date="2020-05-26T14:56:00Z"/>
          <w:rFonts w:cstheme="minorHAnsi"/>
          <w:b/>
          <w:bCs/>
          <w:u w:val="single"/>
          <w:rPrChange w:id="713" w:author="Menhorn Timo" w:date="2020-05-27T07:06:00Z">
            <w:rPr>
              <w:del w:id="714" w:author="Menhorn Timo" w:date="2020-05-26T14:56:00Z"/>
              <w:b/>
              <w:bCs/>
              <w:sz w:val="23"/>
              <w:szCs w:val="23"/>
              <w:u w:val="single"/>
            </w:rPr>
          </w:rPrChange>
        </w:rPr>
      </w:pPr>
    </w:p>
    <w:p w14:paraId="4DD3ACBE" w14:textId="77777777" w:rsidR="00CA44DC" w:rsidRPr="005F1C32" w:rsidDel="00D70E16" w:rsidRDefault="00CA44DC" w:rsidP="002145EE">
      <w:pPr>
        <w:jc w:val="both"/>
        <w:rPr>
          <w:del w:id="715" w:author="Menhorn Timo" w:date="2020-05-26T14:56:00Z"/>
          <w:rFonts w:cstheme="minorHAnsi"/>
          <w:b/>
          <w:bCs/>
          <w:u w:val="single"/>
          <w:rPrChange w:id="716" w:author="Menhorn Timo" w:date="2020-05-27T07:06:00Z">
            <w:rPr>
              <w:del w:id="717" w:author="Menhorn Timo" w:date="2020-05-26T14:56:00Z"/>
              <w:b/>
              <w:bCs/>
              <w:sz w:val="23"/>
              <w:szCs w:val="23"/>
              <w:u w:val="single"/>
            </w:rPr>
          </w:rPrChange>
        </w:rPr>
      </w:pPr>
    </w:p>
    <w:p w14:paraId="4F099749" w14:textId="77777777" w:rsidR="00CA44DC" w:rsidRPr="005F1C32" w:rsidDel="00D70E16" w:rsidRDefault="00CA44DC" w:rsidP="002145EE">
      <w:pPr>
        <w:jc w:val="both"/>
        <w:rPr>
          <w:del w:id="718" w:author="Menhorn Timo" w:date="2020-05-26T14:56:00Z"/>
          <w:rFonts w:cstheme="minorHAnsi"/>
          <w:b/>
          <w:bCs/>
          <w:u w:val="single"/>
          <w:rPrChange w:id="719" w:author="Menhorn Timo" w:date="2020-05-27T07:06:00Z">
            <w:rPr>
              <w:del w:id="720" w:author="Menhorn Timo" w:date="2020-05-26T14:56:00Z"/>
              <w:b/>
              <w:bCs/>
              <w:sz w:val="23"/>
              <w:szCs w:val="23"/>
              <w:u w:val="single"/>
            </w:rPr>
          </w:rPrChange>
        </w:rPr>
      </w:pPr>
    </w:p>
    <w:p w14:paraId="2FB9A3A7" w14:textId="4C96C4D2" w:rsidR="00DC09CE" w:rsidRPr="005F1C32" w:rsidRDefault="00DC09CE" w:rsidP="002145EE">
      <w:pPr>
        <w:jc w:val="both"/>
        <w:rPr>
          <w:rFonts w:cstheme="minorHAnsi"/>
          <w:b/>
          <w:bCs/>
          <w:u w:val="single"/>
          <w:rPrChange w:id="721" w:author="Menhorn Timo" w:date="2020-05-27T07:06:00Z">
            <w:rPr>
              <w:b/>
              <w:bCs/>
              <w:sz w:val="23"/>
              <w:szCs w:val="23"/>
              <w:u w:val="single"/>
            </w:rPr>
          </w:rPrChange>
        </w:rPr>
      </w:pPr>
      <w:r w:rsidRPr="005F1C32">
        <w:rPr>
          <w:rFonts w:cstheme="minorHAnsi"/>
          <w:b/>
          <w:bCs/>
          <w:u w:val="single"/>
          <w:rPrChange w:id="722" w:author="Menhorn Timo" w:date="2020-05-27T07:06:00Z">
            <w:rPr>
              <w:b/>
              <w:bCs/>
              <w:sz w:val="23"/>
              <w:szCs w:val="23"/>
              <w:u w:val="single"/>
            </w:rPr>
          </w:rPrChange>
        </w:rPr>
        <w:t>Client-Server-Architektur</w:t>
      </w:r>
    </w:p>
    <w:p w14:paraId="6FC38828" w14:textId="31659185" w:rsidR="006A1922" w:rsidRPr="005F1C32" w:rsidRDefault="00DC09CE" w:rsidP="002145EE">
      <w:pPr>
        <w:jc w:val="both"/>
        <w:rPr>
          <w:rFonts w:cstheme="minorHAnsi"/>
          <w:color w:val="202122"/>
          <w:shd w:val="clear" w:color="auto" w:fill="FFFFFF"/>
          <w:rPrChange w:id="723"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724" w:author="Menhorn Timo" w:date="2020-05-27T07:06:00Z">
            <w:rPr>
              <w:rFonts w:ascii="Arial" w:hAnsi="Arial" w:cs="Arial"/>
              <w:color w:val="202122"/>
              <w:sz w:val="23"/>
              <w:szCs w:val="23"/>
              <w:shd w:val="clear" w:color="auto" w:fill="FFFFFF"/>
            </w:rPr>
          </w:rPrChange>
        </w:rPr>
        <w:t>Das</w:t>
      </w:r>
      <w:r w:rsidR="002768CC" w:rsidRPr="005F1C32">
        <w:rPr>
          <w:rFonts w:cstheme="minorHAnsi"/>
          <w:color w:val="202122"/>
          <w:shd w:val="clear" w:color="auto" w:fill="FFFFFF"/>
          <w:rPrChange w:id="725"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726" w:author="Menhorn Timo" w:date="2020-05-27T07:06:00Z">
            <w:rPr>
              <w:rFonts w:ascii="Arial" w:hAnsi="Arial" w:cs="Arial"/>
              <w:color w:val="202122"/>
              <w:sz w:val="23"/>
              <w:szCs w:val="23"/>
              <w:shd w:val="clear" w:color="auto" w:fill="FFFFFF"/>
            </w:rPr>
          </w:rPrChange>
        </w:rPr>
        <w:t>Client-Server-Modell beschreibt eine Möglichkeit,</w:t>
      </w:r>
      <w:ins w:id="727" w:author="Menhorn Timo" w:date="2020-05-26T08:37:00Z">
        <w:r w:rsidR="00110E7F" w:rsidRPr="005F1C32">
          <w:rPr>
            <w:rFonts w:cstheme="minorHAnsi"/>
            <w:color w:val="202122"/>
            <w:shd w:val="clear" w:color="auto" w:fill="FFFFFF"/>
            <w:rPrChange w:id="728" w:author="Menhorn Timo" w:date="2020-05-27T07:06:00Z">
              <w:rPr>
                <w:rFonts w:ascii="Arial" w:hAnsi="Arial" w:cs="Arial"/>
                <w:color w:val="202122"/>
                <w:sz w:val="23"/>
                <w:szCs w:val="23"/>
                <w:shd w:val="clear" w:color="auto" w:fill="FFFFFF"/>
              </w:rPr>
            </w:rPrChange>
          </w:rPr>
          <w:t xml:space="preserve"> </w:t>
        </w:r>
      </w:ins>
      <w:del w:id="729" w:author="Menhorn Timo" w:date="2020-05-26T08:52:00Z">
        <w:r w:rsidRPr="005F1C32" w:rsidDel="0089394D">
          <w:rPr>
            <w:rFonts w:cstheme="minorHAnsi"/>
            <w:color w:val="202122"/>
            <w:shd w:val="clear" w:color="auto" w:fill="FFFFFF"/>
            <w:rPrChange w:id="730" w:author="Menhorn Timo" w:date="2020-05-27T07:06:00Z">
              <w:rPr>
                <w:rFonts w:ascii="Arial" w:hAnsi="Arial" w:cs="Arial"/>
                <w:color w:val="202122"/>
                <w:sz w:val="23"/>
                <w:szCs w:val="23"/>
                <w:shd w:val="clear" w:color="auto" w:fill="FFFFFF"/>
              </w:rPr>
            </w:rPrChange>
          </w:rPr>
          <w:delText xml:space="preserve"> </w:delText>
        </w:r>
      </w:del>
      <w:r w:rsidRPr="005F1C32">
        <w:rPr>
          <w:rFonts w:cstheme="minorHAnsi"/>
          <w:color w:val="202122"/>
          <w:shd w:val="clear" w:color="auto" w:fill="FFFFFF"/>
          <w:rPrChange w:id="731" w:author="Menhorn Timo" w:date="2020-05-27T07:06:00Z">
            <w:rPr>
              <w:rFonts w:ascii="Arial" w:hAnsi="Arial" w:cs="Arial"/>
              <w:color w:val="202122"/>
              <w:sz w:val="23"/>
              <w:szCs w:val="23"/>
              <w:shd w:val="clear" w:color="auto" w:fill="FFFFFF"/>
            </w:rPr>
          </w:rPrChange>
        </w:rPr>
        <w:t>Aufgaben und Dienstleistungen innerhalb eines</w:t>
      </w:r>
      <w:r w:rsidR="002768CC" w:rsidRPr="005F1C32">
        <w:rPr>
          <w:rFonts w:cstheme="minorHAnsi"/>
          <w:color w:val="202122"/>
          <w:shd w:val="clear" w:color="auto" w:fill="FFFFFF"/>
          <w:rPrChange w:id="732" w:author="Menhorn Timo" w:date="2020-05-27T07:06:00Z">
            <w:rPr>
              <w:rFonts w:ascii="Arial" w:hAnsi="Arial" w:cs="Arial"/>
              <w:color w:val="202122"/>
              <w:sz w:val="23"/>
              <w:szCs w:val="23"/>
              <w:shd w:val="clear" w:color="auto" w:fill="FFFFFF"/>
            </w:rPr>
          </w:rPrChange>
        </w:rPr>
        <w:t xml:space="preserve"> </w:t>
      </w:r>
      <w:r w:rsidR="00110E7F" w:rsidRPr="005F1C32">
        <w:rPr>
          <w:rFonts w:cstheme="minorHAnsi"/>
        </w:rPr>
        <w:fldChar w:fldCharType="begin"/>
      </w:r>
      <w:r w:rsidR="00110E7F" w:rsidRPr="005F1C32">
        <w:rPr>
          <w:rFonts w:cstheme="minorHAnsi"/>
          <w:rPrChange w:id="733" w:author="Menhorn Timo" w:date="2020-05-27T07:06:00Z">
            <w:rPr/>
          </w:rPrChange>
        </w:rPr>
        <w:instrText xml:space="preserve"> HYPERLINK "https://de.wikipedia.org/wiki/Rechnernetz" \o "Rechnernetz" </w:instrText>
      </w:r>
      <w:r w:rsidR="00110E7F" w:rsidRPr="005F1C32">
        <w:rPr>
          <w:rFonts w:cstheme="minorHAnsi"/>
          <w:rPrChange w:id="734" w:author="Menhorn Timo" w:date="2020-05-27T07:06:00Z">
            <w:rPr>
              <w:rFonts w:ascii="Arial" w:hAnsi="Arial" w:cs="Arial"/>
              <w:color w:val="202122"/>
              <w:sz w:val="23"/>
              <w:szCs w:val="23"/>
              <w:shd w:val="clear" w:color="auto" w:fill="FFFFFF"/>
            </w:rPr>
          </w:rPrChange>
        </w:rPr>
        <w:fldChar w:fldCharType="separate"/>
      </w:r>
      <w:r w:rsidRPr="005F1C32">
        <w:rPr>
          <w:rFonts w:cstheme="minorHAnsi"/>
          <w:color w:val="202122"/>
          <w:shd w:val="clear" w:color="auto" w:fill="FFFFFF"/>
          <w:rPrChange w:id="735" w:author="Menhorn Timo" w:date="2020-05-27T07:06:00Z">
            <w:rPr>
              <w:rFonts w:ascii="Arial" w:hAnsi="Arial" w:cs="Arial"/>
              <w:color w:val="202122"/>
              <w:sz w:val="23"/>
              <w:szCs w:val="23"/>
              <w:shd w:val="clear" w:color="auto" w:fill="FFFFFF"/>
            </w:rPr>
          </w:rPrChange>
        </w:rPr>
        <w:t>Netzwerkes</w:t>
      </w:r>
      <w:r w:rsidR="00110E7F" w:rsidRPr="005F1C32">
        <w:rPr>
          <w:rFonts w:cstheme="minorHAnsi"/>
          <w:color w:val="202122"/>
          <w:shd w:val="clear" w:color="auto" w:fill="FFFFFF"/>
          <w:rPrChange w:id="736" w:author="Menhorn Timo" w:date="2020-05-27T07:06:00Z">
            <w:rPr>
              <w:rFonts w:ascii="Arial" w:hAnsi="Arial" w:cs="Arial"/>
              <w:color w:val="202122"/>
              <w:sz w:val="23"/>
              <w:szCs w:val="23"/>
              <w:shd w:val="clear" w:color="auto" w:fill="FFFFFF"/>
            </w:rPr>
          </w:rPrChange>
        </w:rPr>
        <w:fldChar w:fldCharType="end"/>
      </w:r>
      <w:r w:rsidR="002768CC" w:rsidRPr="005F1C32">
        <w:rPr>
          <w:rFonts w:cstheme="minorHAnsi"/>
          <w:color w:val="202122"/>
          <w:shd w:val="clear" w:color="auto" w:fill="FFFFFF"/>
          <w:rPrChange w:id="737"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738" w:author="Menhorn Timo" w:date="2020-05-27T07:06:00Z">
            <w:rPr>
              <w:rFonts w:ascii="Arial" w:hAnsi="Arial" w:cs="Arial"/>
              <w:color w:val="202122"/>
              <w:sz w:val="23"/>
              <w:szCs w:val="23"/>
              <w:shd w:val="clear" w:color="auto" w:fill="FFFFFF"/>
            </w:rPr>
          </w:rPrChange>
        </w:rPr>
        <w:t>zu verteilen. Die Aufgaben werden von</w:t>
      </w:r>
      <w:r w:rsidR="002768CC" w:rsidRPr="005F1C32">
        <w:rPr>
          <w:rFonts w:cstheme="minorHAnsi"/>
          <w:color w:val="202122"/>
          <w:shd w:val="clear" w:color="auto" w:fill="FFFFFF"/>
          <w:rPrChange w:id="739" w:author="Menhorn Timo" w:date="2020-05-27T07:06:00Z">
            <w:rPr>
              <w:rFonts w:ascii="Arial" w:hAnsi="Arial" w:cs="Arial"/>
              <w:color w:val="202122"/>
              <w:sz w:val="23"/>
              <w:szCs w:val="23"/>
              <w:shd w:val="clear" w:color="auto" w:fill="FFFFFF"/>
            </w:rPr>
          </w:rPrChange>
        </w:rPr>
        <w:t xml:space="preserve"> </w:t>
      </w:r>
      <w:r w:rsidR="00110E7F" w:rsidRPr="005F1C32">
        <w:rPr>
          <w:rFonts w:cstheme="minorHAnsi"/>
        </w:rPr>
        <w:fldChar w:fldCharType="begin"/>
      </w:r>
      <w:r w:rsidR="00110E7F" w:rsidRPr="005F1C32">
        <w:rPr>
          <w:rFonts w:cstheme="minorHAnsi"/>
          <w:rPrChange w:id="740" w:author="Menhorn Timo" w:date="2020-05-27T07:06:00Z">
            <w:rPr/>
          </w:rPrChange>
        </w:rPr>
        <w:instrText xml:space="preserve"> HYPERLINK "https://de.wikipedia.org/wiki/Computerprogramm" \o "Computerprogramm" </w:instrText>
      </w:r>
      <w:r w:rsidR="00110E7F" w:rsidRPr="005F1C32">
        <w:rPr>
          <w:rFonts w:cstheme="minorHAnsi"/>
          <w:rPrChange w:id="741" w:author="Menhorn Timo" w:date="2020-05-27T07:06:00Z">
            <w:rPr>
              <w:rFonts w:ascii="Arial" w:hAnsi="Arial" w:cs="Arial"/>
              <w:color w:val="202122"/>
              <w:sz w:val="23"/>
              <w:szCs w:val="23"/>
              <w:shd w:val="clear" w:color="auto" w:fill="FFFFFF"/>
            </w:rPr>
          </w:rPrChange>
        </w:rPr>
        <w:fldChar w:fldCharType="separate"/>
      </w:r>
      <w:r w:rsidRPr="005F1C32">
        <w:rPr>
          <w:rFonts w:cstheme="minorHAnsi"/>
          <w:color w:val="202122"/>
          <w:shd w:val="clear" w:color="auto" w:fill="FFFFFF"/>
          <w:rPrChange w:id="742" w:author="Menhorn Timo" w:date="2020-05-27T07:06:00Z">
            <w:rPr>
              <w:rFonts w:ascii="Arial" w:hAnsi="Arial" w:cs="Arial"/>
              <w:color w:val="202122"/>
              <w:sz w:val="23"/>
              <w:szCs w:val="23"/>
              <w:shd w:val="clear" w:color="auto" w:fill="FFFFFF"/>
            </w:rPr>
          </w:rPrChange>
        </w:rPr>
        <w:t>Programmen</w:t>
      </w:r>
      <w:r w:rsidR="00110E7F" w:rsidRPr="005F1C32">
        <w:rPr>
          <w:rFonts w:cstheme="minorHAnsi"/>
          <w:color w:val="202122"/>
          <w:shd w:val="clear" w:color="auto" w:fill="FFFFFF"/>
          <w:rPrChange w:id="743" w:author="Menhorn Timo" w:date="2020-05-27T07:06:00Z">
            <w:rPr>
              <w:rFonts w:ascii="Arial" w:hAnsi="Arial" w:cs="Arial"/>
              <w:color w:val="202122"/>
              <w:sz w:val="23"/>
              <w:szCs w:val="23"/>
              <w:shd w:val="clear" w:color="auto" w:fill="FFFFFF"/>
            </w:rPr>
          </w:rPrChange>
        </w:rPr>
        <w:fldChar w:fldCharType="end"/>
      </w:r>
      <w:r w:rsidR="002768CC" w:rsidRPr="005F1C32">
        <w:rPr>
          <w:rFonts w:cstheme="minorHAnsi"/>
          <w:color w:val="202122"/>
          <w:shd w:val="clear" w:color="auto" w:fill="FFFFFF"/>
          <w:rPrChange w:id="74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745" w:author="Menhorn Timo" w:date="2020-05-27T07:06:00Z">
            <w:rPr>
              <w:rFonts w:ascii="Arial" w:hAnsi="Arial" w:cs="Arial"/>
              <w:color w:val="202122"/>
              <w:sz w:val="23"/>
              <w:szCs w:val="23"/>
              <w:shd w:val="clear" w:color="auto" w:fill="FFFFFF"/>
            </w:rPr>
          </w:rPrChange>
        </w:rPr>
        <w:t>erledigt, die in</w:t>
      </w:r>
      <w:r w:rsidR="002768CC" w:rsidRPr="005F1C32">
        <w:rPr>
          <w:rFonts w:cstheme="minorHAnsi"/>
          <w:color w:val="202122"/>
          <w:shd w:val="clear" w:color="auto" w:fill="FFFFFF"/>
          <w:rPrChange w:id="746" w:author="Menhorn Timo" w:date="2020-05-27T07:06:00Z">
            <w:rPr>
              <w:rFonts w:ascii="Arial" w:hAnsi="Arial" w:cs="Arial"/>
              <w:color w:val="202122"/>
              <w:sz w:val="23"/>
              <w:szCs w:val="23"/>
              <w:shd w:val="clear" w:color="auto" w:fill="FFFFFF"/>
            </w:rPr>
          </w:rPrChange>
        </w:rPr>
        <w:t xml:space="preserve"> </w:t>
      </w:r>
      <w:r w:rsidR="00110E7F" w:rsidRPr="005F1C32">
        <w:rPr>
          <w:rFonts w:cstheme="minorHAnsi"/>
        </w:rPr>
        <w:fldChar w:fldCharType="begin"/>
      </w:r>
      <w:r w:rsidR="00110E7F" w:rsidRPr="005F1C32">
        <w:rPr>
          <w:rFonts w:cstheme="minorHAnsi"/>
          <w:rPrChange w:id="747" w:author="Menhorn Timo" w:date="2020-05-27T07:06:00Z">
            <w:rPr/>
          </w:rPrChange>
        </w:rPr>
        <w:instrText xml:space="preserve"> HYPERLINK "https://de.wikipedia.org/wiki/Client" \o "Client" </w:instrText>
      </w:r>
      <w:r w:rsidR="00110E7F" w:rsidRPr="005F1C32">
        <w:rPr>
          <w:rFonts w:cstheme="minorHAnsi"/>
          <w:rPrChange w:id="748" w:author="Menhorn Timo" w:date="2020-05-27T07:06:00Z">
            <w:rPr>
              <w:rFonts w:ascii="Arial" w:hAnsi="Arial" w:cs="Arial"/>
              <w:color w:val="202122"/>
              <w:sz w:val="23"/>
              <w:szCs w:val="23"/>
              <w:shd w:val="clear" w:color="auto" w:fill="FFFFFF"/>
            </w:rPr>
          </w:rPrChange>
        </w:rPr>
        <w:fldChar w:fldCharType="separate"/>
      </w:r>
      <w:r w:rsidRPr="005F1C32">
        <w:rPr>
          <w:rFonts w:cstheme="minorHAnsi"/>
          <w:color w:val="202122"/>
          <w:shd w:val="clear" w:color="auto" w:fill="FFFFFF"/>
          <w:rPrChange w:id="749" w:author="Menhorn Timo" w:date="2020-05-27T07:06:00Z">
            <w:rPr>
              <w:rFonts w:ascii="Arial" w:hAnsi="Arial" w:cs="Arial"/>
              <w:color w:val="202122"/>
              <w:sz w:val="23"/>
              <w:szCs w:val="23"/>
              <w:shd w:val="clear" w:color="auto" w:fill="FFFFFF"/>
            </w:rPr>
          </w:rPrChange>
        </w:rPr>
        <w:t>Clients</w:t>
      </w:r>
      <w:r w:rsidR="00110E7F" w:rsidRPr="005F1C32">
        <w:rPr>
          <w:rFonts w:cstheme="minorHAnsi"/>
          <w:color w:val="202122"/>
          <w:shd w:val="clear" w:color="auto" w:fill="FFFFFF"/>
          <w:rPrChange w:id="750" w:author="Menhorn Timo" w:date="2020-05-27T07:06:00Z">
            <w:rPr>
              <w:rFonts w:ascii="Arial" w:hAnsi="Arial" w:cs="Arial"/>
              <w:color w:val="202122"/>
              <w:sz w:val="23"/>
              <w:szCs w:val="23"/>
              <w:shd w:val="clear" w:color="auto" w:fill="FFFFFF"/>
            </w:rPr>
          </w:rPrChange>
        </w:rPr>
        <w:fldChar w:fldCharType="end"/>
      </w:r>
      <w:r w:rsidR="002768CC" w:rsidRPr="005F1C32">
        <w:rPr>
          <w:rFonts w:cstheme="minorHAnsi"/>
          <w:color w:val="202122"/>
          <w:shd w:val="clear" w:color="auto" w:fill="FFFFFF"/>
          <w:rPrChange w:id="751"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752" w:author="Menhorn Timo" w:date="2020-05-27T07:06:00Z">
            <w:rPr>
              <w:rFonts w:ascii="Arial" w:hAnsi="Arial" w:cs="Arial"/>
              <w:color w:val="202122"/>
              <w:sz w:val="23"/>
              <w:szCs w:val="23"/>
              <w:shd w:val="clear" w:color="auto" w:fill="FFFFFF"/>
            </w:rPr>
          </w:rPrChange>
        </w:rPr>
        <w:t>und</w:t>
      </w:r>
      <w:r w:rsidR="002768CC" w:rsidRPr="005F1C32">
        <w:rPr>
          <w:rFonts w:cstheme="minorHAnsi"/>
          <w:color w:val="202122"/>
          <w:shd w:val="clear" w:color="auto" w:fill="FFFFFF"/>
          <w:rPrChange w:id="753" w:author="Menhorn Timo" w:date="2020-05-27T07:06:00Z">
            <w:rPr>
              <w:rFonts w:ascii="Arial" w:hAnsi="Arial" w:cs="Arial"/>
              <w:color w:val="202122"/>
              <w:sz w:val="23"/>
              <w:szCs w:val="23"/>
              <w:shd w:val="clear" w:color="auto" w:fill="FFFFFF"/>
            </w:rPr>
          </w:rPrChange>
        </w:rPr>
        <w:t xml:space="preserve"> </w:t>
      </w:r>
      <w:r w:rsidR="00110E7F" w:rsidRPr="005F1C32">
        <w:rPr>
          <w:rFonts w:cstheme="minorHAnsi"/>
        </w:rPr>
        <w:fldChar w:fldCharType="begin"/>
      </w:r>
      <w:r w:rsidR="00110E7F" w:rsidRPr="005F1C32">
        <w:rPr>
          <w:rFonts w:cstheme="minorHAnsi"/>
          <w:rPrChange w:id="754" w:author="Menhorn Timo" w:date="2020-05-27T07:06:00Z">
            <w:rPr/>
          </w:rPrChange>
        </w:rPr>
        <w:instrText xml:space="preserve"> HYPERLINK "https://de.wikipedia.org/wiki/Server_(Software)" \o "Server (Software)" </w:instrText>
      </w:r>
      <w:r w:rsidR="00110E7F" w:rsidRPr="005F1C32">
        <w:rPr>
          <w:rFonts w:cstheme="minorHAnsi"/>
          <w:rPrChange w:id="755" w:author="Menhorn Timo" w:date="2020-05-27T07:06:00Z">
            <w:rPr>
              <w:rFonts w:ascii="Arial" w:hAnsi="Arial" w:cs="Arial"/>
              <w:color w:val="202122"/>
              <w:sz w:val="23"/>
              <w:szCs w:val="23"/>
              <w:shd w:val="clear" w:color="auto" w:fill="FFFFFF"/>
            </w:rPr>
          </w:rPrChange>
        </w:rPr>
        <w:fldChar w:fldCharType="separate"/>
      </w:r>
      <w:r w:rsidRPr="005F1C32">
        <w:rPr>
          <w:rFonts w:cstheme="minorHAnsi"/>
          <w:color w:val="202122"/>
          <w:shd w:val="clear" w:color="auto" w:fill="FFFFFF"/>
          <w:rPrChange w:id="756" w:author="Menhorn Timo" w:date="2020-05-27T07:06:00Z">
            <w:rPr>
              <w:rFonts w:ascii="Arial" w:hAnsi="Arial" w:cs="Arial"/>
              <w:color w:val="202122"/>
              <w:sz w:val="23"/>
              <w:szCs w:val="23"/>
              <w:shd w:val="clear" w:color="auto" w:fill="FFFFFF"/>
            </w:rPr>
          </w:rPrChange>
        </w:rPr>
        <w:t>Server</w:t>
      </w:r>
      <w:r w:rsidR="00110E7F" w:rsidRPr="005F1C32">
        <w:rPr>
          <w:rFonts w:cstheme="minorHAnsi"/>
          <w:color w:val="202122"/>
          <w:shd w:val="clear" w:color="auto" w:fill="FFFFFF"/>
          <w:rPrChange w:id="757" w:author="Menhorn Timo" w:date="2020-05-27T07:06:00Z">
            <w:rPr>
              <w:rFonts w:ascii="Arial" w:hAnsi="Arial" w:cs="Arial"/>
              <w:color w:val="202122"/>
              <w:sz w:val="23"/>
              <w:szCs w:val="23"/>
              <w:shd w:val="clear" w:color="auto" w:fill="FFFFFF"/>
            </w:rPr>
          </w:rPrChange>
        </w:rPr>
        <w:fldChar w:fldCharType="end"/>
      </w:r>
      <w:r w:rsidR="002768CC" w:rsidRPr="005F1C32">
        <w:rPr>
          <w:rFonts w:cstheme="minorHAnsi"/>
          <w:color w:val="202122"/>
          <w:shd w:val="clear" w:color="auto" w:fill="FFFFFF"/>
          <w:rPrChange w:id="75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759" w:author="Menhorn Timo" w:date="2020-05-27T07:06:00Z">
            <w:rPr>
              <w:rFonts w:ascii="Arial" w:hAnsi="Arial" w:cs="Arial"/>
              <w:color w:val="202122"/>
              <w:sz w:val="23"/>
              <w:szCs w:val="23"/>
              <w:shd w:val="clear" w:color="auto" w:fill="FFFFFF"/>
            </w:rPr>
          </w:rPrChange>
        </w:rPr>
        <w:t>unterteilt werden.</w:t>
      </w:r>
    </w:p>
    <w:p w14:paraId="6DB594F4" w14:textId="5C9237EC" w:rsidR="002074D4" w:rsidRPr="005F1C32" w:rsidRDefault="00110E7F" w:rsidP="002145EE">
      <w:pPr>
        <w:jc w:val="both"/>
        <w:rPr>
          <w:rFonts w:cstheme="minorHAnsi"/>
          <w:i/>
          <w:iCs/>
          <w:color w:val="202122"/>
          <w:sz w:val="18"/>
          <w:szCs w:val="18"/>
          <w:shd w:val="clear" w:color="auto" w:fill="FFFFFF"/>
          <w:rPrChange w:id="760" w:author="Menhorn Timo" w:date="2020-05-27T07:06:00Z">
            <w:rPr>
              <w:rFonts w:ascii="Arial" w:hAnsi="Arial" w:cs="Arial"/>
              <w:i/>
              <w:iCs/>
              <w:color w:val="202122"/>
              <w:sz w:val="18"/>
              <w:szCs w:val="18"/>
              <w:shd w:val="clear" w:color="auto" w:fill="FFFFFF"/>
            </w:rPr>
          </w:rPrChange>
        </w:rPr>
      </w:pPr>
      <w:r w:rsidRPr="005F1C32">
        <w:rPr>
          <w:rFonts w:cstheme="minorHAnsi"/>
          <w:sz w:val="18"/>
          <w:szCs w:val="18"/>
          <w:rPrChange w:id="761" w:author="Menhorn Timo" w:date="2020-05-27T07:06:00Z">
            <w:rPr/>
          </w:rPrChange>
        </w:rPr>
        <w:fldChar w:fldCharType="begin"/>
      </w:r>
      <w:ins w:id="762" w:author="Menhorn Timo" w:date="2020-05-28T10:20:00Z">
        <w:r w:rsidR="00687C15">
          <w:rPr>
            <w:rFonts w:cstheme="minorHAnsi"/>
            <w:sz w:val="18"/>
            <w:szCs w:val="18"/>
          </w:rPr>
          <w:instrText>HYPERLINK "projectdoku_v3.docx" \l "Webquellen"</w:instrText>
        </w:r>
      </w:ins>
      <w:del w:id="763" w:author="Menhorn Timo" w:date="2020-05-28T10:20:00Z">
        <w:r w:rsidRPr="005F1C32" w:rsidDel="00687C15">
          <w:rPr>
            <w:rFonts w:cstheme="minorHAnsi"/>
            <w:sz w:val="18"/>
            <w:szCs w:val="18"/>
            <w:rPrChange w:id="764" w:author="Menhorn Timo" w:date="2020-05-27T07:06:00Z">
              <w:rPr/>
            </w:rPrChange>
          </w:rPr>
          <w:delInstrText xml:space="preserve"> HYPERLINK "file:///C:\\Users\\brinkmja\\Downloads\\projectdoku_v2.docx" \l "Webquellen" </w:delInstrText>
        </w:r>
      </w:del>
      <w:ins w:id="765" w:author="Menhorn Timo" w:date="2020-05-28T10:20:00Z">
        <w:r w:rsidR="00687C15" w:rsidRPr="005F1C32">
          <w:rPr>
            <w:rFonts w:cstheme="minorHAnsi"/>
            <w:sz w:val="18"/>
            <w:szCs w:val="18"/>
            <w:rPrChange w:id="766" w:author="Menhorn Timo" w:date="2020-05-27T07:06:00Z">
              <w:rPr>
                <w:rFonts w:cstheme="minorHAnsi"/>
                <w:sz w:val="18"/>
                <w:szCs w:val="18"/>
              </w:rPr>
            </w:rPrChange>
          </w:rPr>
        </w:r>
      </w:ins>
      <w:r w:rsidRPr="005F1C32">
        <w:rPr>
          <w:rFonts w:cstheme="minorHAnsi"/>
          <w:rPrChange w:id="767" w:author="Menhorn Timo" w:date="2020-05-27T07:06:00Z">
            <w:rPr>
              <w:rStyle w:val="Hyperlink"/>
              <w:rFonts w:ascii="Arial" w:hAnsi="Arial" w:cs="Arial"/>
              <w:i/>
              <w:iCs/>
              <w:sz w:val="18"/>
              <w:szCs w:val="18"/>
              <w:shd w:val="clear" w:color="auto" w:fill="FFFFFF"/>
            </w:rPr>
          </w:rPrChange>
        </w:rPr>
        <w:fldChar w:fldCharType="separate"/>
      </w:r>
      <w:r w:rsidR="002074D4" w:rsidRPr="005F1C32">
        <w:rPr>
          <w:rStyle w:val="Hyperlink"/>
          <w:rFonts w:cstheme="minorHAnsi"/>
          <w:i/>
          <w:iCs/>
          <w:sz w:val="18"/>
          <w:szCs w:val="18"/>
          <w:shd w:val="clear" w:color="auto" w:fill="FFFFFF"/>
          <w:rPrChange w:id="768" w:author="Menhorn Timo" w:date="2020-05-27T07:06:00Z">
            <w:rPr>
              <w:rStyle w:val="Hyperlink"/>
              <w:rFonts w:ascii="Arial" w:hAnsi="Arial" w:cs="Arial"/>
              <w:i/>
              <w:iCs/>
              <w:sz w:val="18"/>
              <w:szCs w:val="18"/>
              <w:shd w:val="clear" w:color="auto" w:fill="FFFFFF"/>
            </w:rPr>
          </w:rPrChange>
        </w:rPr>
        <w:t xml:space="preserve">Vgl. </w:t>
      </w:r>
      <w:r w:rsidR="002074D4" w:rsidRPr="005F1C32">
        <w:rPr>
          <w:rStyle w:val="Hyperlink"/>
          <w:rFonts w:cstheme="minorHAnsi"/>
          <w:i/>
          <w:iCs/>
          <w:sz w:val="18"/>
          <w:szCs w:val="18"/>
          <w:shd w:val="clear" w:color="auto" w:fill="FFFFFF"/>
          <w:rPrChange w:id="769" w:author="Menhorn Timo" w:date="2020-05-27T07:06:00Z">
            <w:rPr>
              <w:rStyle w:val="Hyperlink"/>
              <w:rFonts w:ascii="Arial" w:hAnsi="Arial" w:cs="Arial"/>
              <w:i/>
              <w:iCs/>
              <w:sz w:val="18"/>
              <w:szCs w:val="18"/>
              <w:shd w:val="clear" w:color="auto" w:fill="FFFFFF"/>
            </w:rPr>
          </w:rPrChange>
        </w:rPr>
        <w:t>W</w:t>
      </w:r>
      <w:r w:rsidR="002074D4" w:rsidRPr="005F1C32">
        <w:rPr>
          <w:rStyle w:val="Hyperlink"/>
          <w:rFonts w:cstheme="minorHAnsi"/>
          <w:i/>
          <w:iCs/>
          <w:sz w:val="18"/>
          <w:szCs w:val="18"/>
          <w:shd w:val="clear" w:color="auto" w:fill="FFFFFF"/>
          <w:rPrChange w:id="770" w:author="Menhorn Timo" w:date="2020-05-27T07:06:00Z">
            <w:rPr>
              <w:rStyle w:val="Hyperlink"/>
              <w:rFonts w:ascii="Arial" w:hAnsi="Arial" w:cs="Arial"/>
              <w:i/>
              <w:iCs/>
              <w:sz w:val="18"/>
              <w:szCs w:val="18"/>
              <w:shd w:val="clear" w:color="auto" w:fill="FFFFFF"/>
            </w:rPr>
          </w:rPrChange>
        </w:rPr>
        <w:t>Q</w:t>
      </w:r>
      <w:r w:rsidR="002074D4" w:rsidRPr="005F1C32">
        <w:rPr>
          <w:rStyle w:val="Hyperlink"/>
          <w:rFonts w:cstheme="minorHAnsi"/>
          <w:i/>
          <w:iCs/>
          <w:sz w:val="18"/>
          <w:szCs w:val="18"/>
          <w:shd w:val="clear" w:color="auto" w:fill="FFFFFF"/>
          <w:rPrChange w:id="771" w:author="Menhorn Timo" w:date="2020-05-27T07:06:00Z">
            <w:rPr>
              <w:rStyle w:val="Hyperlink"/>
              <w:rFonts w:ascii="Arial" w:hAnsi="Arial" w:cs="Arial"/>
              <w:i/>
              <w:iCs/>
              <w:sz w:val="18"/>
              <w:szCs w:val="18"/>
              <w:shd w:val="clear" w:color="auto" w:fill="FFFFFF"/>
            </w:rPr>
          </w:rPrChange>
        </w:rPr>
        <w:t>16</w:t>
      </w:r>
      <w:r w:rsidRPr="005F1C32">
        <w:rPr>
          <w:rStyle w:val="Hyperlink"/>
          <w:rFonts w:cstheme="minorHAnsi"/>
          <w:i/>
          <w:iCs/>
          <w:sz w:val="18"/>
          <w:szCs w:val="18"/>
          <w:shd w:val="clear" w:color="auto" w:fill="FFFFFF"/>
          <w:rPrChange w:id="772" w:author="Menhorn Timo" w:date="2020-05-27T07:06:00Z">
            <w:rPr>
              <w:rStyle w:val="Hyperlink"/>
              <w:rFonts w:ascii="Arial" w:hAnsi="Arial" w:cs="Arial"/>
              <w:i/>
              <w:iCs/>
              <w:sz w:val="18"/>
              <w:szCs w:val="18"/>
              <w:shd w:val="clear" w:color="auto" w:fill="FFFFFF"/>
            </w:rPr>
          </w:rPrChange>
        </w:rPr>
        <w:fldChar w:fldCharType="end"/>
      </w:r>
    </w:p>
    <w:p w14:paraId="0D3AB33D" w14:textId="5B29DB00" w:rsidR="00C80BCA" w:rsidRPr="005F1C32" w:rsidRDefault="00C80BCA" w:rsidP="002145EE">
      <w:pPr>
        <w:jc w:val="both"/>
        <w:rPr>
          <w:rFonts w:cstheme="minorHAnsi"/>
          <w:b/>
          <w:bCs/>
          <w:color w:val="202122"/>
          <w:u w:val="single"/>
          <w:shd w:val="clear" w:color="auto" w:fill="FFFFFF"/>
          <w:rPrChange w:id="773"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774" w:author="Menhorn Timo" w:date="2020-05-27T07:06:00Z">
            <w:rPr>
              <w:rFonts w:ascii="Arial" w:hAnsi="Arial" w:cs="Arial"/>
              <w:b/>
              <w:bCs/>
              <w:color w:val="202122"/>
              <w:sz w:val="23"/>
              <w:szCs w:val="23"/>
              <w:u w:val="single"/>
              <w:shd w:val="clear" w:color="auto" w:fill="FFFFFF"/>
            </w:rPr>
          </w:rPrChange>
        </w:rPr>
        <w:t>Controller</w:t>
      </w:r>
    </w:p>
    <w:p w14:paraId="528F570F" w14:textId="427E0FC8" w:rsidR="003C4007" w:rsidRPr="005F1C32" w:rsidRDefault="00C80BCA" w:rsidP="002145EE">
      <w:pPr>
        <w:jc w:val="both"/>
        <w:rPr>
          <w:rFonts w:cstheme="minorHAnsi"/>
          <w:color w:val="202122"/>
          <w:shd w:val="clear" w:color="auto" w:fill="FFFFFF"/>
          <w:rPrChange w:id="775"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776" w:author="Menhorn Timo" w:date="2020-05-27T07:06:00Z">
            <w:rPr>
              <w:rFonts w:ascii="Arial" w:hAnsi="Arial" w:cs="Arial"/>
              <w:color w:val="202122"/>
              <w:sz w:val="23"/>
              <w:szCs w:val="23"/>
              <w:shd w:val="clear" w:color="auto" w:fill="FFFFFF"/>
            </w:rPr>
          </w:rPrChange>
        </w:rPr>
        <w:t>Die Steuerung</w:t>
      </w:r>
      <w:r w:rsidR="003A720E" w:rsidRPr="005F1C32">
        <w:rPr>
          <w:rFonts w:cstheme="minorHAnsi"/>
          <w:color w:val="202122"/>
          <w:shd w:val="clear" w:color="auto" w:fill="FFFFFF"/>
          <w:rPrChange w:id="777" w:author="Menhorn Timo" w:date="2020-05-27T07:06:00Z">
            <w:rPr>
              <w:rFonts w:ascii="Arial" w:hAnsi="Arial" w:cs="Arial"/>
              <w:color w:val="202122"/>
              <w:sz w:val="23"/>
              <w:szCs w:val="23"/>
              <w:shd w:val="clear" w:color="auto" w:fill="FFFFFF"/>
            </w:rPr>
          </w:rPrChange>
        </w:rPr>
        <w:t xml:space="preserve"> (Controller)</w:t>
      </w:r>
      <w:r w:rsidRPr="005F1C32">
        <w:rPr>
          <w:rFonts w:cstheme="minorHAnsi"/>
          <w:color w:val="202122"/>
          <w:shd w:val="clear" w:color="auto" w:fill="FFFFFF"/>
          <w:rPrChange w:id="778" w:author="Menhorn Timo" w:date="2020-05-27T07:06:00Z">
            <w:rPr>
              <w:rFonts w:ascii="Arial" w:hAnsi="Arial" w:cs="Arial"/>
              <w:color w:val="202122"/>
              <w:sz w:val="23"/>
              <w:szCs w:val="23"/>
              <w:shd w:val="clear" w:color="auto" w:fill="FFFFFF"/>
            </w:rPr>
          </w:rPrChange>
        </w:rPr>
        <w:t xml:space="preserve"> verwaltet die Präsentation und das Modell.</w:t>
      </w:r>
    </w:p>
    <w:p w14:paraId="6FB80E82" w14:textId="031187B2" w:rsidR="003C4007" w:rsidRPr="005F1C32" w:rsidRDefault="00C80BCA" w:rsidP="002145EE">
      <w:pPr>
        <w:jc w:val="both"/>
        <w:rPr>
          <w:rFonts w:cstheme="minorHAnsi"/>
          <w:b/>
          <w:bCs/>
          <w:color w:val="202122"/>
          <w:u w:val="single"/>
          <w:shd w:val="clear" w:color="auto" w:fill="FFFFFF"/>
          <w:rPrChange w:id="779"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780" w:author="Menhorn Timo" w:date="2020-05-27T07:06:00Z">
            <w:rPr>
              <w:rFonts w:ascii="Arial" w:hAnsi="Arial" w:cs="Arial"/>
              <w:b/>
              <w:bCs/>
              <w:color w:val="202122"/>
              <w:sz w:val="23"/>
              <w:szCs w:val="23"/>
              <w:u w:val="single"/>
              <w:shd w:val="clear" w:color="auto" w:fill="FFFFFF"/>
            </w:rPr>
          </w:rPrChange>
        </w:rPr>
        <w:t>CSS</w:t>
      </w:r>
    </w:p>
    <w:p w14:paraId="2FDF092A" w14:textId="0860386B" w:rsidR="00C80BCA" w:rsidRPr="005F1C32" w:rsidRDefault="00C80BCA" w:rsidP="002145EE">
      <w:pPr>
        <w:jc w:val="both"/>
        <w:rPr>
          <w:rFonts w:cstheme="minorHAnsi"/>
          <w:b/>
          <w:bCs/>
          <w:color w:val="202122"/>
          <w:u w:val="single"/>
          <w:shd w:val="clear" w:color="auto" w:fill="FFFFFF"/>
          <w:rPrChange w:id="781" w:author="Menhorn Timo" w:date="2020-05-27T07:06:00Z">
            <w:rPr>
              <w:rFonts w:ascii="Arial" w:hAnsi="Arial" w:cs="Arial"/>
              <w:b/>
              <w:bCs/>
              <w:color w:val="202122"/>
              <w:sz w:val="23"/>
              <w:szCs w:val="23"/>
              <w:u w:val="single"/>
              <w:shd w:val="clear" w:color="auto" w:fill="FFFFFF"/>
            </w:rPr>
          </w:rPrChange>
        </w:rPr>
      </w:pPr>
      <w:r w:rsidRPr="005F1C32">
        <w:rPr>
          <w:rFonts w:cstheme="minorHAnsi"/>
          <w:color w:val="202122"/>
          <w:shd w:val="clear" w:color="auto" w:fill="FFFFFF"/>
          <w:rPrChange w:id="782" w:author="Menhorn Timo" w:date="2020-05-27T07:06:00Z">
            <w:rPr>
              <w:rFonts w:ascii="Arial" w:hAnsi="Arial" w:cs="Arial"/>
              <w:color w:val="202122"/>
              <w:sz w:val="23"/>
              <w:szCs w:val="23"/>
              <w:shd w:val="clear" w:color="auto" w:fill="FFFFFF"/>
            </w:rPr>
          </w:rPrChange>
        </w:rPr>
        <w:t>CSS</w:t>
      </w:r>
      <w:r w:rsidR="002768CC" w:rsidRPr="005F1C32">
        <w:rPr>
          <w:rFonts w:cstheme="minorHAnsi"/>
          <w:color w:val="202122"/>
          <w:shd w:val="clear" w:color="auto" w:fill="FFFFFF"/>
          <w:rPrChange w:id="78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784" w:author="Menhorn Timo" w:date="2020-05-27T07:06:00Z">
            <w:rPr>
              <w:rFonts w:ascii="Arial" w:hAnsi="Arial" w:cs="Arial"/>
              <w:color w:val="202122"/>
              <w:sz w:val="23"/>
              <w:szCs w:val="23"/>
              <w:shd w:val="clear" w:color="auto" w:fill="FFFFFF"/>
            </w:rPr>
          </w:rPrChange>
        </w:rPr>
        <w:t>(Cascading Style Sheets) ist eine Formatierungssprache für HTML-, SVG- und XML-Dokumente.</w:t>
      </w:r>
    </w:p>
    <w:p w14:paraId="38BA356B" w14:textId="27DC8000" w:rsidR="00C80BCA" w:rsidRPr="005F1C32" w:rsidRDefault="00C80BCA" w:rsidP="002145EE">
      <w:pPr>
        <w:jc w:val="both"/>
        <w:rPr>
          <w:rFonts w:cstheme="minorHAnsi"/>
          <w:b/>
          <w:bCs/>
          <w:color w:val="202122"/>
          <w:u w:val="single"/>
          <w:shd w:val="clear" w:color="auto" w:fill="FFFFFF"/>
          <w:rPrChange w:id="785"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786" w:author="Menhorn Timo" w:date="2020-05-27T07:06:00Z">
            <w:rPr>
              <w:rFonts w:ascii="Arial" w:hAnsi="Arial" w:cs="Arial"/>
              <w:b/>
              <w:bCs/>
              <w:color w:val="202122"/>
              <w:sz w:val="23"/>
              <w:szCs w:val="23"/>
              <w:u w:val="single"/>
              <w:shd w:val="clear" w:color="auto" w:fill="FFFFFF"/>
            </w:rPr>
          </w:rPrChange>
        </w:rPr>
        <w:t>Desktop-Applikation</w:t>
      </w:r>
    </w:p>
    <w:p w14:paraId="5127381F" w14:textId="533B74E5" w:rsidR="00C80BCA" w:rsidRPr="005F1C32" w:rsidRDefault="00C80BCA" w:rsidP="002145EE">
      <w:pPr>
        <w:jc w:val="both"/>
        <w:rPr>
          <w:rFonts w:cstheme="minorHAnsi"/>
          <w:color w:val="202122"/>
          <w:shd w:val="clear" w:color="auto" w:fill="FFFFFF"/>
          <w:rPrChange w:id="787"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788" w:author="Menhorn Timo" w:date="2020-05-27T07:06:00Z">
            <w:rPr>
              <w:rFonts w:ascii="Arial" w:hAnsi="Arial" w:cs="Arial"/>
              <w:color w:val="202122"/>
              <w:sz w:val="23"/>
              <w:szCs w:val="23"/>
              <w:shd w:val="clear" w:color="auto" w:fill="FFFFFF"/>
            </w:rPr>
          </w:rPrChange>
        </w:rPr>
        <w:t>Als</w:t>
      </w:r>
      <w:r w:rsidR="002768CC" w:rsidRPr="005F1C32">
        <w:rPr>
          <w:rFonts w:cstheme="minorHAnsi"/>
          <w:color w:val="202122"/>
          <w:shd w:val="clear" w:color="auto" w:fill="FFFFFF"/>
          <w:rPrChange w:id="789"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790" w:author="Menhorn Timo" w:date="2020-05-27T07:06:00Z">
            <w:rPr>
              <w:rFonts w:ascii="Arial" w:hAnsi="Arial" w:cs="Arial"/>
              <w:color w:val="202122"/>
              <w:sz w:val="23"/>
              <w:szCs w:val="23"/>
              <w:shd w:val="clear" w:color="auto" w:fill="FFFFFF"/>
            </w:rPr>
          </w:rPrChange>
        </w:rPr>
        <w:t>Anwendungssoftware werden</w:t>
      </w:r>
      <w:r w:rsidR="002768CC" w:rsidRPr="005F1C32">
        <w:rPr>
          <w:rFonts w:cstheme="minorHAnsi"/>
          <w:color w:val="202122"/>
          <w:shd w:val="clear" w:color="auto" w:fill="FFFFFF"/>
          <w:rPrChange w:id="791" w:author="Menhorn Timo" w:date="2020-05-27T07:06:00Z">
            <w:rPr>
              <w:rFonts w:ascii="Arial" w:hAnsi="Arial" w:cs="Arial"/>
              <w:color w:val="202122"/>
              <w:sz w:val="23"/>
              <w:szCs w:val="23"/>
              <w:shd w:val="clear" w:color="auto" w:fill="FFFFFF"/>
            </w:rPr>
          </w:rPrChange>
        </w:rPr>
        <w:t xml:space="preserve"> </w:t>
      </w:r>
      <w:r w:rsidR="00110E7F" w:rsidRPr="005F1C32">
        <w:rPr>
          <w:rFonts w:cstheme="minorHAnsi"/>
        </w:rPr>
        <w:fldChar w:fldCharType="begin"/>
      </w:r>
      <w:r w:rsidR="00110E7F" w:rsidRPr="005F1C32">
        <w:rPr>
          <w:rFonts w:cstheme="minorHAnsi"/>
          <w:rPrChange w:id="792" w:author="Menhorn Timo" w:date="2020-05-27T07:06:00Z">
            <w:rPr/>
          </w:rPrChange>
        </w:rPr>
        <w:instrText xml:space="preserve"> HYPERLINK "https://de.wikipedia.org/wiki/Computerprogramm" \o "Computerprogramm" </w:instrText>
      </w:r>
      <w:r w:rsidR="00110E7F" w:rsidRPr="005F1C32">
        <w:rPr>
          <w:rFonts w:cstheme="minorHAnsi"/>
          <w:rPrChange w:id="793" w:author="Menhorn Timo" w:date="2020-05-27T07:06:00Z">
            <w:rPr>
              <w:color w:val="202122"/>
              <w:sz w:val="23"/>
              <w:szCs w:val="23"/>
            </w:rPr>
          </w:rPrChange>
        </w:rPr>
        <w:fldChar w:fldCharType="separate"/>
      </w:r>
      <w:r w:rsidRPr="005F1C32">
        <w:rPr>
          <w:rFonts w:cstheme="minorHAnsi"/>
          <w:color w:val="202122"/>
          <w:rPrChange w:id="794" w:author="Menhorn Timo" w:date="2020-05-27T07:06:00Z">
            <w:rPr>
              <w:color w:val="202122"/>
              <w:sz w:val="23"/>
              <w:szCs w:val="23"/>
            </w:rPr>
          </w:rPrChange>
        </w:rPr>
        <w:t>Computerprogramme</w:t>
      </w:r>
      <w:r w:rsidR="00110E7F" w:rsidRPr="005F1C32">
        <w:rPr>
          <w:rFonts w:cstheme="minorHAnsi"/>
          <w:color w:val="202122"/>
          <w:rPrChange w:id="795" w:author="Menhorn Timo" w:date="2020-05-27T07:06:00Z">
            <w:rPr>
              <w:color w:val="202122"/>
              <w:sz w:val="23"/>
              <w:szCs w:val="23"/>
            </w:rPr>
          </w:rPrChange>
        </w:rPr>
        <w:fldChar w:fldCharType="end"/>
      </w:r>
      <w:r w:rsidR="002768CC" w:rsidRPr="005F1C32">
        <w:rPr>
          <w:rFonts w:cstheme="minorHAnsi"/>
          <w:color w:val="202122"/>
          <w:shd w:val="clear" w:color="auto" w:fill="FFFFFF"/>
          <w:rPrChange w:id="79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797" w:author="Menhorn Timo" w:date="2020-05-27T07:06:00Z">
            <w:rPr>
              <w:rFonts w:ascii="Arial" w:hAnsi="Arial" w:cs="Arial"/>
              <w:color w:val="202122"/>
              <w:sz w:val="23"/>
              <w:szCs w:val="23"/>
              <w:shd w:val="clear" w:color="auto" w:fill="FFFFFF"/>
            </w:rPr>
          </w:rPrChange>
        </w:rPr>
        <w:t>bezeichnet, die genutzt werden, um eine nützliche oder gewünschte nicht</w:t>
      </w:r>
      <w:r w:rsidR="002768CC" w:rsidRPr="005F1C32">
        <w:rPr>
          <w:rFonts w:cstheme="minorHAnsi"/>
          <w:color w:val="202122"/>
          <w:shd w:val="clear" w:color="auto" w:fill="FFFFFF"/>
          <w:rPrChange w:id="798" w:author="Menhorn Timo" w:date="2020-05-27T07:06:00Z">
            <w:rPr>
              <w:rFonts w:ascii="Arial" w:hAnsi="Arial" w:cs="Arial"/>
              <w:color w:val="202122"/>
              <w:sz w:val="23"/>
              <w:szCs w:val="23"/>
              <w:shd w:val="clear" w:color="auto" w:fill="FFFFFF"/>
            </w:rPr>
          </w:rPrChange>
        </w:rPr>
        <w:t xml:space="preserve"> </w:t>
      </w:r>
      <w:r w:rsidR="00110E7F" w:rsidRPr="005F1C32">
        <w:rPr>
          <w:rFonts w:cstheme="minorHAnsi"/>
        </w:rPr>
        <w:fldChar w:fldCharType="begin"/>
      </w:r>
      <w:r w:rsidR="00110E7F" w:rsidRPr="005F1C32">
        <w:rPr>
          <w:rFonts w:cstheme="minorHAnsi"/>
          <w:rPrChange w:id="799" w:author="Menhorn Timo" w:date="2020-05-27T07:06:00Z">
            <w:rPr/>
          </w:rPrChange>
        </w:rPr>
        <w:instrText xml:space="preserve"> HYPERLINK "https://de.wikipedia.org/wiki/Systemsoftware" \o "Systemsoftware" </w:instrText>
      </w:r>
      <w:r w:rsidR="00110E7F" w:rsidRPr="005F1C32">
        <w:rPr>
          <w:rFonts w:cstheme="minorHAnsi"/>
          <w:rPrChange w:id="800" w:author="Menhorn Timo" w:date="2020-05-27T07:06:00Z">
            <w:rPr>
              <w:color w:val="202122"/>
              <w:sz w:val="23"/>
              <w:szCs w:val="23"/>
            </w:rPr>
          </w:rPrChange>
        </w:rPr>
        <w:fldChar w:fldCharType="separate"/>
      </w:r>
      <w:r w:rsidRPr="005F1C32">
        <w:rPr>
          <w:rFonts w:cstheme="minorHAnsi"/>
          <w:color w:val="202122"/>
          <w:rPrChange w:id="801" w:author="Menhorn Timo" w:date="2020-05-27T07:06:00Z">
            <w:rPr>
              <w:color w:val="202122"/>
              <w:sz w:val="23"/>
              <w:szCs w:val="23"/>
            </w:rPr>
          </w:rPrChange>
        </w:rPr>
        <w:t>systemtechnische</w:t>
      </w:r>
      <w:r w:rsidR="00110E7F" w:rsidRPr="005F1C32">
        <w:rPr>
          <w:rFonts w:cstheme="minorHAnsi"/>
          <w:color w:val="202122"/>
          <w:rPrChange w:id="802" w:author="Menhorn Timo" w:date="2020-05-27T07:06:00Z">
            <w:rPr>
              <w:color w:val="202122"/>
              <w:sz w:val="23"/>
              <w:szCs w:val="23"/>
            </w:rPr>
          </w:rPrChange>
        </w:rPr>
        <w:fldChar w:fldCharType="end"/>
      </w:r>
      <w:r w:rsidR="002768CC" w:rsidRPr="005F1C32">
        <w:rPr>
          <w:rFonts w:cstheme="minorHAnsi"/>
          <w:color w:val="202122"/>
          <w:shd w:val="clear" w:color="auto" w:fill="FFFFFF"/>
          <w:rPrChange w:id="80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804" w:author="Menhorn Timo" w:date="2020-05-27T07:06:00Z">
            <w:rPr>
              <w:rFonts w:ascii="Arial" w:hAnsi="Arial" w:cs="Arial"/>
              <w:color w:val="202122"/>
              <w:sz w:val="23"/>
              <w:szCs w:val="23"/>
              <w:shd w:val="clear" w:color="auto" w:fill="FFFFFF"/>
            </w:rPr>
          </w:rPrChange>
        </w:rPr>
        <w:t>Funktionalität zu bearbeiten oder zu unterstützen.</w:t>
      </w:r>
    </w:p>
    <w:p w14:paraId="2B004EBB" w14:textId="33A4F2D0" w:rsidR="002074D4" w:rsidRPr="009F5A82" w:rsidRDefault="00110E7F" w:rsidP="002145EE">
      <w:pPr>
        <w:jc w:val="both"/>
        <w:rPr>
          <w:rStyle w:val="Hyperlink"/>
          <w:rFonts w:cstheme="minorHAnsi"/>
          <w:i/>
          <w:iCs/>
          <w:sz w:val="18"/>
          <w:szCs w:val="18"/>
        </w:rPr>
      </w:pPr>
      <w:r w:rsidRPr="005F1C32">
        <w:rPr>
          <w:rFonts w:cstheme="minorHAnsi"/>
          <w:sz w:val="18"/>
          <w:szCs w:val="18"/>
          <w:rPrChange w:id="805" w:author="Menhorn Timo" w:date="2020-05-27T07:06:00Z">
            <w:rPr/>
          </w:rPrChange>
        </w:rPr>
        <w:fldChar w:fldCharType="begin"/>
      </w:r>
      <w:ins w:id="806" w:author="Menhorn Timo" w:date="2020-05-28T10:20:00Z">
        <w:r w:rsidR="00687C15">
          <w:rPr>
            <w:rFonts w:cstheme="minorHAnsi"/>
            <w:sz w:val="18"/>
            <w:szCs w:val="18"/>
          </w:rPr>
          <w:instrText>HYPERLINK "projectdoku_v3.docx" \l "Webquellen"</w:instrText>
        </w:r>
      </w:ins>
      <w:del w:id="807" w:author="Menhorn Timo" w:date="2020-05-28T10:20:00Z">
        <w:r w:rsidRPr="005F1C32" w:rsidDel="00687C15">
          <w:rPr>
            <w:rFonts w:cstheme="minorHAnsi"/>
            <w:sz w:val="18"/>
            <w:szCs w:val="18"/>
            <w:rPrChange w:id="808" w:author="Menhorn Timo" w:date="2020-05-27T07:06:00Z">
              <w:rPr/>
            </w:rPrChange>
          </w:rPr>
          <w:delInstrText xml:space="preserve"> HYPERLINK "file:///C:\\Users\\brinkmja\\Downloads\\projectdoku_v2.docx" \l "Webquellen" </w:delInstrText>
        </w:r>
      </w:del>
      <w:ins w:id="809" w:author="Menhorn Timo" w:date="2020-05-28T10:20:00Z">
        <w:r w:rsidR="00687C15" w:rsidRPr="005F1C32">
          <w:rPr>
            <w:rFonts w:cstheme="minorHAnsi"/>
            <w:sz w:val="18"/>
            <w:szCs w:val="18"/>
            <w:rPrChange w:id="810" w:author="Menhorn Timo" w:date="2020-05-27T07:06:00Z">
              <w:rPr>
                <w:rFonts w:cstheme="minorHAnsi"/>
                <w:sz w:val="18"/>
                <w:szCs w:val="18"/>
              </w:rPr>
            </w:rPrChange>
          </w:rPr>
        </w:r>
      </w:ins>
      <w:r w:rsidRPr="005F1C32">
        <w:rPr>
          <w:rFonts w:cstheme="minorHAnsi"/>
          <w:rPrChange w:id="811" w:author="Menhorn Timo" w:date="2020-05-27T07:06:00Z">
            <w:rPr>
              <w:rStyle w:val="Hyperlink"/>
              <w:i/>
              <w:iCs/>
              <w:sz w:val="18"/>
              <w:szCs w:val="18"/>
            </w:rPr>
          </w:rPrChange>
        </w:rPr>
        <w:fldChar w:fldCharType="separate"/>
      </w:r>
      <w:r w:rsidR="002074D4" w:rsidRPr="005F1C32">
        <w:rPr>
          <w:rStyle w:val="Hyperlink"/>
          <w:rFonts w:cstheme="minorHAnsi"/>
          <w:i/>
          <w:iCs/>
          <w:sz w:val="18"/>
          <w:szCs w:val="18"/>
          <w:rPrChange w:id="812" w:author="Menhorn Timo" w:date="2020-05-27T07:06:00Z">
            <w:rPr>
              <w:rStyle w:val="Hyperlink"/>
              <w:i/>
              <w:iCs/>
              <w:sz w:val="18"/>
              <w:szCs w:val="18"/>
            </w:rPr>
          </w:rPrChange>
        </w:rPr>
        <w:t>Vgl. W</w:t>
      </w:r>
      <w:r w:rsidR="002074D4" w:rsidRPr="00687C15">
        <w:rPr>
          <w:rStyle w:val="Hyperlink"/>
          <w:rFonts w:cstheme="minorHAnsi"/>
          <w:i/>
          <w:iCs/>
          <w:sz w:val="18"/>
          <w:szCs w:val="18"/>
        </w:rPr>
        <w:t>Q</w:t>
      </w:r>
      <w:r w:rsidR="002074D4" w:rsidRPr="00687C15">
        <w:rPr>
          <w:rStyle w:val="Hyperlink"/>
          <w:rFonts w:cstheme="minorHAnsi"/>
          <w:i/>
          <w:iCs/>
          <w:sz w:val="18"/>
          <w:szCs w:val="18"/>
        </w:rPr>
        <w:t>17</w:t>
      </w:r>
      <w:r w:rsidRPr="005F1C32">
        <w:rPr>
          <w:rStyle w:val="Hyperlink"/>
          <w:rFonts w:cstheme="minorHAnsi"/>
          <w:i/>
          <w:iCs/>
          <w:sz w:val="18"/>
          <w:szCs w:val="18"/>
          <w:rPrChange w:id="813" w:author="Menhorn Timo" w:date="2020-05-27T07:06:00Z">
            <w:rPr>
              <w:rStyle w:val="Hyperlink"/>
              <w:i/>
              <w:iCs/>
              <w:sz w:val="18"/>
              <w:szCs w:val="18"/>
            </w:rPr>
          </w:rPrChange>
        </w:rPr>
        <w:fldChar w:fldCharType="end"/>
      </w:r>
    </w:p>
    <w:p w14:paraId="29586F35" w14:textId="7B1DF170" w:rsidR="009A2E73" w:rsidRPr="005F1C32" w:rsidRDefault="009A2E73" w:rsidP="002145EE">
      <w:pPr>
        <w:jc w:val="both"/>
        <w:rPr>
          <w:rFonts w:cstheme="minorHAnsi"/>
          <w:b/>
          <w:bCs/>
          <w:color w:val="202122"/>
          <w:u w:val="single"/>
          <w:shd w:val="clear" w:color="auto" w:fill="FFFFFF"/>
          <w:rPrChange w:id="814"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815" w:author="Menhorn Timo" w:date="2020-05-27T07:06:00Z">
            <w:rPr>
              <w:rFonts w:ascii="Arial" w:hAnsi="Arial" w:cs="Arial"/>
              <w:b/>
              <w:bCs/>
              <w:color w:val="202122"/>
              <w:sz w:val="23"/>
              <w:szCs w:val="23"/>
              <w:u w:val="single"/>
              <w:shd w:val="clear" w:color="auto" w:fill="FFFFFF"/>
            </w:rPr>
          </w:rPrChange>
        </w:rPr>
        <w:t>Direktives</w:t>
      </w:r>
    </w:p>
    <w:p w14:paraId="46C44A33" w14:textId="1BD8F9A4" w:rsidR="001938C7" w:rsidRPr="005F1C32" w:rsidRDefault="001938C7" w:rsidP="002145EE">
      <w:pPr>
        <w:jc w:val="both"/>
        <w:rPr>
          <w:rFonts w:cstheme="minorHAnsi"/>
          <w:color w:val="202122"/>
          <w:shd w:val="clear" w:color="auto" w:fill="FFFFFF"/>
          <w:rPrChange w:id="816"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817" w:author="Menhorn Timo" w:date="2020-05-27T07:06:00Z">
            <w:rPr>
              <w:rFonts w:ascii="Arial" w:hAnsi="Arial" w:cs="Arial"/>
              <w:color w:val="202122"/>
              <w:sz w:val="23"/>
              <w:szCs w:val="23"/>
              <w:shd w:val="clear" w:color="auto" w:fill="FFFFFF"/>
            </w:rPr>
          </w:rPrChange>
        </w:rPr>
        <w:t>Strukturelle Template Direktiven verändern den DOM, d.h. fügen Elemente hinzu oder entfernen sie.</w:t>
      </w:r>
    </w:p>
    <w:p w14:paraId="58B84097" w14:textId="565F5F38" w:rsidR="001938C7" w:rsidRPr="005F1C32" w:rsidRDefault="001938C7" w:rsidP="002145EE">
      <w:pPr>
        <w:jc w:val="both"/>
        <w:rPr>
          <w:rFonts w:cstheme="minorHAnsi"/>
          <w:color w:val="202122"/>
          <w:shd w:val="clear" w:color="auto" w:fill="FFFFFF"/>
          <w:rPrChange w:id="818"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819" w:author="Menhorn Timo" w:date="2020-05-27T07:06:00Z">
            <w:rPr>
              <w:rFonts w:ascii="Arial" w:hAnsi="Arial" w:cs="Arial"/>
              <w:color w:val="202122"/>
              <w:sz w:val="23"/>
              <w:szCs w:val="23"/>
              <w:shd w:val="clear" w:color="auto" w:fill="FFFFFF"/>
            </w:rPr>
          </w:rPrChange>
        </w:rPr>
        <w:t>Attribut-Direktiven verändern nur das Aussehen oder Verhalten von DOM-Elementen.</w:t>
      </w:r>
    </w:p>
    <w:p w14:paraId="05E0324D" w14:textId="0979C46C" w:rsidR="00AB165B" w:rsidRPr="005F1C32" w:rsidRDefault="00AB165B" w:rsidP="002145EE">
      <w:pPr>
        <w:jc w:val="both"/>
        <w:rPr>
          <w:rFonts w:cstheme="minorHAnsi"/>
          <w:b/>
          <w:bCs/>
          <w:color w:val="202122"/>
          <w:u w:val="single"/>
          <w:shd w:val="clear" w:color="auto" w:fill="FFFFFF"/>
          <w:rPrChange w:id="820"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821" w:author="Menhorn Timo" w:date="2020-05-27T07:06:00Z">
            <w:rPr>
              <w:rFonts w:ascii="Arial" w:hAnsi="Arial" w:cs="Arial"/>
              <w:b/>
              <w:bCs/>
              <w:color w:val="202122"/>
              <w:sz w:val="23"/>
              <w:szCs w:val="23"/>
              <w:u w:val="single"/>
              <w:shd w:val="clear" w:color="auto" w:fill="FFFFFF"/>
            </w:rPr>
          </w:rPrChange>
        </w:rPr>
        <w:t>Framework</w:t>
      </w:r>
    </w:p>
    <w:p w14:paraId="330B2D92" w14:textId="64C2AFAF" w:rsidR="009A2E73" w:rsidRPr="005F1C32" w:rsidRDefault="00AB165B" w:rsidP="002145EE">
      <w:pPr>
        <w:jc w:val="both"/>
        <w:rPr>
          <w:rFonts w:cstheme="minorHAnsi"/>
          <w:color w:val="202122"/>
          <w:shd w:val="clear" w:color="auto" w:fill="FFFFFF"/>
          <w:rPrChange w:id="822"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823" w:author="Menhorn Timo" w:date="2020-05-27T07:06:00Z">
            <w:rPr>
              <w:rFonts w:ascii="Arial" w:hAnsi="Arial" w:cs="Arial"/>
              <w:color w:val="202122"/>
              <w:sz w:val="23"/>
              <w:szCs w:val="23"/>
              <w:shd w:val="clear" w:color="auto" w:fill="FFFFFF"/>
            </w:rPr>
          </w:rPrChange>
        </w:rPr>
        <w:t>Ein</w:t>
      </w:r>
      <w:r w:rsidR="002768CC" w:rsidRPr="005F1C32">
        <w:rPr>
          <w:rFonts w:cstheme="minorHAnsi"/>
          <w:color w:val="202122"/>
          <w:shd w:val="clear" w:color="auto" w:fill="FFFFFF"/>
          <w:rPrChange w:id="82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825" w:author="Menhorn Timo" w:date="2020-05-27T07:06:00Z">
            <w:rPr>
              <w:rFonts w:ascii="Arial" w:hAnsi="Arial" w:cs="Arial"/>
              <w:color w:val="202122"/>
              <w:sz w:val="23"/>
              <w:szCs w:val="23"/>
              <w:shd w:val="clear" w:color="auto" w:fill="FFFFFF"/>
            </w:rPr>
          </w:rPrChange>
        </w:rPr>
        <w:t>Framework</w:t>
      </w:r>
      <w:r w:rsidR="002768CC" w:rsidRPr="005F1C32">
        <w:rPr>
          <w:rFonts w:cstheme="minorHAnsi"/>
          <w:color w:val="202122"/>
          <w:shd w:val="clear" w:color="auto" w:fill="FFFFFF"/>
          <w:rPrChange w:id="82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827" w:author="Menhorn Timo" w:date="2020-05-27T07:06:00Z">
            <w:rPr>
              <w:rFonts w:ascii="Arial" w:hAnsi="Arial" w:cs="Arial"/>
              <w:color w:val="202122"/>
              <w:sz w:val="23"/>
              <w:szCs w:val="23"/>
              <w:shd w:val="clear" w:color="auto" w:fill="FFFFFF"/>
            </w:rPr>
          </w:rPrChange>
        </w:rPr>
        <w:t>ist ein Programmiergerüst, das in der</w:t>
      </w:r>
      <w:r w:rsidR="002768CC" w:rsidRPr="005F1C32">
        <w:rPr>
          <w:rFonts w:cstheme="minorHAnsi"/>
          <w:color w:val="202122"/>
          <w:shd w:val="clear" w:color="auto" w:fill="FFFFFF"/>
          <w:rPrChange w:id="82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rPrChange w:id="829" w:author="Menhorn Timo" w:date="2020-05-27T07:06:00Z">
            <w:rPr>
              <w:color w:val="202122"/>
              <w:sz w:val="23"/>
              <w:szCs w:val="23"/>
            </w:rPr>
          </w:rPrChange>
        </w:rPr>
        <w:t>Softwaretechnik</w:t>
      </w:r>
      <w:r w:rsidRPr="005F1C32">
        <w:rPr>
          <w:rFonts w:cstheme="minorHAnsi"/>
          <w:color w:val="202122"/>
          <w:shd w:val="clear" w:color="auto" w:fill="FFFFFF"/>
          <w:rPrChange w:id="830" w:author="Menhorn Timo" w:date="2020-05-27T07:06:00Z">
            <w:rPr>
              <w:rFonts w:ascii="Arial" w:hAnsi="Arial" w:cs="Arial"/>
              <w:color w:val="202122"/>
              <w:sz w:val="23"/>
              <w:szCs w:val="23"/>
              <w:shd w:val="clear" w:color="auto" w:fill="FFFFFF"/>
            </w:rPr>
          </w:rPrChange>
        </w:rPr>
        <w:t>, insbesondere im Rahmen der</w:t>
      </w:r>
      <w:r w:rsidR="002768CC" w:rsidRPr="005F1C32">
        <w:rPr>
          <w:rFonts w:cstheme="minorHAnsi"/>
          <w:color w:val="202122"/>
          <w:shd w:val="clear" w:color="auto" w:fill="FFFFFF"/>
          <w:rPrChange w:id="831"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rPrChange w:id="832" w:author="Menhorn Timo" w:date="2020-05-27T07:06:00Z">
            <w:rPr>
              <w:color w:val="202122"/>
              <w:sz w:val="23"/>
              <w:szCs w:val="23"/>
            </w:rPr>
          </w:rPrChange>
        </w:rPr>
        <w:t>objektorientierten</w:t>
      </w:r>
      <w:r w:rsidR="002768CC" w:rsidRPr="005F1C32">
        <w:rPr>
          <w:rFonts w:cstheme="minorHAnsi"/>
          <w:color w:val="202122"/>
          <w:rPrChange w:id="833" w:author="Menhorn Timo" w:date="2020-05-27T07:06:00Z">
            <w:rPr>
              <w:color w:val="202122"/>
              <w:sz w:val="23"/>
              <w:szCs w:val="23"/>
            </w:rPr>
          </w:rPrChange>
        </w:rPr>
        <w:t xml:space="preserve"> </w:t>
      </w:r>
      <w:r w:rsidRPr="005F1C32">
        <w:rPr>
          <w:rFonts w:cstheme="minorHAnsi"/>
          <w:color w:val="202122"/>
          <w:rPrChange w:id="834" w:author="Menhorn Timo" w:date="2020-05-27T07:06:00Z">
            <w:rPr>
              <w:color w:val="202122"/>
              <w:sz w:val="23"/>
              <w:szCs w:val="23"/>
            </w:rPr>
          </w:rPrChange>
        </w:rPr>
        <w:t>Softwareentwicklung</w:t>
      </w:r>
      <w:r w:rsidR="002768CC" w:rsidRPr="005F1C32">
        <w:rPr>
          <w:rFonts w:cstheme="minorHAnsi"/>
          <w:color w:val="202122"/>
          <w:shd w:val="clear" w:color="auto" w:fill="FFFFFF"/>
          <w:rPrChange w:id="835"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836" w:author="Menhorn Timo" w:date="2020-05-27T07:06:00Z">
            <w:rPr>
              <w:rFonts w:ascii="Arial" w:hAnsi="Arial" w:cs="Arial"/>
              <w:color w:val="202122"/>
              <w:sz w:val="23"/>
              <w:szCs w:val="23"/>
              <w:shd w:val="clear" w:color="auto" w:fill="FFFFFF"/>
            </w:rPr>
          </w:rPrChange>
        </w:rPr>
        <w:t xml:space="preserve">sowie </w:t>
      </w:r>
      <w:r w:rsidR="001106AA" w:rsidRPr="005F1C32">
        <w:rPr>
          <w:rFonts w:cstheme="minorHAnsi"/>
          <w:color w:val="202122"/>
          <w:shd w:val="clear" w:color="auto" w:fill="FFFFFF"/>
          <w:rPrChange w:id="837" w:author="Menhorn Timo" w:date="2020-05-27T07:06:00Z">
            <w:rPr>
              <w:rFonts w:ascii="Arial" w:hAnsi="Arial" w:cs="Arial"/>
              <w:color w:val="202122"/>
              <w:sz w:val="23"/>
              <w:szCs w:val="23"/>
              <w:shd w:val="clear" w:color="auto" w:fill="FFFFFF"/>
            </w:rPr>
          </w:rPrChange>
        </w:rPr>
        <w:t>b</w:t>
      </w:r>
      <w:r w:rsidRPr="005F1C32">
        <w:rPr>
          <w:rFonts w:cstheme="minorHAnsi"/>
          <w:color w:val="202122"/>
          <w:shd w:val="clear" w:color="auto" w:fill="FFFFFF"/>
          <w:rPrChange w:id="838" w:author="Menhorn Timo" w:date="2020-05-27T07:06:00Z">
            <w:rPr>
              <w:rFonts w:ascii="Arial" w:hAnsi="Arial" w:cs="Arial"/>
              <w:color w:val="202122"/>
              <w:sz w:val="23"/>
              <w:szCs w:val="23"/>
              <w:shd w:val="clear" w:color="auto" w:fill="FFFFFF"/>
            </w:rPr>
          </w:rPrChange>
        </w:rPr>
        <w:t>ei</w:t>
      </w:r>
      <w:r w:rsidR="002768CC" w:rsidRPr="005F1C32">
        <w:rPr>
          <w:rFonts w:cstheme="minorHAnsi"/>
          <w:color w:val="202122"/>
          <w:shd w:val="clear" w:color="auto" w:fill="FFFFFF"/>
          <w:rPrChange w:id="839"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rPrChange w:id="840" w:author="Menhorn Timo" w:date="2020-05-27T07:06:00Z">
            <w:rPr>
              <w:color w:val="202122"/>
              <w:sz w:val="23"/>
              <w:szCs w:val="23"/>
            </w:rPr>
          </w:rPrChange>
        </w:rPr>
        <w:t>komponentenbasierten</w:t>
      </w:r>
      <w:r w:rsidR="002768CC" w:rsidRPr="005F1C32">
        <w:rPr>
          <w:rFonts w:cstheme="minorHAnsi"/>
          <w:color w:val="202122"/>
          <w:shd w:val="clear" w:color="auto" w:fill="FFFFFF"/>
          <w:rPrChange w:id="841"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842" w:author="Menhorn Timo" w:date="2020-05-27T07:06:00Z">
            <w:rPr>
              <w:rFonts w:ascii="Arial" w:hAnsi="Arial" w:cs="Arial"/>
              <w:color w:val="202122"/>
              <w:sz w:val="23"/>
              <w:szCs w:val="23"/>
              <w:shd w:val="clear" w:color="auto" w:fill="FFFFFF"/>
            </w:rPr>
          </w:rPrChange>
        </w:rPr>
        <w:t>Entwicklungsansätzen, verwendet wird.</w:t>
      </w:r>
    </w:p>
    <w:p w14:paraId="1BDAA7EA" w14:textId="424BCFDB" w:rsidR="002074D4" w:rsidRPr="009F5A82" w:rsidRDefault="002074D4" w:rsidP="002145EE">
      <w:pPr>
        <w:jc w:val="both"/>
        <w:rPr>
          <w:rStyle w:val="Hyperlink"/>
          <w:rFonts w:cstheme="minorHAnsi"/>
          <w:i/>
          <w:iCs/>
          <w:sz w:val="18"/>
          <w:szCs w:val="18"/>
        </w:rPr>
      </w:pPr>
      <w:r w:rsidRPr="009F5A82">
        <w:rPr>
          <w:rStyle w:val="Hyperlink"/>
          <w:rFonts w:cstheme="minorHAnsi"/>
          <w:i/>
          <w:iCs/>
          <w:sz w:val="18"/>
          <w:szCs w:val="18"/>
        </w:rPr>
        <w:t xml:space="preserve">Vgl. </w:t>
      </w:r>
      <w:r w:rsidR="00110E7F" w:rsidRPr="005F1C32">
        <w:rPr>
          <w:rFonts w:cstheme="minorHAnsi"/>
          <w:sz w:val="18"/>
          <w:szCs w:val="18"/>
          <w:rPrChange w:id="843" w:author="Menhorn Timo" w:date="2020-05-27T07:06:00Z">
            <w:rPr/>
          </w:rPrChange>
        </w:rPr>
        <w:fldChar w:fldCharType="begin"/>
      </w:r>
      <w:ins w:id="844" w:author="Menhorn Timo" w:date="2020-05-28T10:21:00Z">
        <w:r w:rsidR="00687C15">
          <w:rPr>
            <w:rFonts w:cstheme="minorHAnsi"/>
            <w:sz w:val="18"/>
            <w:szCs w:val="18"/>
          </w:rPr>
          <w:instrText>HYPERLINK "projectdoku_v3.docx" \l "Webquellen"</w:instrText>
        </w:r>
      </w:ins>
      <w:del w:id="845" w:author="Menhorn Timo" w:date="2020-05-28T10:21:00Z">
        <w:r w:rsidR="00110E7F" w:rsidRPr="005F1C32" w:rsidDel="00687C15">
          <w:rPr>
            <w:rFonts w:cstheme="minorHAnsi"/>
            <w:sz w:val="18"/>
            <w:szCs w:val="18"/>
            <w:rPrChange w:id="846" w:author="Menhorn Timo" w:date="2020-05-27T07:06:00Z">
              <w:rPr/>
            </w:rPrChange>
          </w:rPr>
          <w:delInstrText xml:space="preserve"> HYPERLINK "file:///C:\\Users\\brinkmja\\Downloads\\projectdoku_v2.docx" \l "Webquellen" </w:delInstrText>
        </w:r>
      </w:del>
      <w:ins w:id="847" w:author="Menhorn Timo" w:date="2020-05-28T10:21:00Z">
        <w:r w:rsidR="00687C15" w:rsidRPr="005F1C32">
          <w:rPr>
            <w:rFonts w:cstheme="minorHAnsi"/>
            <w:sz w:val="18"/>
            <w:szCs w:val="18"/>
            <w:rPrChange w:id="848" w:author="Menhorn Timo" w:date="2020-05-27T07:06:00Z">
              <w:rPr>
                <w:rFonts w:cstheme="minorHAnsi"/>
                <w:sz w:val="18"/>
                <w:szCs w:val="18"/>
              </w:rPr>
            </w:rPrChange>
          </w:rPr>
        </w:r>
      </w:ins>
      <w:r w:rsidR="00110E7F" w:rsidRPr="005F1C32">
        <w:rPr>
          <w:rFonts w:cstheme="minorHAnsi"/>
          <w:rPrChange w:id="849" w:author="Menhorn Timo" w:date="2020-05-27T07:06:00Z">
            <w:rPr>
              <w:rStyle w:val="Hyperlink"/>
              <w:i/>
              <w:iCs/>
              <w:sz w:val="18"/>
              <w:szCs w:val="18"/>
            </w:rPr>
          </w:rPrChange>
        </w:rPr>
        <w:fldChar w:fldCharType="separate"/>
      </w:r>
      <w:r w:rsidRPr="005F1C32">
        <w:rPr>
          <w:rStyle w:val="Hyperlink"/>
          <w:rFonts w:cstheme="minorHAnsi"/>
          <w:i/>
          <w:iCs/>
          <w:sz w:val="18"/>
          <w:szCs w:val="18"/>
          <w:rPrChange w:id="850" w:author="Menhorn Timo" w:date="2020-05-27T07:06:00Z">
            <w:rPr>
              <w:rStyle w:val="Hyperlink"/>
              <w:i/>
              <w:iCs/>
              <w:sz w:val="18"/>
              <w:szCs w:val="18"/>
            </w:rPr>
          </w:rPrChange>
        </w:rPr>
        <w:t>W</w:t>
      </w:r>
      <w:r w:rsidRPr="00687C15">
        <w:rPr>
          <w:rStyle w:val="Hyperlink"/>
          <w:rFonts w:cstheme="minorHAnsi"/>
          <w:i/>
          <w:iCs/>
          <w:sz w:val="18"/>
          <w:szCs w:val="18"/>
        </w:rPr>
        <w:t>Q18</w:t>
      </w:r>
      <w:r w:rsidR="00110E7F" w:rsidRPr="005F1C32">
        <w:rPr>
          <w:rStyle w:val="Hyperlink"/>
          <w:rFonts w:cstheme="minorHAnsi"/>
          <w:i/>
          <w:iCs/>
          <w:sz w:val="18"/>
          <w:szCs w:val="18"/>
          <w:rPrChange w:id="851" w:author="Menhorn Timo" w:date="2020-05-27T07:06:00Z">
            <w:rPr>
              <w:rStyle w:val="Hyperlink"/>
              <w:i/>
              <w:iCs/>
              <w:sz w:val="18"/>
              <w:szCs w:val="18"/>
            </w:rPr>
          </w:rPrChange>
        </w:rPr>
        <w:fldChar w:fldCharType="end"/>
      </w:r>
    </w:p>
    <w:p w14:paraId="4A5EDC17" w14:textId="77777777" w:rsidR="003B6F0E" w:rsidRDefault="003B6F0E" w:rsidP="002145EE">
      <w:pPr>
        <w:jc w:val="both"/>
        <w:rPr>
          <w:ins w:id="852" w:author="Menhorn Timo" w:date="2020-05-28T10:10:00Z"/>
          <w:rFonts w:cstheme="minorHAnsi"/>
          <w:b/>
          <w:bCs/>
          <w:color w:val="202122"/>
          <w:u w:val="single"/>
          <w:shd w:val="clear" w:color="auto" w:fill="FFFFFF"/>
        </w:rPr>
      </w:pPr>
    </w:p>
    <w:p w14:paraId="301A3D40" w14:textId="7F9676F7" w:rsidR="00AB165B" w:rsidRPr="005F1C32" w:rsidRDefault="00AB165B" w:rsidP="002145EE">
      <w:pPr>
        <w:jc w:val="both"/>
        <w:rPr>
          <w:rFonts w:cstheme="minorHAnsi"/>
          <w:b/>
          <w:bCs/>
          <w:color w:val="202122"/>
          <w:u w:val="single"/>
          <w:shd w:val="clear" w:color="auto" w:fill="FFFFFF"/>
          <w:rPrChange w:id="853"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854" w:author="Menhorn Timo" w:date="2020-05-27T07:06:00Z">
            <w:rPr>
              <w:rFonts w:ascii="Arial" w:hAnsi="Arial" w:cs="Arial"/>
              <w:b/>
              <w:bCs/>
              <w:color w:val="202122"/>
              <w:sz w:val="23"/>
              <w:szCs w:val="23"/>
              <w:u w:val="single"/>
              <w:shd w:val="clear" w:color="auto" w:fill="FFFFFF"/>
            </w:rPr>
          </w:rPrChange>
        </w:rPr>
        <w:lastRenderedPageBreak/>
        <w:t>Frontend</w:t>
      </w:r>
    </w:p>
    <w:p w14:paraId="0968854C" w14:textId="7666E18E" w:rsidR="00AB165B" w:rsidRPr="005F1C32" w:rsidDel="00CE665A" w:rsidRDefault="00CB12EB" w:rsidP="002145EE">
      <w:pPr>
        <w:jc w:val="both"/>
        <w:rPr>
          <w:del w:id="855" w:author="Menhorn Timo" w:date="2020-05-28T08:27:00Z"/>
          <w:rFonts w:cstheme="minorHAnsi"/>
          <w:color w:val="202122"/>
          <w:rPrChange w:id="856" w:author="Menhorn Timo" w:date="2020-05-27T07:06:00Z">
            <w:rPr>
              <w:del w:id="857" w:author="Menhorn Timo" w:date="2020-05-28T08:27:00Z"/>
              <w:color w:val="202122"/>
              <w:sz w:val="23"/>
              <w:szCs w:val="23"/>
            </w:rPr>
          </w:rPrChange>
        </w:rPr>
      </w:pPr>
      <w:r w:rsidRPr="005F1C32">
        <w:rPr>
          <w:rFonts w:cstheme="minorHAnsi"/>
          <w:color w:val="202122"/>
          <w:rPrChange w:id="858" w:author="Menhorn Timo" w:date="2020-05-27T07:06:00Z">
            <w:rPr>
              <w:color w:val="202122"/>
              <w:sz w:val="23"/>
              <w:szCs w:val="23"/>
            </w:rPr>
          </w:rPrChange>
        </w:rPr>
        <w:t xml:space="preserve">Als </w:t>
      </w:r>
      <w:r w:rsidR="00AB165B" w:rsidRPr="005F1C32">
        <w:rPr>
          <w:rFonts w:cstheme="minorHAnsi"/>
          <w:color w:val="202122"/>
          <w:rPrChange w:id="859" w:author="Menhorn Timo" w:date="2020-05-27T07:06:00Z">
            <w:rPr>
              <w:color w:val="202122"/>
              <w:sz w:val="23"/>
              <w:szCs w:val="23"/>
            </w:rPr>
          </w:rPrChange>
        </w:rPr>
        <w:t>Frontend</w:t>
      </w:r>
      <w:r w:rsidRPr="005F1C32">
        <w:rPr>
          <w:rFonts w:cstheme="minorHAnsi"/>
          <w:color w:val="202122"/>
          <w:rPrChange w:id="860" w:author="Menhorn Timo" w:date="2020-05-27T07:06:00Z">
            <w:rPr>
              <w:color w:val="202122"/>
              <w:sz w:val="23"/>
              <w:szCs w:val="23"/>
            </w:rPr>
          </w:rPrChange>
        </w:rPr>
        <w:t xml:space="preserve"> wird</w:t>
      </w:r>
      <w:r w:rsidR="002768CC" w:rsidRPr="005F1C32">
        <w:rPr>
          <w:rFonts w:cstheme="minorHAnsi"/>
          <w:color w:val="202122"/>
          <w:rPrChange w:id="861" w:author="Menhorn Timo" w:date="2020-05-27T07:06:00Z">
            <w:rPr>
              <w:color w:val="202122"/>
              <w:sz w:val="23"/>
              <w:szCs w:val="23"/>
            </w:rPr>
          </w:rPrChange>
        </w:rPr>
        <w:t xml:space="preserve"> </w:t>
      </w:r>
      <w:r w:rsidR="00AB165B" w:rsidRPr="005F1C32">
        <w:rPr>
          <w:rFonts w:cstheme="minorHAnsi"/>
          <w:color w:val="202122"/>
          <w:rPrChange w:id="862" w:author="Menhorn Timo" w:date="2020-05-27T07:06:00Z">
            <w:rPr>
              <w:color w:val="202122"/>
              <w:sz w:val="23"/>
              <w:szCs w:val="23"/>
            </w:rPr>
          </w:rPrChange>
        </w:rPr>
        <w:t>die sichtbare Oberfläche für Nutzer bezeichnet.</w:t>
      </w:r>
    </w:p>
    <w:p w14:paraId="33E08D00" w14:textId="77777777" w:rsidR="00D70E16" w:rsidRPr="005F1C32" w:rsidRDefault="00D70E16" w:rsidP="002145EE">
      <w:pPr>
        <w:jc w:val="both"/>
        <w:rPr>
          <w:ins w:id="863" w:author="Menhorn Timo" w:date="2020-05-26T14:58:00Z"/>
          <w:rFonts w:cstheme="minorHAnsi"/>
          <w:b/>
          <w:bCs/>
          <w:color w:val="202122"/>
          <w:u w:val="single"/>
          <w:shd w:val="clear" w:color="auto" w:fill="FFFFFF"/>
          <w:rPrChange w:id="864" w:author="Menhorn Timo" w:date="2020-05-27T07:06:00Z">
            <w:rPr>
              <w:ins w:id="865" w:author="Menhorn Timo" w:date="2020-05-26T14:58:00Z"/>
              <w:rFonts w:asciiTheme="majorHAnsi" w:hAnsiTheme="majorHAnsi" w:cstheme="majorHAnsi"/>
              <w:b/>
              <w:bCs/>
              <w:color w:val="202122"/>
              <w:u w:val="single"/>
              <w:shd w:val="clear" w:color="auto" w:fill="FFFFFF"/>
            </w:rPr>
          </w:rPrChange>
        </w:rPr>
      </w:pPr>
    </w:p>
    <w:p w14:paraId="647228EE" w14:textId="31816670" w:rsidR="00AB165B" w:rsidRPr="005F1C32" w:rsidRDefault="00AB165B" w:rsidP="002145EE">
      <w:pPr>
        <w:jc w:val="both"/>
        <w:rPr>
          <w:rFonts w:cstheme="minorHAnsi"/>
          <w:b/>
          <w:bCs/>
          <w:color w:val="202122"/>
          <w:u w:val="single"/>
          <w:shd w:val="clear" w:color="auto" w:fill="FFFFFF"/>
          <w:rPrChange w:id="866"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867" w:author="Menhorn Timo" w:date="2020-05-27T07:06:00Z">
            <w:rPr>
              <w:rFonts w:ascii="Arial" w:hAnsi="Arial" w:cs="Arial"/>
              <w:b/>
              <w:bCs/>
              <w:color w:val="202122"/>
              <w:sz w:val="23"/>
              <w:szCs w:val="23"/>
              <w:u w:val="single"/>
              <w:shd w:val="clear" w:color="auto" w:fill="FFFFFF"/>
            </w:rPr>
          </w:rPrChange>
        </w:rPr>
        <w:t>Hashwertbildung</w:t>
      </w:r>
    </w:p>
    <w:p w14:paraId="6BBF00E1" w14:textId="12B84244" w:rsidR="00E12C08" w:rsidRPr="005F1C32" w:rsidRDefault="00AB165B" w:rsidP="002145EE">
      <w:pPr>
        <w:jc w:val="both"/>
        <w:rPr>
          <w:ins w:id="868" w:author="Menhorn Timo" w:date="2020-05-26T09:00:00Z"/>
          <w:rFonts w:cstheme="minorHAnsi"/>
          <w:color w:val="202122"/>
          <w:rPrChange w:id="869" w:author="Menhorn Timo" w:date="2020-05-27T07:06:00Z">
            <w:rPr>
              <w:ins w:id="870" w:author="Menhorn Timo" w:date="2020-05-26T09:00:00Z"/>
              <w:rFonts w:asciiTheme="majorHAnsi" w:hAnsiTheme="majorHAnsi" w:cstheme="majorHAnsi"/>
              <w:color w:val="202122"/>
            </w:rPr>
          </w:rPrChange>
        </w:rPr>
      </w:pPr>
      <w:r w:rsidRPr="005F1C32">
        <w:rPr>
          <w:rFonts w:cstheme="minorHAnsi"/>
          <w:color w:val="202122"/>
          <w:rPrChange w:id="871" w:author="Menhorn Timo" w:date="2020-05-27T07:06:00Z">
            <w:rPr>
              <w:color w:val="202122"/>
              <w:sz w:val="23"/>
              <w:szCs w:val="23"/>
            </w:rPr>
          </w:rPrChange>
        </w:rPr>
        <w:t xml:space="preserve">Kryptografische Hash-Funktionen generieren aus beliebig langen Datensätzen eine Zeichenkette mit einer festen Länge. </w:t>
      </w:r>
      <w:ins w:id="872" w:author="Menhorn Timo" w:date="2020-05-26T08:59:00Z">
        <w:r w:rsidR="0089394D" w:rsidRPr="005F1C32">
          <w:rPr>
            <w:rFonts w:cstheme="minorHAnsi"/>
            <w:color w:val="202122"/>
            <w:rPrChange w:id="873" w:author="Menhorn Timo" w:date="2020-05-27T07:06:00Z">
              <w:rPr>
                <w:rFonts w:asciiTheme="majorHAnsi" w:hAnsiTheme="majorHAnsi" w:cstheme="majorHAnsi"/>
                <w:color w:val="202122"/>
              </w:rPr>
            </w:rPrChange>
          </w:rPr>
          <w:t xml:space="preserve">Die Anforderungen </w:t>
        </w:r>
      </w:ins>
      <w:ins w:id="874" w:author="Menhorn Timo" w:date="2020-05-26T09:00:00Z">
        <w:r w:rsidR="0089394D" w:rsidRPr="005F1C32">
          <w:rPr>
            <w:rFonts w:cstheme="minorHAnsi"/>
            <w:color w:val="202122"/>
            <w:rPrChange w:id="875" w:author="Menhorn Timo" w:date="2020-05-27T07:06:00Z">
              <w:rPr>
                <w:rFonts w:asciiTheme="majorHAnsi" w:hAnsiTheme="majorHAnsi" w:cstheme="majorHAnsi"/>
                <w:color w:val="202122"/>
              </w:rPr>
            </w:rPrChange>
          </w:rPr>
          <w:t>an eine solche Hash-Funktion sind:</w:t>
        </w:r>
      </w:ins>
    </w:p>
    <w:p w14:paraId="6721688A" w14:textId="77777777" w:rsidR="0089394D" w:rsidRPr="005F1C32" w:rsidRDefault="0089394D">
      <w:pPr>
        <w:pStyle w:val="Listenabsatz"/>
        <w:numPr>
          <w:ilvl w:val="0"/>
          <w:numId w:val="43"/>
        </w:numPr>
        <w:jc w:val="both"/>
        <w:rPr>
          <w:ins w:id="876" w:author="Menhorn Timo" w:date="2020-05-26T09:00:00Z"/>
          <w:rFonts w:cstheme="minorHAnsi"/>
          <w:color w:val="202122"/>
          <w:rPrChange w:id="877" w:author="Menhorn Timo" w:date="2020-05-27T07:06:00Z">
            <w:rPr>
              <w:ins w:id="878" w:author="Menhorn Timo" w:date="2020-05-26T09:00:00Z"/>
              <w:rFonts w:ascii="Helvetica" w:eastAsia="Times New Roman" w:hAnsi="Helvetica" w:cs="Times New Roman"/>
              <w:color w:val="2B2B2B"/>
              <w:sz w:val="24"/>
              <w:szCs w:val="24"/>
              <w:lang w:eastAsia="de-DE"/>
            </w:rPr>
          </w:rPrChange>
        </w:rPr>
        <w:pPrChange w:id="879" w:author="Menhorn Timo" w:date="2020-05-26T09:01:00Z">
          <w:pPr>
            <w:numPr>
              <w:numId w:val="42"/>
            </w:numPr>
            <w:shd w:val="clear" w:color="auto" w:fill="FFFFFF"/>
            <w:tabs>
              <w:tab w:val="num" w:pos="720"/>
            </w:tabs>
            <w:spacing w:before="100" w:beforeAutospacing="1" w:after="100" w:afterAutospacing="1" w:line="240" w:lineRule="auto"/>
            <w:ind w:left="720" w:hanging="360"/>
          </w:pPr>
        </w:pPrChange>
      </w:pPr>
      <w:ins w:id="880" w:author="Menhorn Timo" w:date="2020-05-26T09:00:00Z">
        <w:r w:rsidRPr="005F1C32">
          <w:rPr>
            <w:rFonts w:cstheme="minorHAnsi"/>
            <w:b/>
            <w:bCs/>
            <w:color w:val="202122"/>
            <w:rPrChange w:id="881" w:author="Menhorn Timo" w:date="2020-05-27T07:06:00Z">
              <w:rPr>
                <w:rFonts w:ascii="Helvetica" w:eastAsia="Times New Roman" w:hAnsi="Helvetica" w:cs="Times New Roman"/>
                <w:color w:val="2B2B2B"/>
                <w:sz w:val="24"/>
                <w:szCs w:val="24"/>
                <w:lang w:eastAsia="de-DE"/>
              </w:rPr>
            </w:rPrChange>
          </w:rPr>
          <w:t>Eindeutigkeit</w:t>
        </w:r>
        <w:r w:rsidRPr="005F1C32">
          <w:rPr>
            <w:rFonts w:cstheme="minorHAnsi"/>
            <w:color w:val="202122"/>
            <w:rPrChange w:id="882" w:author="Menhorn Timo" w:date="2020-05-27T07:06:00Z">
              <w:rPr>
                <w:rFonts w:ascii="Helvetica" w:eastAsia="Times New Roman" w:hAnsi="Helvetica" w:cs="Times New Roman"/>
                <w:color w:val="2B2B2B"/>
                <w:sz w:val="24"/>
                <w:szCs w:val="24"/>
                <w:lang w:eastAsia="de-DE"/>
              </w:rPr>
            </w:rPrChange>
          </w:rPr>
          <w:t>: Eine identische Zeichenfolge muss zum selben Hash-Wert führen.</w:t>
        </w:r>
      </w:ins>
    </w:p>
    <w:p w14:paraId="07B45538" w14:textId="77777777" w:rsidR="0089394D" w:rsidRPr="005F1C32" w:rsidRDefault="0089394D">
      <w:pPr>
        <w:pStyle w:val="Listenabsatz"/>
        <w:numPr>
          <w:ilvl w:val="0"/>
          <w:numId w:val="43"/>
        </w:numPr>
        <w:jc w:val="both"/>
        <w:rPr>
          <w:ins w:id="883" w:author="Menhorn Timo" w:date="2020-05-26T09:00:00Z"/>
          <w:rFonts w:cstheme="minorHAnsi"/>
          <w:color w:val="202122"/>
          <w:rPrChange w:id="884" w:author="Menhorn Timo" w:date="2020-05-27T07:06:00Z">
            <w:rPr>
              <w:ins w:id="885" w:author="Menhorn Timo" w:date="2020-05-26T09:00:00Z"/>
              <w:rFonts w:ascii="Helvetica" w:eastAsia="Times New Roman" w:hAnsi="Helvetica" w:cs="Times New Roman"/>
              <w:color w:val="2B2B2B"/>
              <w:sz w:val="24"/>
              <w:szCs w:val="24"/>
              <w:lang w:eastAsia="de-DE"/>
            </w:rPr>
          </w:rPrChange>
        </w:rPr>
        <w:pPrChange w:id="886" w:author="Menhorn Timo" w:date="2020-05-26T09:01:00Z">
          <w:pPr>
            <w:numPr>
              <w:numId w:val="42"/>
            </w:numPr>
            <w:shd w:val="clear" w:color="auto" w:fill="FFFFFF"/>
            <w:tabs>
              <w:tab w:val="num" w:pos="720"/>
            </w:tabs>
            <w:spacing w:before="100" w:beforeAutospacing="1" w:after="100" w:afterAutospacing="1" w:line="240" w:lineRule="auto"/>
            <w:ind w:left="720" w:hanging="360"/>
          </w:pPr>
        </w:pPrChange>
      </w:pPr>
      <w:ins w:id="887" w:author="Menhorn Timo" w:date="2020-05-26T09:00:00Z">
        <w:r w:rsidRPr="005F1C32">
          <w:rPr>
            <w:rFonts w:cstheme="minorHAnsi"/>
            <w:b/>
            <w:bCs/>
            <w:color w:val="202122"/>
            <w:rPrChange w:id="888" w:author="Menhorn Timo" w:date="2020-05-27T07:06:00Z">
              <w:rPr>
                <w:rFonts w:ascii="Helvetica" w:eastAsia="Times New Roman" w:hAnsi="Helvetica" w:cs="Times New Roman"/>
                <w:color w:val="2B2B2B"/>
                <w:sz w:val="24"/>
                <w:szCs w:val="24"/>
                <w:lang w:eastAsia="de-DE"/>
              </w:rPr>
            </w:rPrChange>
          </w:rPr>
          <w:t>Reversibilität</w:t>
        </w:r>
        <w:r w:rsidRPr="005F1C32">
          <w:rPr>
            <w:rFonts w:cstheme="minorHAnsi"/>
            <w:color w:val="202122"/>
            <w:rPrChange w:id="889" w:author="Menhorn Timo" w:date="2020-05-27T07:06:00Z">
              <w:rPr>
                <w:rFonts w:ascii="Helvetica" w:eastAsia="Times New Roman" w:hAnsi="Helvetica" w:cs="Times New Roman"/>
                <w:color w:val="2B2B2B"/>
                <w:sz w:val="24"/>
                <w:szCs w:val="24"/>
                <w:lang w:eastAsia="de-DE"/>
              </w:rPr>
            </w:rPrChange>
          </w:rPr>
          <w:t>: Der Hash-Wert darf nicht in die ursprüngliche Zeichenfolge zurückberechnet werden können.</w:t>
        </w:r>
      </w:ins>
    </w:p>
    <w:p w14:paraId="2C360C14" w14:textId="7FA11968" w:rsidR="0089394D" w:rsidRPr="005F1C32" w:rsidRDefault="0089394D" w:rsidP="0089394D">
      <w:pPr>
        <w:pStyle w:val="Listenabsatz"/>
        <w:numPr>
          <w:ilvl w:val="0"/>
          <w:numId w:val="43"/>
        </w:numPr>
        <w:jc w:val="both"/>
        <w:rPr>
          <w:ins w:id="890" w:author="Menhorn Timo" w:date="2020-05-26T09:03:00Z"/>
          <w:rFonts w:cstheme="minorHAnsi"/>
          <w:color w:val="202122"/>
          <w:rPrChange w:id="891" w:author="Menhorn Timo" w:date="2020-05-27T07:06:00Z">
            <w:rPr>
              <w:ins w:id="892" w:author="Menhorn Timo" w:date="2020-05-26T09:03:00Z"/>
              <w:rFonts w:asciiTheme="majorHAnsi" w:hAnsiTheme="majorHAnsi" w:cstheme="majorHAnsi"/>
              <w:color w:val="202122"/>
            </w:rPr>
          </w:rPrChange>
        </w:rPr>
      </w:pPr>
      <w:ins w:id="893" w:author="Menhorn Timo" w:date="2020-05-26T09:00:00Z">
        <w:r w:rsidRPr="005F1C32">
          <w:rPr>
            <w:rFonts w:cstheme="minorHAnsi"/>
            <w:b/>
            <w:bCs/>
            <w:color w:val="202122"/>
            <w:rPrChange w:id="894" w:author="Menhorn Timo" w:date="2020-05-27T07:06:00Z">
              <w:rPr>
                <w:rFonts w:ascii="Helvetica" w:eastAsia="Times New Roman" w:hAnsi="Helvetica" w:cs="Times New Roman"/>
                <w:color w:val="2B2B2B"/>
                <w:sz w:val="24"/>
                <w:szCs w:val="24"/>
                <w:lang w:eastAsia="de-DE"/>
              </w:rPr>
            </w:rPrChange>
          </w:rPr>
          <w:t>Kollisionsresistenz</w:t>
        </w:r>
        <w:r w:rsidRPr="005F1C32">
          <w:rPr>
            <w:rFonts w:cstheme="minorHAnsi"/>
            <w:color w:val="202122"/>
            <w:rPrChange w:id="895" w:author="Menhorn Timo" w:date="2020-05-27T07:06:00Z">
              <w:rPr>
                <w:rFonts w:ascii="Helvetica" w:eastAsia="Times New Roman" w:hAnsi="Helvetica" w:cs="Times New Roman"/>
                <w:color w:val="2B2B2B"/>
                <w:sz w:val="24"/>
                <w:szCs w:val="24"/>
                <w:lang w:eastAsia="de-DE"/>
              </w:rPr>
            </w:rPrChange>
          </w:rPr>
          <w:t>: Zwei unterschiedliche Zeichenfolgen dürfen nicht den gleichen Hash-Wert ergeben.</w:t>
        </w:r>
      </w:ins>
    </w:p>
    <w:p w14:paraId="62589FF8" w14:textId="6C47E9F2" w:rsidR="00D037B8" w:rsidRPr="005F1C32" w:rsidRDefault="00687C15">
      <w:pPr>
        <w:jc w:val="both"/>
        <w:rPr>
          <w:ins w:id="896" w:author="Menhorn Timo" w:date="2020-05-26T09:00:00Z"/>
          <w:rStyle w:val="Hyperlink"/>
          <w:rFonts w:cstheme="minorHAnsi"/>
          <w:i/>
          <w:iCs/>
          <w:sz w:val="18"/>
          <w:szCs w:val="18"/>
          <w:rPrChange w:id="897" w:author="Menhorn Timo" w:date="2020-05-27T07:06:00Z">
            <w:rPr>
              <w:ins w:id="898" w:author="Menhorn Timo" w:date="2020-05-26T09:00:00Z"/>
              <w:rFonts w:ascii="Helvetica" w:eastAsia="Times New Roman" w:hAnsi="Helvetica" w:cs="Times New Roman"/>
              <w:color w:val="2B2B2B"/>
              <w:sz w:val="24"/>
              <w:szCs w:val="24"/>
              <w:lang w:eastAsia="de-DE"/>
            </w:rPr>
          </w:rPrChange>
        </w:rPr>
        <w:pPrChange w:id="899" w:author="Menhorn Timo" w:date="2020-05-26T09:03:00Z">
          <w:pPr>
            <w:numPr>
              <w:numId w:val="42"/>
            </w:numPr>
            <w:shd w:val="clear" w:color="auto" w:fill="FFFFFF"/>
            <w:tabs>
              <w:tab w:val="num" w:pos="720"/>
            </w:tabs>
            <w:spacing w:before="100" w:beforeAutospacing="1" w:after="100" w:afterAutospacing="1" w:line="240" w:lineRule="auto"/>
            <w:ind w:left="720" w:hanging="360"/>
          </w:pPr>
        </w:pPrChange>
      </w:pPr>
      <w:ins w:id="900" w:author="Menhorn Timo" w:date="2020-05-28T10:21:00Z">
        <w:r>
          <w:rPr>
            <w:rStyle w:val="Hyperlink"/>
            <w:rFonts w:cstheme="minorHAnsi"/>
            <w:i/>
            <w:iCs/>
            <w:sz w:val="18"/>
            <w:szCs w:val="18"/>
          </w:rPr>
          <w:fldChar w:fldCharType="begin"/>
        </w:r>
        <w:r>
          <w:rPr>
            <w:rStyle w:val="Hyperlink"/>
            <w:rFonts w:cstheme="minorHAnsi"/>
            <w:i/>
            <w:iCs/>
            <w:sz w:val="18"/>
            <w:szCs w:val="18"/>
          </w:rPr>
          <w:instrText xml:space="preserve"> HYPERLINK "projectdoku_v3.docx" \l "Webquellen" </w:instrText>
        </w:r>
        <w:r>
          <w:rPr>
            <w:rStyle w:val="Hyperlink"/>
            <w:rFonts w:cstheme="minorHAnsi"/>
            <w:i/>
            <w:iCs/>
            <w:sz w:val="18"/>
            <w:szCs w:val="18"/>
          </w:rPr>
        </w:r>
        <w:r>
          <w:rPr>
            <w:rStyle w:val="Hyperlink"/>
            <w:rFonts w:cstheme="minorHAnsi"/>
            <w:i/>
            <w:iCs/>
            <w:sz w:val="18"/>
            <w:szCs w:val="18"/>
          </w:rPr>
          <w:fldChar w:fldCharType="separate"/>
        </w:r>
        <w:r w:rsidR="00D037B8" w:rsidRPr="00687C15">
          <w:rPr>
            <w:rStyle w:val="Hyperlink"/>
            <w:rFonts w:cstheme="minorHAnsi"/>
            <w:i/>
            <w:iCs/>
            <w:sz w:val="18"/>
            <w:szCs w:val="18"/>
            <w:rPrChange w:id="901" w:author="Menhorn Timo" w:date="2020-05-27T07:06:00Z">
              <w:rPr>
                <w:rFonts w:asciiTheme="majorHAnsi" w:hAnsiTheme="majorHAnsi" w:cstheme="majorHAnsi"/>
                <w:color w:val="202122"/>
              </w:rPr>
            </w:rPrChange>
          </w:rPr>
          <w:t>Vgl. WQ 25</w:t>
        </w:r>
        <w:r>
          <w:rPr>
            <w:rStyle w:val="Hyperlink"/>
            <w:rFonts w:cstheme="minorHAnsi"/>
            <w:i/>
            <w:iCs/>
            <w:sz w:val="18"/>
            <w:szCs w:val="18"/>
          </w:rPr>
          <w:fldChar w:fldCharType="end"/>
        </w:r>
      </w:ins>
    </w:p>
    <w:p w14:paraId="41D2F03D" w14:textId="77777777" w:rsidR="0089394D" w:rsidRPr="005F1C32" w:rsidDel="0089394D" w:rsidRDefault="0089394D" w:rsidP="002145EE">
      <w:pPr>
        <w:jc w:val="both"/>
        <w:rPr>
          <w:del w:id="902" w:author="Menhorn Timo" w:date="2020-05-26T09:01:00Z"/>
          <w:rFonts w:cstheme="minorHAnsi"/>
          <w:color w:val="202122"/>
          <w:rPrChange w:id="903" w:author="Menhorn Timo" w:date="2020-05-27T07:06:00Z">
            <w:rPr>
              <w:del w:id="904" w:author="Menhorn Timo" w:date="2020-05-26T09:01:00Z"/>
              <w:color w:val="202122"/>
              <w:sz w:val="23"/>
              <w:szCs w:val="23"/>
            </w:rPr>
          </w:rPrChange>
        </w:rPr>
      </w:pPr>
    </w:p>
    <w:p w14:paraId="48F0F2BF" w14:textId="77777777" w:rsidR="00CA44DC" w:rsidRPr="005F1C32" w:rsidDel="0089394D" w:rsidRDefault="00CA44DC" w:rsidP="002145EE">
      <w:pPr>
        <w:jc w:val="both"/>
        <w:rPr>
          <w:del w:id="905" w:author="Menhorn Timo" w:date="2020-05-26T09:01:00Z"/>
          <w:rFonts w:cstheme="minorHAnsi"/>
          <w:b/>
          <w:bCs/>
          <w:color w:val="202122"/>
          <w:u w:val="single"/>
          <w:shd w:val="clear" w:color="auto" w:fill="FFFFFF"/>
          <w:rPrChange w:id="906" w:author="Menhorn Timo" w:date="2020-05-27T07:06:00Z">
            <w:rPr>
              <w:del w:id="907" w:author="Menhorn Timo" w:date="2020-05-26T09:01:00Z"/>
              <w:rFonts w:ascii="Arial" w:hAnsi="Arial" w:cs="Arial"/>
              <w:b/>
              <w:bCs/>
              <w:color w:val="202122"/>
              <w:sz w:val="23"/>
              <w:szCs w:val="23"/>
              <w:u w:val="single"/>
              <w:shd w:val="clear" w:color="auto" w:fill="FFFFFF"/>
            </w:rPr>
          </w:rPrChange>
        </w:rPr>
      </w:pPr>
    </w:p>
    <w:p w14:paraId="4ACA243F" w14:textId="3DFDB40C" w:rsidR="00AB165B" w:rsidRPr="005F1C32" w:rsidRDefault="00AB165B" w:rsidP="002145EE">
      <w:pPr>
        <w:jc w:val="both"/>
        <w:rPr>
          <w:rFonts w:cstheme="minorHAnsi"/>
          <w:b/>
          <w:bCs/>
          <w:color w:val="202122"/>
          <w:u w:val="single"/>
          <w:shd w:val="clear" w:color="auto" w:fill="FFFFFF"/>
          <w:rPrChange w:id="908"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909" w:author="Menhorn Timo" w:date="2020-05-27T07:06:00Z">
            <w:rPr>
              <w:rFonts w:ascii="Arial" w:hAnsi="Arial" w:cs="Arial"/>
              <w:b/>
              <w:bCs/>
              <w:color w:val="202122"/>
              <w:sz w:val="23"/>
              <w:szCs w:val="23"/>
              <w:u w:val="single"/>
              <w:shd w:val="clear" w:color="auto" w:fill="FFFFFF"/>
            </w:rPr>
          </w:rPrChange>
        </w:rPr>
        <w:t>Interpolation</w:t>
      </w:r>
    </w:p>
    <w:p w14:paraId="0E42D6E1" w14:textId="1FE00261" w:rsidR="00B46F9F" w:rsidRPr="005F1C32" w:rsidRDefault="00AB165B" w:rsidP="002145EE">
      <w:pPr>
        <w:jc w:val="both"/>
        <w:rPr>
          <w:rFonts w:cstheme="minorHAnsi"/>
          <w:color w:val="202122"/>
          <w:rPrChange w:id="910" w:author="Menhorn Timo" w:date="2020-05-27T07:06:00Z">
            <w:rPr>
              <w:color w:val="202122"/>
              <w:sz w:val="23"/>
              <w:szCs w:val="23"/>
            </w:rPr>
          </w:rPrChange>
        </w:rPr>
      </w:pPr>
      <w:r w:rsidRPr="005F1C32">
        <w:rPr>
          <w:rFonts w:cstheme="minorHAnsi"/>
          <w:color w:val="202122"/>
          <w:rPrChange w:id="911" w:author="Menhorn Timo" w:date="2020-05-27T07:06:00Z">
            <w:rPr>
              <w:color w:val="202122"/>
              <w:sz w:val="23"/>
              <w:szCs w:val="23"/>
            </w:rPr>
          </w:rPrChange>
        </w:rPr>
        <w:t>Template-Strings können Platzhalter beinhalten, die</w:t>
      </w:r>
      <w:r w:rsidR="002768CC" w:rsidRPr="005F1C32">
        <w:rPr>
          <w:rFonts w:cstheme="minorHAnsi"/>
          <w:color w:val="202122"/>
          <w:rPrChange w:id="912" w:author="Menhorn Timo" w:date="2020-05-27T07:06:00Z">
            <w:rPr>
              <w:color w:val="202122"/>
              <w:sz w:val="23"/>
              <w:szCs w:val="23"/>
            </w:rPr>
          </w:rPrChange>
        </w:rPr>
        <w:t xml:space="preserve"> </w:t>
      </w:r>
      <w:r w:rsidRPr="005F1C32">
        <w:rPr>
          <w:rFonts w:cstheme="minorHAnsi"/>
          <w:color w:val="202122"/>
          <w:rPrChange w:id="913" w:author="Menhorn Timo" w:date="2020-05-27T07:06:00Z">
            <w:rPr>
              <w:color w:val="202122"/>
              <w:sz w:val="23"/>
              <w:szCs w:val="23"/>
            </w:rPr>
          </w:rPrChange>
        </w:rPr>
        <w:t>durch</w:t>
      </w:r>
      <w:r w:rsidR="002768CC" w:rsidRPr="005F1C32">
        <w:rPr>
          <w:rFonts w:cstheme="minorHAnsi"/>
          <w:color w:val="202122"/>
          <w:rPrChange w:id="914" w:author="Menhorn Timo" w:date="2020-05-27T07:06:00Z">
            <w:rPr>
              <w:color w:val="202122"/>
              <w:sz w:val="23"/>
              <w:szCs w:val="23"/>
            </w:rPr>
          </w:rPrChange>
        </w:rPr>
        <w:t xml:space="preserve"> </w:t>
      </w:r>
      <w:r w:rsidRPr="005F1C32">
        <w:rPr>
          <w:rFonts w:cstheme="minorHAnsi"/>
          <w:color w:val="202122"/>
          <w:rPrChange w:id="915" w:author="Menhorn Timo" w:date="2020-05-27T07:06:00Z">
            <w:rPr>
              <w:color w:val="202122"/>
              <w:sz w:val="23"/>
              <w:szCs w:val="23"/>
            </w:rPr>
          </w:rPrChange>
        </w:rPr>
        <w:t>geschweifte Klammern gekennzeichnet sind (</w:t>
      </w:r>
      <w:ins w:id="916" w:author="Menhorn Timo" w:date="2020-05-26T09:09:00Z">
        <w:r w:rsidR="000E1DB6" w:rsidRPr="005F1C32">
          <w:rPr>
            <w:rFonts w:cstheme="minorHAnsi"/>
            <w:color w:val="202122"/>
            <w:rPrChange w:id="917" w:author="Menhorn Timo" w:date="2020-05-27T07:06:00Z">
              <w:rPr>
                <w:rFonts w:asciiTheme="majorHAnsi" w:hAnsiTheme="majorHAnsi" w:cstheme="majorHAnsi"/>
                <w:color w:val="202122"/>
              </w:rPr>
            </w:rPrChange>
          </w:rPr>
          <w:t xml:space="preserve"> </w:t>
        </w:r>
      </w:ins>
      <w:r w:rsidR="002768CC" w:rsidRPr="005F1C32">
        <w:rPr>
          <w:rFonts w:cstheme="minorHAnsi"/>
          <w:color w:val="202122"/>
          <w:rPrChange w:id="918" w:author="Menhorn Timo" w:date="2020-05-27T07:06:00Z">
            <w:rPr>
              <w:color w:val="202122"/>
              <w:sz w:val="23"/>
              <w:szCs w:val="23"/>
            </w:rPr>
          </w:rPrChange>
        </w:rPr>
        <w:t>{{example}}</w:t>
      </w:r>
      <w:ins w:id="919" w:author="Menhorn Timo" w:date="2020-05-26T09:09:00Z">
        <w:r w:rsidR="000E1DB6" w:rsidRPr="005F1C32">
          <w:rPr>
            <w:rFonts w:cstheme="minorHAnsi"/>
            <w:color w:val="202122"/>
            <w:rPrChange w:id="920" w:author="Menhorn Timo" w:date="2020-05-27T07:06:00Z">
              <w:rPr>
                <w:rFonts w:asciiTheme="majorHAnsi" w:hAnsiTheme="majorHAnsi" w:cstheme="majorHAnsi"/>
                <w:color w:val="202122"/>
              </w:rPr>
            </w:rPrChange>
          </w:rPr>
          <w:t xml:space="preserve"> </w:t>
        </w:r>
      </w:ins>
      <w:r w:rsidRPr="005F1C32">
        <w:rPr>
          <w:rFonts w:cstheme="minorHAnsi"/>
          <w:color w:val="202122"/>
          <w:rPrChange w:id="921" w:author="Menhorn Timo" w:date="2020-05-27T07:06:00Z">
            <w:rPr>
              <w:color w:val="202122"/>
              <w:sz w:val="23"/>
              <w:szCs w:val="23"/>
            </w:rPr>
          </w:rPrChange>
        </w:rPr>
        <w:t xml:space="preserve">). </w:t>
      </w:r>
      <w:ins w:id="922" w:author="Menhorn Timo" w:date="2020-05-26T09:09:00Z">
        <w:r w:rsidR="000E1DB6" w:rsidRPr="005F1C32">
          <w:rPr>
            <w:rFonts w:cstheme="minorHAnsi"/>
            <w:color w:val="202122"/>
            <w:rPrChange w:id="923" w:author="Menhorn Timo" w:date="2020-05-27T07:06:00Z">
              <w:rPr>
                <w:rFonts w:asciiTheme="majorHAnsi" w:hAnsiTheme="majorHAnsi" w:cstheme="majorHAnsi"/>
                <w:color w:val="202122"/>
              </w:rPr>
            </w:rPrChange>
          </w:rPr>
          <w:t>Durch Interpolation können Sie berechnete Zeichenfolgen in den Text zwischen HTML-Element-Tags und in Attributzuweisungen integrieren.</w:t>
        </w:r>
      </w:ins>
    </w:p>
    <w:p w14:paraId="5B699BF1" w14:textId="59AE4967" w:rsidR="00AB165B" w:rsidRPr="005F1C32" w:rsidRDefault="00AB165B" w:rsidP="002145EE">
      <w:pPr>
        <w:jc w:val="both"/>
        <w:rPr>
          <w:rFonts w:cstheme="minorHAnsi"/>
          <w:b/>
          <w:bCs/>
          <w:color w:val="202122"/>
          <w:u w:val="single"/>
          <w:shd w:val="clear" w:color="auto" w:fill="FFFFFF"/>
          <w:rPrChange w:id="924"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925" w:author="Menhorn Timo" w:date="2020-05-27T07:06:00Z">
            <w:rPr>
              <w:rFonts w:ascii="Arial" w:hAnsi="Arial" w:cs="Arial"/>
              <w:b/>
              <w:bCs/>
              <w:color w:val="202122"/>
              <w:sz w:val="23"/>
              <w:szCs w:val="23"/>
              <w:u w:val="single"/>
              <w:shd w:val="clear" w:color="auto" w:fill="FFFFFF"/>
            </w:rPr>
          </w:rPrChange>
        </w:rPr>
        <w:t>JSON</w:t>
      </w:r>
    </w:p>
    <w:p w14:paraId="550A7EFB" w14:textId="7D28D576" w:rsidR="006A1922" w:rsidRPr="005F1C32" w:rsidRDefault="00AB165B" w:rsidP="002145EE">
      <w:pPr>
        <w:jc w:val="both"/>
        <w:rPr>
          <w:rFonts w:cstheme="minorHAnsi"/>
          <w:color w:val="202122"/>
          <w:rPrChange w:id="926" w:author="Menhorn Timo" w:date="2020-05-27T07:06:00Z">
            <w:rPr>
              <w:color w:val="202122"/>
              <w:sz w:val="23"/>
              <w:szCs w:val="23"/>
            </w:rPr>
          </w:rPrChange>
        </w:rPr>
      </w:pPr>
      <w:r w:rsidRPr="005F1C32">
        <w:rPr>
          <w:rFonts w:cstheme="minorHAnsi"/>
          <w:color w:val="202122"/>
          <w:rPrChange w:id="927" w:author="Menhorn Timo" w:date="2020-05-27T07:06:00Z">
            <w:rPr>
              <w:color w:val="202122"/>
              <w:sz w:val="23"/>
              <w:szCs w:val="23"/>
            </w:rPr>
          </w:rPrChange>
        </w:rPr>
        <w:t>Die</w:t>
      </w:r>
      <w:r w:rsidR="008A26B3" w:rsidRPr="005F1C32">
        <w:rPr>
          <w:rFonts w:cstheme="minorHAnsi"/>
          <w:color w:val="202122"/>
          <w:rPrChange w:id="928" w:author="Menhorn Timo" w:date="2020-05-27T07:06:00Z">
            <w:rPr>
              <w:color w:val="202122"/>
              <w:sz w:val="23"/>
              <w:szCs w:val="23"/>
            </w:rPr>
          </w:rPrChange>
        </w:rPr>
        <w:t xml:space="preserve"> </w:t>
      </w:r>
      <w:r w:rsidRPr="005F1C32">
        <w:rPr>
          <w:rFonts w:cstheme="minorHAnsi"/>
          <w:color w:val="202122"/>
          <w:rPrChange w:id="929" w:author="Menhorn Timo" w:date="2020-05-27T07:06:00Z">
            <w:rPr>
              <w:color w:val="202122"/>
              <w:sz w:val="23"/>
              <w:szCs w:val="23"/>
            </w:rPr>
          </w:rPrChange>
        </w:rPr>
        <w:t>JavaScript Object Notation</w:t>
      </w:r>
      <w:r w:rsidR="008A26B3" w:rsidRPr="005F1C32">
        <w:rPr>
          <w:rFonts w:cstheme="minorHAnsi"/>
          <w:color w:val="202122"/>
          <w:rPrChange w:id="930" w:author="Menhorn Timo" w:date="2020-05-27T07:06:00Z">
            <w:rPr>
              <w:color w:val="202122"/>
              <w:sz w:val="23"/>
              <w:szCs w:val="23"/>
            </w:rPr>
          </w:rPrChange>
        </w:rPr>
        <w:t xml:space="preserve"> </w:t>
      </w:r>
      <w:r w:rsidRPr="005F1C32">
        <w:rPr>
          <w:rFonts w:cstheme="minorHAnsi"/>
          <w:color w:val="202122"/>
          <w:rPrChange w:id="931" w:author="Menhorn Timo" w:date="2020-05-27T07:06:00Z">
            <w:rPr>
              <w:color w:val="202122"/>
              <w:sz w:val="23"/>
              <w:szCs w:val="23"/>
            </w:rPr>
          </w:rPrChange>
        </w:rPr>
        <w:t>ist ein kompaktes</w:t>
      </w:r>
      <w:r w:rsidR="008A26B3" w:rsidRPr="005F1C32">
        <w:rPr>
          <w:rFonts w:cstheme="minorHAnsi"/>
          <w:color w:val="202122"/>
          <w:rPrChange w:id="932" w:author="Menhorn Timo" w:date="2020-05-27T07:06:00Z">
            <w:rPr>
              <w:color w:val="202122"/>
              <w:sz w:val="23"/>
              <w:szCs w:val="23"/>
            </w:rPr>
          </w:rPrChange>
        </w:rPr>
        <w:t xml:space="preserve"> </w:t>
      </w:r>
      <w:r w:rsidRPr="005F1C32">
        <w:rPr>
          <w:rFonts w:cstheme="minorHAnsi"/>
          <w:color w:val="202122"/>
          <w:rPrChange w:id="933" w:author="Menhorn Timo" w:date="2020-05-27T07:06:00Z">
            <w:rPr>
              <w:color w:val="202122"/>
              <w:sz w:val="23"/>
              <w:szCs w:val="23"/>
            </w:rPr>
          </w:rPrChange>
        </w:rPr>
        <w:t>Datenformat</w:t>
      </w:r>
      <w:r w:rsidR="008A26B3" w:rsidRPr="005F1C32">
        <w:rPr>
          <w:rFonts w:cstheme="minorHAnsi"/>
          <w:color w:val="202122"/>
          <w:rPrChange w:id="934" w:author="Menhorn Timo" w:date="2020-05-27T07:06:00Z">
            <w:rPr>
              <w:color w:val="202122"/>
              <w:sz w:val="23"/>
              <w:szCs w:val="23"/>
            </w:rPr>
          </w:rPrChange>
        </w:rPr>
        <w:t xml:space="preserve"> </w:t>
      </w:r>
      <w:r w:rsidRPr="005F1C32">
        <w:rPr>
          <w:rFonts w:cstheme="minorHAnsi"/>
          <w:color w:val="202122"/>
          <w:rPrChange w:id="935" w:author="Menhorn Timo" w:date="2020-05-27T07:06:00Z">
            <w:rPr>
              <w:color w:val="202122"/>
              <w:sz w:val="23"/>
              <w:szCs w:val="23"/>
            </w:rPr>
          </w:rPrChange>
        </w:rPr>
        <w:t>in einer einfach lesbaren Textform und dient dem Zweck des</w:t>
      </w:r>
      <w:r w:rsidR="008A26B3" w:rsidRPr="005F1C32">
        <w:rPr>
          <w:rFonts w:cstheme="minorHAnsi"/>
          <w:color w:val="202122"/>
          <w:rPrChange w:id="936" w:author="Menhorn Timo" w:date="2020-05-27T07:06:00Z">
            <w:rPr>
              <w:color w:val="202122"/>
              <w:sz w:val="23"/>
              <w:szCs w:val="23"/>
            </w:rPr>
          </w:rPrChange>
        </w:rPr>
        <w:t xml:space="preserve"> </w:t>
      </w:r>
      <w:r w:rsidRPr="005F1C32">
        <w:rPr>
          <w:rFonts w:cstheme="minorHAnsi"/>
          <w:color w:val="202122"/>
          <w:rPrChange w:id="937" w:author="Menhorn Timo" w:date="2020-05-27T07:06:00Z">
            <w:rPr>
              <w:color w:val="202122"/>
              <w:sz w:val="23"/>
              <w:szCs w:val="23"/>
            </w:rPr>
          </w:rPrChange>
        </w:rPr>
        <w:t>Datenaustausches</w:t>
      </w:r>
      <w:r w:rsidR="008A26B3" w:rsidRPr="005F1C32">
        <w:rPr>
          <w:rFonts w:cstheme="minorHAnsi"/>
          <w:color w:val="202122"/>
          <w:rPrChange w:id="938" w:author="Menhorn Timo" w:date="2020-05-27T07:06:00Z">
            <w:rPr>
              <w:color w:val="202122"/>
              <w:sz w:val="23"/>
              <w:szCs w:val="23"/>
            </w:rPr>
          </w:rPrChange>
        </w:rPr>
        <w:t xml:space="preserve"> </w:t>
      </w:r>
      <w:r w:rsidRPr="005F1C32">
        <w:rPr>
          <w:rFonts w:cstheme="minorHAnsi"/>
          <w:color w:val="202122"/>
          <w:rPrChange w:id="939" w:author="Menhorn Timo" w:date="2020-05-27T07:06:00Z">
            <w:rPr>
              <w:color w:val="202122"/>
              <w:sz w:val="23"/>
              <w:szCs w:val="23"/>
            </w:rPr>
          </w:rPrChange>
        </w:rPr>
        <w:t>zwischen Anwendungen.</w:t>
      </w:r>
    </w:p>
    <w:p w14:paraId="2291FEFD" w14:textId="69753BD2" w:rsidR="002074D4" w:rsidRPr="00687C15" w:rsidRDefault="00687C15" w:rsidP="002145EE">
      <w:pPr>
        <w:jc w:val="both"/>
        <w:rPr>
          <w:ins w:id="940" w:author="Menhorn Timo" w:date="2020-05-28T10:21:00Z"/>
          <w:rStyle w:val="Hyperlink"/>
          <w:rFonts w:cstheme="minorHAnsi"/>
          <w:i/>
          <w:iCs/>
          <w:sz w:val="18"/>
          <w:szCs w:val="18"/>
        </w:rPr>
      </w:pPr>
      <w:ins w:id="941" w:author="Menhorn Timo" w:date="2020-05-28T10:21:00Z">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r>
        <w:r>
          <w:rPr>
            <w:rFonts w:cstheme="minorHAnsi"/>
            <w:i/>
            <w:iCs/>
            <w:sz w:val="18"/>
            <w:szCs w:val="18"/>
          </w:rPr>
          <w:fldChar w:fldCharType="separate"/>
        </w:r>
        <w:r w:rsidR="002074D4" w:rsidRPr="00687C15">
          <w:rPr>
            <w:rStyle w:val="Hyperlink"/>
            <w:rFonts w:cstheme="minorHAnsi"/>
            <w:i/>
            <w:iCs/>
            <w:sz w:val="18"/>
            <w:szCs w:val="18"/>
            <w:rPrChange w:id="942" w:author="Menhorn Timo" w:date="2020-05-28T10:21:00Z">
              <w:rPr>
                <w:rStyle w:val="Hyperlink"/>
                <w:i/>
                <w:iCs/>
                <w:sz w:val="18"/>
                <w:szCs w:val="18"/>
              </w:rPr>
            </w:rPrChange>
          </w:rPr>
          <w:t>Vgl. WQ19</w:t>
        </w:r>
      </w:ins>
    </w:p>
    <w:p w14:paraId="0A644F3D" w14:textId="2206FB98" w:rsidR="003D2FBE" w:rsidRPr="005F1C32" w:rsidRDefault="00687C15" w:rsidP="002145EE">
      <w:pPr>
        <w:jc w:val="both"/>
        <w:rPr>
          <w:rFonts w:cstheme="minorHAnsi"/>
          <w:b/>
          <w:bCs/>
          <w:color w:val="202122"/>
          <w:u w:val="single"/>
          <w:shd w:val="clear" w:color="auto" w:fill="FFFFFF"/>
          <w:rPrChange w:id="943" w:author="Menhorn Timo" w:date="2020-05-27T07:06:00Z">
            <w:rPr>
              <w:rFonts w:ascii="Arial" w:hAnsi="Arial" w:cs="Arial"/>
              <w:b/>
              <w:bCs/>
              <w:color w:val="202122"/>
              <w:sz w:val="23"/>
              <w:szCs w:val="23"/>
              <w:u w:val="single"/>
              <w:shd w:val="clear" w:color="auto" w:fill="FFFFFF"/>
            </w:rPr>
          </w:rPrChange>
        </w:rPr>
      </w:pPr>
      <w:ins w:id="944" w:author="Menhorn Timo" w:date="2020-05-28T10:21:00Z">
        <w:r>
          <w:rPr>
            <w:rFonts w:cstheme="minorHAnsi"/>
            <w:i/>
            <w:iCs/>
            <w:sz w:val="18"/>
            <w:szCs w:val="18"/>
          </w:rPr>
          <w:fldChar w:fldCharType="end"/>
        </w:r>
      </w:ins>
      <w:r w:rsidR="00AB165B" w:rsidRPr="005F1C32">
        <w:rPr>
          <w:rFonts w:cstheme="minorHAnsi"/>
          <w:b/>
          <w:bCs/>
          <w:color w:val="202122"/>
          <w:u w:val="single"/>
          <w:shd w:val="clear" w:color="auto" w:fill="FFFFFF"/>
          <w:rPrChange w:id="945" w:author="Menhorn Timo" w:date="2020-05-27T07:06:00Z">
            <w:rPr>
              <w:rFonts w:ascii="Arial" w:hAnsi="Arial" w:cs="Arial"/>
              <w:b/>
              <w:bCs/>
              <w:color w:val="202122"/>
              <w:sz w:val="23"/>
              <w:szCs w:val="23"/>
              <w:u w:val="single"/>
              <w:shd w:val="clear" w:color="auto" w:fill="FFFFFF"/>
            </w:rPr>
          </w:rPrChange>
        </w:rPr>
        <w:t>MVVM</w:t>
      </w:r>
    </w:p>
    <w:p w14:paraId="30A73184" w14:textId="01F9615E" w:rsidR="00AB165B" w:rsidRPr="005F1C32" w:rsidRDefault="00AB165B" w:rsidP="002145EE">
      <w:pPr>
        <w:jc w:val="both"/>
        <w:rPr>
          <w:rFonts w:cstheme="minorHAnsi"/>
          <w:color w:val="202122"/>
          <w:shd w:val="clear" w:color="auto" w:fill="FFFFFF"/>
          <w:rPrChange w:id="946"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947" w:author="Menhorn Timo" w:date="2020-05-27T07:06:00Z">
            <w:rPr>
              <w:rFonts w:ascii="Arial" w:hAnsi="Arial" w:cs="Arial"/>
              <w:color w:val="202122"/>
              <w:sz w:val="23"/>
              <w:szCs w:val="23"/>
              <w:shd w:val="clear" w:color="auto" w:fill="FFFFFF"/>
            </w:rPr>
          </w:rPrChange>
        </w:rPr>
        <w:t>Model View ViewModel</w:t>
      </w:r>
      <w:r w:rsidR="008A26B3" w:rsidRPr="005F1C32">
        <w:rPr>
          <w:rFonts w:cstheme="minorHAnsi"/>
          <w:color w:val="202122"/>
          <w:shd w:val="clear" w:color="auto" w:fill="FFFFFF"/>
          <w:rPrChange w:id="94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49" w:author="Menhorn Timo" w:date="2020-05-27T07:06:00Z">
            <w:rPr>
              <w:rFonts w:ascii="Arial" w:hAnsi="Arial" w:cs="Arial"/>
              <w:color w:val="202122"/>
              <w:sz w:val="23"/>
              <w:szCs w:val="23"/>
              <w:shd w:val="clear" w:color="auto" w:fill="FFFFFF"/>
            </w:rPr>
          </w:rPrChange>
        </w:rPr>
        <w:t>ist ein</w:t>
      </w:r>
      <w:r w:rsidR="008A26B3" w:rsidRPr="005F1C32">
        <w:rPr>
          <w:rFonts w:cstheme="minorHAnsi"/>
          <w:color w:val="202122"/>
          <w:shd w:val="clear" w:color="auto" w:fill="FFFFFF"/>
          <w:rPrChange w:id="950"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51" w:author="Menhorn Timo" w:date="2020-05-27T07:06:00Z">
            <w:rPr>
              <w:rFonts w:ascii="Arial" w:hAnsi="Arial" w:cs="Arial"/>
              <w:color w:val="202122"/>
              <w:sz w:val="23"/>
              <w:szCs w:val="23"/>
              <w:shd w:val="clear" w:color="auto" w:fill="FFFFFF"/>
            </w:rPr>
          </w:rPrChange>
        </w:rPr>
        <w:t>Entwurfsmuster</w:t>
      </w:r>
      <w:r w:rsidR="008A26B3" w:rsidRPr="005F1C32">
        <w:rPr>
          <w:rFonts w:cstheme="minorHAnsi"/>
          <w:color w:val="202122"/>
          <w:shd w:val="clear" w:color="auto" w:fill="FFFFFF"/>
          <w:rPrChange w:id="952"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53" w:author="Menhorn Timo" w:date="2020-05-27T07:06:00Z">
            <w:rPr>
              <w:rFonts w:ascii="Arial" w:hAnsi="Arial" w:cs="Arial"/>
              <w:color w:val="202122"/>
              <w:sz w:val="23"/>
              <w:szCs w:val="23"/>
              <w:shd w:val="clear" w:color="auto" w:fill="FFFFFF"/>
            </w:rPr>
          </w:rPrChange>
        </w:rPr>
        <w:t>und eine Variante des</w:t>
      </w:r>
      <w:r w:rsidR="008A26B3" w:rsidRPr="005F1C32">
        <w:rPr>
          <w:rFonts w:cstheme="minorHAnsi"/>
          <w:color w:val="202122"/>
          <w:shd w:val="clear" w:color="auto" w:fill="FFFFFF"/>
          <w:rPrChange w:id="95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55" w:author="Menhorn Timo" w:date="2020-05-27T07:06:00Z">
            <w:rPr>
              <w:rFonts w:ascii="Arial" w:hAnsi="Arial" w:cs="Arial"/>
              <w:color w:val="202122"/>
              <w:sz w:val="23"/>
              <w:szCs w:val="23"/>
              <w:shd w:val="clear" w:color="auto" w:fill="FFFFFF"/>
            </w:rPr>
          </w:rPrChange>
        </w:rPr>
        <w:t>Model-View-Controller-Musters. Es dient zur Trennung von Darstellung und Logik der</w:t>
      </w:r>
      <w:r w:rsidR="008A26B3" w:rsidRPr="005F1C32">
        <w:rPr>
          <w:rFonts w:cstheme="minorHAnsi"/>
          <w:color w:val="202122"/>
          <w:shd w:val="clear" w:color="auto" w:fill="FFFFFF"/>
          <w:rPrChange w:id="95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57" w:author="Menhorn Timo" w:date="2020-05-27T07:06:00Z">
            <w:rPr>
              <w:rFonts w:ascii="Arial" w:hAnsi="Arial" w:cs="Arial"/>
              <w:color w:val="202122"/>
              <w:sz w:val="23"/>
              <w:szCs w:val="23"/>
              <w:shd w:val="clear" w:color="auto" w:fill="FFFFFF"/>
            </w:rPr>
          </w:rPrChange>
        </w:rPr>
        <w:t>Benutzerschnittstelle.</w:t>
      </w:r>
      <w:r w:rsidR="00802F47" w:rsidRPr="005F1C32">
        <w:rPr>
          <w:rFonts w:cstheme="minorHAnsi"/>
          <w:color w:val="202122"/>
          <w:shd w:val="clear" w:color="auto" w:fill="FFFFFF"/>
          <w:rPrChange w:id="958" w:author="Menhorn Timo" w:date="2020-05-27T07:06:00Z">
            <w:rPr>
              <w:rFonts w:ascii="Arial" w:hAnsi="Arial" w:cs="Arial"/>
              <w:color w:val="202122"/>
              <w:sz w:val="23"/>
              <w:szCs w:val="23"/>
              <w:shd w:val="clear" w:color="auto" w:fill="FFFFFF"/>
            </w:rPr>
          </w:rPrChange>
        </w:rPr>
        <w:t xml:space="preserve"> Gegenüber dem MVC-Muster kann die Testbarkeit verbessert und der Implementierungsaufwand reduziert werden, da keine separaten</w:t>
      </w:r>
      <w:r w:rsidR="008A26B3" w:rsidRPr="005F1C32">
        <w:rPr>
          <w:rFonts w:cstheme="minorHAnsi"/>
          <w:color w:val="202122"/>
          <w:shd w:val="clear" w:color="auto" w:fill="FFFFFF"/>
          <w:rPrChange w:id="959" w:author="Menhorn Timo" w:date="2020-05-27T07:06:00Z">
            <w:rPr>
              <w:rFonts w:ascii="Arial" w:hAnsi="Arial" w:cs="Arial"/>
              <w:color w:val="202122"/>
              <w:sz w:val="23"/>
              <w:szCs w:val="23"/>
              <w:shd w:val="clear" w:color="auto" w:fill="FFFFFF"/>
            </w:rPr>
          </w:rPrChange>
        </w:rPr>
        <w:t xml:space="preserve"> </w:t>
      </w:r>
      <w:r w:rsidR="00802F47" w:rsidRPr="005F1C32">
        <w:rPr>
          <w:rFonts w:cstheme="minorHAnsi"/>
          <w:color w:val="202122"/>
          <w:shd w:val="clear" w:color="auto" w:fill="FFFFFF"/>
          <w:rPrChange w:id="960" w:author="Menhorn Timo" w:date="2020-05-27T07:06:00Z">
            <w:rPr>
              <w:rFonts w:ascii="Arial" w:hAnsi="Arial" w:cs="Arial"/>
              <w:color w:val="202122"/>
              <w:sz w:val="23"/>
              <w:szCs w:val="23"/>
              <w:shd w:val="clear" w:color="auto" w:fill="FFFFFF"/>
            </w:rPr>
          </w:rPrChange>
        </w:rPr>
        <w:t>Controller-Instanzen</w:t>
      </w:r>
      <w:r w:rsidR="00AD57A1" w:rsidRPr="005F1C32">
        <w:rPr>
          <w:rFonts w:cstheme="minorHAnsi"/>
          <w:color w:val="202122"/>
          <w:shd w:val="clear" w:color="auto" w:fill="FFFFFF"/>
          <w:rPrChange w:id="961" w:author="Menhorn Timo" w:date="2020-05-27T07:06:00Z">
            <w:rPr>
              <w:rFonts w:ascii="Arial" w:hAnsi="Arial" w:cs="Arial"/>
              <w:color w:val="202122"/>
              <w:sz w:val="23"/>
              <w:szCs w:val="23"/>
              <w:shd w:val="clear" w:color="auto" w:fill="FFFFFF"/>
            </w:rPr>
          </w:rPrChange>
        </w:rPr>
        <w:t xml:space="preserve"> </w:t>
      </w:r>
      <w:r w:rsidR="00802F47" w:rsidRPr="005F1C32">
        <w:rPr>
          <w:rFonts w:cstheme="minorHAnsi"/>
          <w:color w:val="202122"/>
          <w:shd w:val="clear" w:color="auto" w:fill="FFFFFF"/>
          <w:rPrChange w:id="962" w:author="Menhorn Timo" w:date="2020-05-27T07:06:00Z">
            <w:rPr>
              <w:rFonts w:ascii="Arial" w:hAnsi="Arial" w:cs="Arial"/>
              <w:color w:val="202122"/>
              <w:sz w:val="23"/>
              <w:szCs w:val="23"/>
              <w:shd w:val="clear" w:color="auto" w:fill="FFFFFF"/>
            </w:rPr>
          </w:rPrChange>
        </w:rPr>
        <w:t>erforderlich sind.</w:t>
      </w:r>
    </w:p>
    <w:p w14:paraId="57191203" w14:textId="535B6E6E" w:rsidR="00591926" w:rsidRPr="00687C15" w:rsidRDefault="00687C15" w:rsidP="002145EE">
      <w:pPr>
        <w:jc w:val="both"/>
        <w:rPr>
          <w:ins w:id="963" w:author="Menhorn Timo" w:date="2020-05-28T10:22:00Z"/>
          <w:rStyle w:val="Hyperlink"/>
          <w:rFonts w:cstheme="minorHAnsi"/>
          <w:i/>
          <w:iCs/>
          <w:sz w:val="18"/>
          <w:szCs w:val="18"/>
        </w:rPr>
      </w:pPr>
      <w:ins w:id="964" w:author="Menhorn Timo" w:date="2020-05-28T10:22:00Z">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r>
        <w:r>
          <w:rPr>
            <w:rFonts w:cstheme="minorHAnsi"/>
            <w:i/>
            <w:iCs/>
            <w:sz w:val="18"/>
            <w:szCs w:val="18"/>
          </w:rPr>
          <w:fldChar w:fldCharType="separate"/>
        </w:r>
        <w:r w:rsidR="00591926" w:rsidRPr="00687C15">
          <w:rPr>
            <w:rStyle w:val="Hyperlink"/>
            <w:rFonts w:cstheme="minorHAnsi"/>
            <w:i/>
            <w:iCs/>
            <w:sz w:val="18"/>
            <w:szCs w:val="18"/>
            <w:rPrChange w:id="965" w:author="Menhorn Timo" w:date="2020-05-28T10:22:00Z">
              <w:rPr>
                <w:rStyle w:val="Hyperlink"/>
                <w:i/>
                <w:iCs/>
                <w:sz w:val="18"/>
                <w:szCs w:val="18"/>
              </w:rPr>
            </w:rPrChange>
          </w:rPr>
          <w:t>Vgl. WQ20</w:t>
        </w:r>
      </w:ins>
    </w:p>
    <w:p w14:paraId="309F0FC6" w14:textId="7FE7C66D" w:rsidR="00802F47" w:rsidRPr="005F1C32" w:rsidRDefault="00687C15" w:rsidP="002145EE">
      <w:pPr>
        <w:jc w:val="both"/>
        <w:rPr>
          <w:rFonts w:cstheme="minorHAnsi"/>
          <w:b/>
          <w:bCs/>
          <w:color w:val="202122"/>
          <w:u w:val="single"/>
          <w:shd w:val="clear" w:color="auto" w:fill="FFFFFF"/>
          <w:rPrChange w:id="966" w:author="Menhorn Timo" w:date="2020-05-27T07:06:00Z">
            <w:rPr>
              <w:rFonts w:ascii="Arial" w:hAnsi="Arial" w:cs="Arial"/>
              <w:b/>
              <w:bCs/>
              <w:color w:val="202122"/>
              <w:sz w:val="23"/>
              <w:szCs w:val="23"/>
              <w:u w:val="single"/>
              <w:shd w:val="clear" w:color="auto" w:fill="FFFFFF"/>
            </w:rPr>
          </w:rPrChange>
        </w:rPr>
      </w:pPr>
      <w:ins w:id="967" w:author="Menhorn Timo" w:date="2020-05-28T10:22:00Z">
        <w:r>
          <w:rPr>
            <w:rFonts w:cstheme="minorHAnsi"/>
            <w:i/>
            <w:iCs/>
            <w:sz w:val="18"/>
            <w:szCs w:val="18"/>
          </w:rPr>
          <w:fldChar w:fldCharType="end"/>
        </w:r>
      </w:ins>
      <w:r w:rsidR="00802F47" w:rsidRPr="005F1C32">
        <w:rPr>
          <w:rFonts w:cstheme="minorHAnsi"/>
          <w:b/>
          <w:bCs/>
          <w:color w:val="202122"/>
          <w:u w:val="single"/>
          <w:shd w:val="clear" w:color="auto" w:fill="FFFFFF"/>
          <w:rPrChange w:id="968" w:author="Menhorn Timo" w:date="2020-05-27T07:06:00Z">
            <w:rPr>
              <w:rFonts w:ascii="Arial" w:hAnsi="Arial" w:cs="Arial"/>
              <w:b/>
              <w:bCs/>
              <w:color w:val="202122"/>
              <w:sz w:val="23"/>
              <w:szCs w:val="23"/>
              <w:u w:val="single"/>
              <w:shd w:val="clear" w:color="auto" w:fill="FFFFFF"/>
            </w:rPr>
          </w:rPrChange>
        </w:rPr>
        <w:t>Node.js</w:t>
      </w:r>
    </w:p>
    <w:p w14:paraId="6CF63708" w14:textId="3DF89C0E" w:rsidR="00802F47" w:rsidRPr="005F1C32" w:rsidRDefault="00802F47" w:rsidP="000E559A">
      <w:pPr>
        <w:jc w:val="both"/>
        <w:rPr>
          <w:rFonts w:cstheme="minorHAnsi"/>
          <w:color w:val="202122"/>
          <w:shd w:val="clear" w:color="auto" w:fill="FFFFFF"/>
          <w:rPrChange w:id="969"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970" w:author="Menhorn Timo" w:date="2020-05-27T07:06:00Z">
            <w:rPr>
              <w:rFonts w:ascii="Arial" w:hAnsi="Arial" w:cs="Arial"/>
              <w:color w:val="202122"/>
              <w:sz w:val="23"/>
              <w:szCs w:val="23"/>
              <w:shd w:val="clear" w:color="auto" w:fill="FFFFFF"/>
            </w:rPr>
          </w:rPrChange>
        </w:rPr>
        <w:t>Node.js</w:t>
      </w:r>
      <w:r w:rsidR="008A26B3" w:rsidRPr="005F1C32">
        <w:rPr>
          <w:rFonts w:cstheme="minorHAnsi"/>
          <w:color w:val="202122"/>
          <w:shd w:val="clear" w:color="auto" w:fill="FFFFFF"/>
          <w:rPrChange w:id="971"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72" w:author="Menhorn Timo" w:date="2020-05-27T07:06:00Z">
            <w:rPr>
              <w:rFonts w:ascii="Arial" w:hAnsi="Arial" w:cs="Arial"/>
              <w:color w:val="202122"/>
              <w:sz w:val="23"/>
              <w:szCs w:val="23"/>
              <w:shd w:val="clear" w:color="auto" w:fill="FFFFFF"/>
            </w:rPr>
          </w:rPrChange>
        </w:rPr>
        <w:t>ist eine</w:t>
      </w:r>
      <w:r w:rsidR="000E559A" w:rsidRPr="005F1C32">
        <w:rPr>
          <w:rFonts w:cstheme="minorHAnsi"/>
          <w:color w:val="202122"/>
          <w:shd w:val="clear" w:color="auto" w:fill="FFFFFF"/>
          <w:rPrChange w:id="97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74" w:author="Menhorn Timo" w:date="2020-05-27T07:06:00Z">
            <w:rPr>
              <w:rFonts w:ascii="Arial" w:hAnsi="Arial" w:cs="Arial"/>
              <w:color w:val="202122"/>
              <w:sz w:val="23"/>
              <w:szCs w:val="23"/>
              <w:shd w:val="clear" w:color="auto" w:fill="FFFFFF"/>
            </w:rPr>
          </w:rPrChange>
        </w:rPr>
        <w:t>serverseitige</w:t>
      </w:r>
      <w:r w:rsidR="000E559A" w:rsidRPr="005F1C32">
        <w:rPr>
          <w:rFonts w:cstheme="minorHAnsi"/>
          <w:color w:val="202122"/>
          <w:shd w:val="clear" w:color="auto" w:fill="FFFFFF"/>
          <w:rPrChange w:id="975"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76" w:author="Menhorn Timo" w:date="2020-05-27T07:06:00Z">
            <w:rPr>
              <w:rFonts w:ascii="Arial" w:hAnsi="Arial" w:cs="Arial"/>
              <w:color w:val="202122"/>
              <w:sz w:val="23"/>
              <w:szCs w:val="23"/>
              <w:shd w:val="clear" w:color="auto" w:fill="FFFFFF"/>
            </w:rPr>
          </w:rPrChange>
        </w:rPr>
        <w:t>Plattform in der</w:t>
      </w:r>
      <w:r w:rsidR="008A26B3" w:rsidRPr="005F1C32">
        <w:rPr>
          <w:rFonts w:cstheme="minorHAnsi"/>
          <w:color w:val="202122"/>
          <w:shd w:val="clear" w:color="auto" w:fill="FFFFFF"/>
          <w:rPrChange w:id="977"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78" w:author="Menhorn Timo" w:date="2020-05-27T07:06:00Z">
            <w:rPr>
              <w:rFonts w:ascii="Arial" w:hAnsi="Arial" w:cs="Arial"/>
              <w:color w:val="202122"/>
              <w:sz w:val="23"/>
              <w:szCs w:val="23"/>
              <w:shd w:val="clear" w:color="auto" w:fill="FFFFFF"/>
            </w:rPr>
          </w:rPrChange>
        </w:rPr>
        <w:t>Softwareentwicklung</w:t>
      </w:r>
      <w:r w:rsidR="008A26B3" w:rsidRPr="005F1C32">
        <w:rPr>
          <w:rFonts w:cstheme="minorHAnsi"/>
          <w:color w:val="202122"/>
          <w:shd w:val="clear" w:color="auto" w:fill="FFFFFF"/>
          <w:rPrChange w:id="979"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980" w:author="Menhorn Timo" w:date="2020-05-27T07:06:00Z">
            <w:rPr>
              <w:rFonts w:ascii="Arial" w:hAnsi="Arial" w:cs="Arial"/>
              <w:color w:val="202122"/>
              <w:sz w:val="23"/>
              <w:szCs w:val="23"/>
              <w:shd w:val="clear" w:color="auto" w:fill="FFFFFF"/>
            </w:rPr>
          </w:rPrChange>
        </w:rPr>
        <w:t xml:space="preserve">zum Betrieb von Netzwerkanwendungen. </w:t>
      </w:r>
    </w:p>
    <w:p w14:paraId="44F0B083" w14:textId="049F0BB0" w:rsidR="00802F47" w:rsidRPr="005F1C32" w:rsidRDefault="00802F47" w:rsidP="002145EE">
      <w:pPr>
        <w:jc w:val="both"/>
        <w:rPr>
          <w:rFonts w:cstheme="minorHAnsi"/>
          <w:b/>
          <w:bCs/>
          <w:color w:val="202122"/>
          <w:u w:val="single"/>
          <w:shd w:val="clear" w:color="auto" w:fill="FFFFFF"/>
          <w:rPrChange w:id="981"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982" w:author="Menhorn Timo" w:date="2020-05-27T07:06:00Z">
            <w:rPr>
              <w:rFonts w:ascii="Arial" w:hAnsi="Arial" w:cs="Arial"/>
              <w:b/>
              <w:bCs/>
              <w:color w:val="202122"/>
              <w:sz w:val="23"/>
              <w:szCs w:val="23"/>
              <w:u w:val="single"/>
              <w:shd w:val="clear" w:color="auto" w:fill="FFFFFF"/>
            </w:rPr>
          </w:rPrChange>
        </w:rPr>
        <w:t>NPM</w:t>
      </w:r>
    </w:p>
    <w:p w14:paraId="1F038188" w14:textId="234EA891" w:rsidR="00CD587A" w:rsidRPr="005F1C32" w:rsidRDefault="008A26B3" w:rsidP="002145EE">
      <w:pPr>
        <w:jc w:val="both"/>
        <w:rPr>
          <w:rFonts w:cstheme="minorHAnsi"/>
          <w:color w:val="202122"/>
          <w:shd w:val="clear" w:color="auto" w:fill="FFFFFF"/>
          <w:rPrChange w:id="983"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984" w:author="Menhorn Timo" w:date="2020-05-27T07:06:00Z">
            <w:rPr>
              <w:rFonts w:ascii="Arial" w:hAnsi="Arial" w:cs="Arial"/>
              <w:color w:val="202122"/>
              <w:sz w:val="23"/>
              <w:szCs w:val="23"/>
              <w:shd w:val="clear" w:color="auto" w:fill="FFFFFF"/>
            </w:rPr>
          </w:rPrChange>
        </w:rPr>
        <w:t>N</w:t>
      </w:r>
      <w:r w:rsidR="00802F47" w:rsidRPr="005F1C32">
        <w:rPr>
          <w:rFonts w:cstheme="minorHAnsi"/>
          <w:color w:val="202122"/>
          <w:shd w:val="clear" w:color="auto" w:fill="FFFFFF"/>
          <w:rPrChange w:id="985" w:author="Menhorn Timo" w:date="2020-05-27T07:06:00Z">
            <w:rPr>
              <w:rFonts w:ascii="Arial" w:hAnsi="Arial" w:cs="Arial"/>
              <w:color w:val="202122"/>
              <w:sz w:val="23"/>
              <w:szCs w:val="23"/>
              <w:shd w:val="clear" w:color="auto" w:fill="FFFFFF"/>
            </w:rPr>
          </w:rPrChange>
        </w:rPr>
        <w:t>pm</w:t>
      </w:r>
      <w:r w:rsidRPr="005F1C32">
        <w:rPr>
          <w:rFonts w:cstheme="minorHAnsi"/>
          <w:color w:val="202122"/>
          <w:shd w:val="clear" w:color="auto" w:fill="FFFFFF"/>
          <w:rPrChange w:id="986" w:author="Menhorn Timo" w:date="2020-05-27T07:06:00Z">
            <w:rPr>
              <w:rFonts w:ascii="Arial" w:hAnsi="Arial" w:cs="Arial"/>
              <w:color w:val="202122"/>
              <w:sz w:val="23"/>
              <w:szCs w:val="23"/>
              <w:shd w:val="clear" w:color="auto" w:fill="FFFFFF"/>
            </w:rPr>
          </w:rPrChange>
        </w:rPr>
        <w:t xml:space="preserve"> </w:t>
      </w:r>
      <w:r w:rsidR="00802F47" w:rsidRPr="005F1C32">
        <w:rPr>
          <w:rFonts w:cstheme="minorHAnsi"/>
          <w:color w:val="202122"/>
          <w:shd w:val="clear" w:color="auto" w:fill="FFFFFF"/>
          <w:rPrChange w:id="987" w:author="Menhorn Timo" w:date="2020-05-27T07:06:00Z">
            <w:rPr>
              <w:rFonts w:ascii="Arial" w:hAnsi="Arial" w:cs="Arial"/>
              <w:color w:val="202122"/>
              <w:sz w:val="23"/>
              <w:szCs w:val="23"/>
              <w:shd w:val="clear" w:color="auto" w:fill="FFFFFF"/>
            </w:rPr>
          </w:rPrChange>
        </w:rPr>
        <w:t>(ehemals</w:t>
      </w:r>
      <w:r w:rsidRPr="005F1C32">
        <w:rPr>
          <w:rFonts w:cstheme="minorHAnsi"/>
          <w:color w:val="202122"/>
          <w:shd w:val="clear" w:color="auto" w:fill="FFFFFF"/>
          <w:rPrChange w:id="988" w:author="Menhorn Timo" w:date="2020-05-27T07:06:00Z">
            <w:rPr>
              <w:rFonts w:ascii="Arial" w:hAnsi="Arial" w:cs="Arial"/>
              <w:color w:val="202122"/>
              <w:sz w:val="23"/>
              <w:szCs w:val="23"/>
              <w:shd w:val="clear" w:color="auto" w:fill="FFFFFF"/>
            </w:rPr>
          </w:rPrChange>
        </w:rPr>
        <w:t xml:space="preserve"> </w:t>
      </w:r>
      <w:r w:rsidR="00802F47" w:rsidRPr="005F1C32">
        <w:rPr>
          <w:rFonts w:cstheme="minorHAnsi"/>
          <w:color w:val="202122"/>
          <w:shd w:val="clear" w:color="auto" w:fill="FFFFFF"/>
          <w:rPrChange w:id="989" w:author="Menhorn Timo" w:date="2020-05-27T07:06:00Z">
            <w:rPr>
              <w:rFonts w:ascii="Arial" w:hAnsi="Arial" w:cs="Arial"/>
              <w:color w:val="202122"/>
              <w:sz w:val="23"/>
              <w:szCs w:val="23"/>
              <w:shd w:val="clear" w:color="auto" w:fill="FFFFFF"/>
            </w:rPr>
          </w:rPrChange>
        </w:rPr>
        <w:t>Node Package Manager) ist ein</w:t>
      </w:r>
      <w:r w:rsidRPr="005F1C32">
        <w:rPr>
          <w:rFonts w:cstheme="minorHAnsi"/>
          <w:color w:val="202122"/>
          <w:shd w:val="clear" w:color="auto" w:fill="FFFFFF"/>
          <w:rPrChange w:id="990" w:author="Menhorn Timo" w:date="2020-05-27T07:06:00Z">
            <w:rPr>
              <w:rFonts w:ascii="Arial" w:hAnsi="Arial" w:cs="Arial"/>
              <w:color w:val="202122"/>
              <w:sz w:val="23"/>
              <w:szCs w:val="23"/>
              <w:shd w:val="clear" w:color="auto" w:fill="FFFFFF"/>
            </w:rPr>
          </w:rPrChange>
        </w:rPr>
        <w:t xml:space="preserve"> </w:t>
      </w:r>
      <w:r w:rsidR="00802F47" w:rsidRPr="005F1C32">
        <w:rPr>
          <w:rFonts w:cstheme="minorHAnsi"/>
          <w:color w:val="202122"/>
          <w:shd w:val="clear" w:color="auto" w:fill="FFFFFF"/>
          <w:rPrChange w:id="991" w:author="Menhorn Timo" w:date="2020-05-27T07:06:00Z">
            <w:rPr>
              <w:rFonts w:ascii="Arial" w:hAnsi="Arial" w:cs="Arial"/>
              <w:color w:val="202122"/>
              <w:sz w:val="23"/>
              <w:szCs w:val="23"/>
              <w:shd w:val="clear" w:color="auto" w:fill="FFFFFF"/>
            </w:rPr>
          </w:rPrChange>
        </w:rPr>
        <w:t>Paketmanager</w:t>
      </w:r>
      <w:r w:rsidRPr="005F1C32">
        <w:rPr>
          <w:rFonts w:cstheme="minorHAnsi"/>
          <w:color w:val="202122"/>
          <w:shd w:val="clear" w:color="auto" w:fill="FFFFFF"/>
          <w:rPrChange w:id="992" w:author="Menhorn Timo" w:date="2020-05-27T07:06:00Z">
            <w:rPr>
              <w:rFonts w:ascii="Arial" w:hAnsi="Arial" w:cs="Arial"/>
              <w:color w:val="202122"/>
              <w:sz w:val="23"/>
              <w:szCs w:val="23"/>
              <w:shd w:val="clear" w:color="auto" w:fill="FFFFFF"/>
            </w:rPr>
          </w:rPrChange>
        </w:rPr>
        <w:t xml:space="preserve"> </w:t>
      </w:r>
      <w:r w:rsidR="00802F47" w:rsidRPr="005F1C32">
        <w:rPr>
          <w:rFonts w:cstheme="minorHAnsi"/>
          <w:color w:val="202122"/>
          <w:shd w:val="clear" w:color="auto" w:fill="FFFFFF"/>
          <w:rPrChange w:id="993" w:author="Menhorn Timo" w:date="2020-05-27T07:06:00Z">
            <w:rPr>
              <w:rFonts w:ascii="Arial" w:hAnsi="Arial" w:cs="Arial"/>
              <w:color w:val="202122"/>
              <w:sz w:val="23"/>
              <w:szCs w:val="23"/>
              <w:shd w:val="clear" w:color="auto" w:fill="FFFFFF"/>
            </w:rPr>
          </w:rPrChange>
        </w:rPr>
        <w:t>für die</w:t>
      </w:r>
      <w:r w:rsidRPr="005F1C32">
        <w:rPr>
          <w:rFonts w:cstheme="minorHAnsi"/>
          <w:color w:val="202122"/>
          <w:shd w:val="clear" w:color="auto" w:fill="FFFFFF"/>
          <w:rPrChange w:id="994" w:author="Menhorn Timo" w:date="2020-05-27T07:06:00Z">
            <w:rPr>
              <w:rFonts w:ascii="Arial" w:hAnsi="Arial" w:cs="Arial"/>
              <w:color w:val="202122"/>
              <w:sz w:val="23"/>
              <w:szCs w:val="23"/>
              <w:shd w:val="clear" w:color="auto" w:fill="FFFFFF"/>
            </w:rPr>
          </w:rPrChange>
        </w:rPr>
        <w:t xml:space="preserve"> </w:t>
      </w:r>
      <w:r w:rsidR="00802F47" w:rsidRPr="005F1C32">
        <w:rPr>
          <w:rFonts w:cstheme="minorHAnsi"/>
          <w:color w:val="202122"/>
          <w:shd w:val="clear" w:color="auto" w:fill="FFFFFF"/>
          <w:rPrChange w:id="995" w:author="Menhorn Timo" w:date="2020-05-27T07:06:00Z">
            <w:rPr>
              <w:rFonts w:ascii="Arial" w:hAnsi="Arial" w:cs="Arial"/>
              <w:color w:val="202122"/>
              <w:sz w:val="23"/>
              <w:szCs w:val="23"/>
              <w:shd w:val="clear" w:color="auto" w:fill="FFFFFF"/>
            </w:rPr>
          </w:rPrChange>
        </w:rPr>
        <w:t>JavaScript-Laufzeitumgebung</w:t>
      </w:r>
      <w:r w:rsidRPr="005F1C32">
        <w:rPr>
          <w:rFonts w:cstheme="minorHAnsi"/>
          <w:color w:val="202122"/>
          <w:shd w:val="clear" w:color="auto" w:fill="FFFFFF"/>
          <w:rPrChange w:id="996" w:author="Menhorn Timo" w:date="2020-05-27T07:06:00Z">
            <w:rPr>
              <w:rFonts w:ascii="Arial" w:hAnsi="Arial" w:cs="Arial"/>
              <w:color w:val="202122"/>
              <w:sz w:val="23"/>
              <w:szCs w:val="23"/>
              <w:shd w:val="clear" w:color="auto" w:fill="FFFFFF"/>
            </w:rPr>
          </w:rPrChange>
        </w:rPr>
        <w:t xml:space="preserve"> </w:t>
      </w:r>
      <w:r w:rsidR="00802F47" w:rsidRPr="005F1C32">
        <w:rPr>
          <w:rFonts w:cstheme="minorHAnsi"/>
          <w:color w:val="202122"/>
          <w:shd w:val="clear" w:color="auto" w:fill="FFFFFF"/>
          <w:rPrChange w:id="997" w:author="Menhorn Timo" w:date="2020-05-27T07:06:00Z">
            <w:rPr>
              <w:rFonts w:ascii="Arial" w:hAnsi="Arial" w:cs="Arial"/>
              <w:color w:val="202122"/>
              <w:sz w:val="23"/>
              <w:szCs w:val="23"/>
              <w:shd w:val="clear" w:color="auto" w:fill="FFFFFF"/>
            </w:rPr>
          </w:rPrChange>
        </w:rPr>
        <w:t>Node.js.</w:t>
      </w:r>
    </w:p>
    <w:p w14:paraId="66B6E690" w14:textId="52764A0C" w:rsidR="00E4134B" w:rsidRPr="005F1C32" w:rsidRDefault="00E4134B" w:rsidP="002145EE">
      <w:pPr>
        <w:jc w:val="both"/>
        <w:rPr>
          <w:rFonts w:cstheme="minorHAnsi"/>
          <w:b/>
          <w:bCs/>
          <w:color w:val="202122"/>
          <w:u w:val="single"/>
          <w:shd w:val="clear" w:color="auto" w:fill="FFFFFF"/>
          <w:rPrChange w:id="998"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999" w:author="Menhorn Timo" w:date="2020-05-27T07:06:00Z">
            <w:rPr>
              <w:rFonts w:ascii="Arial" w:hAnsi="Arial" w:cs="Arial"/>
              <w:b/>
              <w:bCs/>
              <w:color w:val="202122"/>
              <w:sz w:val="23"/>
              <w:szCs w:val="23"/>
              <w:u w:val="single"/>
              <w:shd w:val="clear" w:color="auto" w:fill="FFFFFF"/>
            </w:rPr>
          </w:rPrChange>
        </w:rPr>
        <w:lastRenderedPageBreak/>
        <w:t>Open-Source-Software</w:t>
      </w:r>
    </w:p>
    <w:p w14:paraId="29C5CE7A" w14:textId="0A98EDDF" w:rsidR="00E4134B" w:rsidRPr="005F1C32" w:rsidRDefault="00E4134B" w:rsidP="002145EE">
      <w:pPr>
        <w:jc w:val="both"/>
        <w:rPr>
          <w:rFonts w:cstheme="minorHAnsi"/>
          <w:color w:val="202122"/>
          <w:shd w:val="clear" w:color="auto" w:fill="FFFFFF"/>
          <w:rPrChange w:id="1000"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001" w:author="Menhorn Timo" w:date="2020-05-27T07:06:00Z">
            <w:rPr>
              <w:rFonts w:ascii="Arial" w:hAnsi="Arial" w:cs="Arial"/>
              <w:color w:val="202122"/>
              <w:sz w:val="23"/>
              <w:szCs w:val="23"/>
              <w:shd w:val="clear" w:color="auto" w:fill="FFFFFF"/>
            </w:rPr>
          </w:rPrChange>
        </w:rPr>
        <w:t>Als</w:t>
      </w:r>
      <w:r w:rsidR="008A26B3" w:rsidRPr="005F1C32">
        <w:rPr>
          <w:rFonts w:cstheme="minorHAnsi"/>
          <w:color w:val="202122"/>
          <w:shd w:val="clear" w:color="auto" w:fill="FFFFFF"/>
          <w:rPrChange w:id="1002"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03" w:author="Menhorn Timo" w:date="2020-05-27T07:06:00Z">
            <w:rPr>
              <w:rFonts w:ascii="Arial" w:hAnsi="Arial" w:cs="Arial"/>
              <w:color w:val="202122"/>
              <w:sz w:val="23"/>
              <w:szCs w:val="23"/>
              <w:shd w:val="clear" w:color="auto" w:fill="FFFFFF"/>
            </w:rPr>
          </w:rPrChange>
        </w:rPr>
        <w:t>Open</w:t>
      </w:r>
      <w:r w:rsidR="000E559A" w:rsidRPr="005F1C32">
        <w:rPr>
          <w:rFonts w:cstheme="minorHAnsi"/>
          <w:color w:val="202122"/>
          <w:shd w:val="clear" w:color="auto" w:fill="FFFFFF"/>
          <w:rPrChange w:id="100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05" w:author="Menhorn Timo" w:date="2020-05-27T07:06:00Z">
            <w:rPr>
              <w:rFonts w:ascii="Arial" w:hAnsi="Arial" w:cs="Arial"/>
              <w:color w:val="202122"/>
              <w:sz w:val="23"/>
              <w:szCs w:val="23"/>
              <w:shd w:val="clear" w:color="auto" w:fill="FFFFFF"/>
            </w:rPr>
          </w:rPrChange>
        </w:rPr>
        <w:t>Source</w:t>
      </w:r>
      <w:r w:rsidR="008A26B3" w:rsidRPr="005F1C32">
        <w:rPr>
          <w:rFonts w:cstheme="minorHAnsi"/>
          <w:color w:val="202122"/>
          <w:shd w:val="clear" w:color="auto" w:fill="FFFFFF"/>
          <w:rPrChange w:id="100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07" w:author="Menhorn Timo" w:date="2020-05-27T07:06:00Z">
            <w:rPr>
              <w:rFonts w:ascii="Arial" w:hAnsi="Arial" w:cs="Arial"/>
              <w:color w:val="202122"/>
              <w:sz w:val="23"/>
              <w:szCs w:val="23"/>
              <w:shd w:val="clear" w:color="auto" w:fill="FFFFFF"/>
            </w:rPr>
          </w:rPrChange>
        </w:rPr>
        <w:t>wird</w:t>
      </w:r>
      <w:r w:rsidR="008A26B3" w:rsidRPr="005F1C32">
        <w:rPr>
          <w:rFonts w:cstheme="minorHAnsi"/>
          <w:color w:val="202122"/>
          <w:shd w:val="clear" w:color="auto" w:fill="FFFFFF"/>
          <w:rPrChange w:id="1008" w:author="Menhorn Timo" w:date="2020-05-27T07:06:00Z">
            <w:rPr>
              <w:rFonts w:ascii="Arial" w:hAnsi="Arial" w:cs="Arial"/>
              <w:color w:val="202122"/>
              <w:sz w:val="23"/>
              <w:szCs w:val="23"/>
              <w:shd w:val="clear" w:color="auto" w:fill="FFFFFF"/>
            </w:rPr>
          </w:rPrChange>
        </w:rPr>
        <w:t xml:space="preserve"> </w:t>
      </w:r>
      <w:r w:rsidR="00110E7F" w:rsidRPr="005F1C32">
        <w:rPr>
          <w:rFonts w:cstheme="minorHAnsi"/>
        </w:rPr>
        <w:fldChar w:fldCharType="begin"/>
      </w:r>
      <w:r w:rsidR="00110E7F" w:rsidRPr="005F1C32">
        <w:rPr>
          <w:rFonts w:cstheme="minorHAnsi"/>
          <w:rPrChange w:id="1009" w:author="Menhorn Timo" w:date="2020-05-27T07:06:00Z">
            <w:rPr/>
          </w:rPrChange>
        </w:rPr>
        <w:instrText xml:space="preserve"> HYPERLINK "https://de.wikipedia.org/wiki/Software" \o "Software" </w:instrText>
      </w:r>
      <w:r w:rsidR="00110E7F" w:rsidRPr="005F1C32">
        <w:rPr>
          <w:rFonts w:cstheme="minorHAnsi"/>
          <w:rPrChange w:id="1010" w:author="Menhorn Timo" w:date="2020-05-27T07:06:00Z">
            <w:rPr>
              <w:color w:val="202122"/>
              <w:sz w:val="23"/>
              <w:szCs w:val="23"/>
            </w:rPr>
          </w:rPrChange>
        </w:rPr>
        <w:fldChar w:fldCharType="separate"/>
      </w:r>
      <w:r w:rsidRPr="005F1C32">
        <w:rPr>
          <w:rFonts w:cstheme="minorHAnsi"/>
          <w:color w:val="202122"/>
          <w:rPrChange w:id="1011" w:author="Menhorn Timo" w:date="2020-05-27T07:06:00Z">
            <w:rPr>
              <w:color w:val="202122"/>
              <w:sz w:val="23"/>
              <w:szCs w:val="23"/>
            </w:rPr>
          </w:rPrChange>
        </w:rPr>
        <w:t>Software</w:t>
      </w:r>
      <w:r w:rsidR="00110E7F" w:rsidRPr="005F1C32">
        <w:rPr>
          <w:rFonts w:cstheme="minorHAnsi"/>
          <w:color w:val="202122"/>
          <w:rPrChange w:id="1012" w:author="Menhorn Timo" w:date="2020-05-27T07:06:00Z">
            <w:rPr>
              <w:color w:val="202122"/>
              <w:sz w:val="23"/>
              <w:szCs w:val="23"/>
            </w:rPr>
          </w:rPrChange>
        </w:rPr>
        <w:fldChar w:fldCharType="end"/>
      </w:r>
      <w:r w:rsidR="008A26B3" w:rsidRPr="005F1C32">
        <w:rPr>
          <w:rFonts w:cstheme="minorHAnsi"/>
          <w:color w:val="202122"/>
          <w:shd w:val="clear" w:color="auto" w:fill="FFFFFF"/>
          <w:rPrChange w:id="101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14" w:author="Menhorn Timo" w:date="2020-05-27T07:06:00Z">
            <w:rPr>
              <w:rFonts w:ascii="Arial" w:hAnsi="Arial" w:cs="Arial"/>
              <w:color w:val="202122"/>
              <w:sz w:val="23"/>
              <w:szCs w:val="23"/>
              <w:shd w:val="clear" w:color="auto" w:fill="FFFFFF"/>
            </w:rPr>
          </w:rPrChange>
        </w:rPr>
        <w:t>bezeichnet, deren</w:t>
      </w:r>
      <w:r w:rsidR="008A26B3" w:rsidRPr="005F1C32">
        <w:rPr>
          <w:rFonts w:cstheme="minorHAnsi"/>
          <w:color w:val="202122"/>
          <w:shd w:val="clear" w:color="auto" w:fill="FFFFFF"/>
          <w:rPrChange w:id="1015" w:author="Menhorn Timo" w:date="2020-05-27T07:06:00Z">
            <w:rPr>
              <w:rFonts w:ascii="Arial" w:hAnsi="Arial" w:cs="Arial"/>
              <w:color w:val="202122"/>
              <w:sz w:val="23"/>
              <w:szCs w:val="23"/>
              <w:shd w:val="clear" w:color="auto" w:fill="FFFFFF"/>
            </w:rPr>
          </w:rPrChange>
        </w:rPr>
        <w:t xml:space="preserve"> </w:t>
      </w:r>
      <w:r w:rsidR="00110E7F" w:rsidRPr="005F1C32">
        <w:rPr>
          <w:rFonts w:cstheme="minorHAnsi"/>
        </w:rPr>
        <w:fldChar w:fldCharType="begin"/>
      </w:r>
      <w:r w:rsidR="00110E7F" w:rsidRPr="005F1C32">
        <w:rPr>
          <w:rFonts w:cstheme="minorHAnsi"/>
          <w:rPrChange w:id="1016" w:author="Menhorn Timo" w:date="2020-05-27T07:06:00Z">
            <w:rPr/>
          </w:rPrChange>
        </w:rPr>
        <w:instrText xml:space="preserve"> HYPERLINK "https://de.wikipedia.org/wiki/Quelltext" \o "Quelltext" </w:instrText>
      </w:r>
      <w:r w:rsidR="00110E7F" w:rsidRPr="005F1C32">
        <w:rPr>
          <w:rFonts w:cstheme="minorHAnsi"/>
          <w:rPrChange w:id="1017" w:author="Menhorn Timo" w:date="2020-05-27T07:06:00Z">
            <w:rPr>
              <w:color w:val="202122"/>
              <w:sz w:val="23"/>
              <w:szCs w:val="23"/>
            </w:rPr>
          </w:rPrChange>
        </w:rPr>
        <w:fldChar w:fldCharType="separate"/>
      </w:r>
      <w:r w:rsidRPr="005F1C32">
        <w:rPr>
          <w:rFonts w:cstheme="minorHAnsi"/>
          <w:color w:val="202122"/>
          <w:rPrChange w:id="1018" w:author="Menhorn Timo" w:date="2020-05-27T07:06:00Z">
            <w:rPr>
              <w:color w:val="202122"/>
              <w:sz w:val="23"/>
              <w:szCs w:val="23"/>
            </w:rPr>
          </w:rPrChange>
        </w:rPr>
        <w:t>Quelltext</w:t>
      </w:r>
      <w:r w:rsidR="00110E7F" w:rsidRPr="005F1C32">
        <w:rPr>
          <w:rFonts w:cstheme="minorHAnsi"/>
          <w:color w:val="202122"/>
          <w:rPrChange w:id="1019" w:author="Menhorn Timo" w:date="2020-05-27T07:06:00Z">
            <w:rPr>
              <w:color w:val="202122"/>
              <w:sz w:val="23"/>
              <w:szCs w:val="23"/>
            </w:rPr>
          </w:rPrChange>
        </w:rPr>
        <w:fldChar w:fldCharType="end"/>
      </w:r>
      <w:r w:rsidR="008A26B3" w:rsidRPr="005F1C32">
        <w:rPr>
          <w:rFonts w:cstheme="minorHAnsi"/>
          <w:color w:val="202122"/>
          <w:shd w:val="clear" w:color="auto" w:fill="FFFFFF"/>
          <w:rPrChange w:id="1020"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21" w:author="Menhorn Timo" w:date="2020-05-27T07:06:00Z">
            <w:rPr>
              <w:rFonts w:ascii="Arial" w:hAnsi="Arial" w:cs="Arial"/>
              <w:color w:val="202122"/>
              <w:sz w:val="23"/>
              <w:szCs w:val="23"/>
              <w:shd w:val="clear" w:color="auto" w:fill="FFFFFF"/>
            </w:rPr>
          </w:rPrChange>
        </w:rPr>
        <w:t>öffentlich und von Dritten eingesehen, geändert und genutzt werden kann.</w:t>
      </w:r>
    </w:p>
    <w:p w14:paraId="348796E1" w14:textId="58F225A8" w:rsidR="00E4134B" w:rsidRPr="005F1C32" w:rsidRDefault="00E4134B" w:rsidP="002145EE">
      <w:pPr>
        <w:jc w:val="both"/>
        <w:rPr>
          <w:rFonts w:cstheme="minorHAnsi"/>
          <w:b/>
          <w:bCs/>
          <w:color w:val="202122"/>
          <w:u w:val="single"/>
          <w:shd w:val="clear" w:color="auto" w:fill="FFFFFF"/>
          <w:rPrChange w:id="1022"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023" w:author="Menhorn Timo" w:date="2020-05-27T07:06:00Z">
            <w:rPr>
              <w:rFonts w:ascii="Arial" w:hAnsi="Arial" w:cs="Arial"/>
              <w:b/>
              <w:bCs/>
              <w:color w:val="202122"/>
              <w:sz w:val="23"/>
              <w:szCs w:val="23"/>
              <w:u w:val="single"/>
              <w:shd w:val="clear" w:color="auto" w:fill="FFFFFF"/>
            </w:rPr>
          </w:rPrChange>
        </w:rPr>
        <w:t>PDF</w:t>
      </w:r>
    </w:p>
    <w:p w14:paraId="5C9B7DCA" w14:textId="109F7704" w:rsidR="00E4134B" w:rsidRPr="005F1C32" w:rsidRDefault="00E4134B" w:rsidP="002145EE">
      <w:pPr>
        <w:jc w:val="both"/>
        <w:rPr>
          <w:rFonts w:cstheme="minorHAnsi"/>
          <w:color w:val="202122"/>
          <w:shd w:val="clear" w:color="auto" w:fill="FFFFFF"/>
          <w:rPrChange w:id="1024"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025" w:author="Menhorn Timo" w:date="2020-05-27T07:06:00Z">
            <w:rPr>
              <w:rFonts w:ascii="Arial" w:hAnsi="Arial" w:cs="Arial"/>
              <w:color w:val="202122"/>
              <w:sz w:val="23"/>
              <w:szCs w:val="23"/>
              <w:shd w:val="clear" w:color="auto" w:fill="FFFFFF"/>
            </w:rPr>
          </w:rPrChange>
        </w:rPr>
        <w:t>Das</w:t>
      </w:r>
      <w:r w:rsidR="008A26B3" w:rsidRPr="005F1C32">
        <w:rPr>
          <w:rFonts w:cstheme="minorHAnsi"/>
          <w:color w:val="202122"/>
          <w:shd w:val="clear" w:color="auto" w:fill="FFFFFF"/>
          <w:rPrChange w:id="102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27" w:author="Menhorn Timo" w:date="2020-05-27T07:06:00Z">
            <w:rPr>
              <w:rFonts w:ascii="Arial" w:hAnsi="Arial" w:cs="Arial"/>
              <w:color w:val="202122"/>
              <w:sz w:val="23"/>
              <w:szCs w:val="23"/>
              <w:shd w:val="clear" w:color="auto" w:fill="FFFFFF"/>
            </w:rPr>
          </w:rPrChange>
        </w:rPr>
        <w:t>Portable Document Format ist ein</w:t>
      </w:r>
      <w:r w:rsidR="008A26B3" w:rsidRPr="005F1C32">
        <w:rPr>
          <w:rFonts w:cstheme="minorHAnsi"/>
          <w:color w:val="202122"/>
          <w:shd w:val="clear" w:color="auto" w:fill="FFFFFF"/>
          <w:rPrChange w:id="102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29" w:author="Menhorn Timo" w:date="2020-05-27T07:06:00Z">
            <w:rPr>
              <w:rFonts w:ascii="Arial" w:hAnsi="Arial" w:cs="Arial"/>
              <w:color w:val="202122"/>
              <w:sz w:val="23"/>
              <w:szCs w:val="23"/>
              <w:shd w:val="clear" w:color="auto" w:fill="FFFFFF"/>
            </w:rPr>
          </w:rPrChange>
        </w:rPr>
        <w:t>plattformunabhängiges</w:t>
      </w:r>
      <w:r w:rsidR="008A26B3" w:rsidRPr="005F1C32">
        <w:rPr>
          <w:rFonts w:cstheme="minorHAnsi"/>
          <w:color w:val="202122"/>
          <w:shd w:val="clear" w:color="auto" w:fill="FFFFFF"/>
          <w:rPrChange w:id="1030"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31" w:author="Menhorn Timo" w:date="2020-05-27T07:06:00Z">
            <w:rPr>
              <w:rFonts w:ascii="Arial" w:hAnsi="Arial" w:cs="Arial"/>
              <w:color w:val="202122"/>
              <w:sz w:val="23"/>
              <w:szCs w:val="23"/>
              <w:shd w:val="clear" w:color="auto" w:fill="FFFFFF"/>
            </w:rPr>
          </w:rPrChange>
        </w:rPr>
        <w:t>Dateiformat, das 1993 vom Unternehmen</w:t>
      </w:r>
      <w:r w:rsidR="008A26B3" w:rsidRPr="005F1C32">
        <w:rPr>
          <w:rFonts w:cstheme="minorHAnsi"/>
          <w:color w:val="202122"/>
          <w:shd w:val="clear" w:color="auto" w:fill="FFFFFF"/>
          <w:rPrChange w:id="1032"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33" w:author="Menhorn Timo" w:date="2020-05-27T07:06:00Z">
            <w:rPr>
              <w:rFonts w:ascii="Arial" w:hAnsi="Arial" w:cs="Arial"/>
              <w:color w:val="202122"/>
              <w:sz w:val="23"/>
              <w:szCs w:val="23"/>
              <w:shd w:val="clear" w:color="auto" w:fill="FFFFFF"/>
            </w:rPr>
          </w:rPrChange>
        </w:rPr>
        <w:t>Adobe Inc.</w:t>
      </w:r>
      <w:r w:rsidR="008A26B3" w:rsidRPr="005F1C32">
        <w:rPr>
          <w:rFonts w:cstheme="minorHAnsi"/>
          <w:color w:val="202122"/>
          <w:shd w:val="clear" w:color="auto" w:fill="FFFFFF"/>
          <w:rPrChange w:id="103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35" w:author="Menhorn Timo" w:date="2020-05-27T07:06:00Z">
            <w:rPr>
              <w:rFonts w:ascii="Arial" w:hAnsi="Arial" w:cs="Arial"/>
              <w:color w:val="202122"/>
              <w:sz w:val="23"/>
              <w:szCs w:val="23"/>
              <w:shd w:val="clear" w:color="auto" w:fill="FFFFFF"/>
            </w:rPr>
          </w:rPrChange>
        </w:rPr>
        <w:t>entwickelt und veröffentlicht wurde und aktuell von der</w:t>
      </w:r>
      <w:r w:rsidR="008A26B3" w:rsidRPr="005F1C32">
        <w:rPr>
          <w:rFonts w:cstheme="minorHAnsi"/>
          <w:color w:val="202122"/>
          <w:shd w:val="clear" w:color="auto" w:fill="FFFFFF"/>
          <w:rPrChange w:id="103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37" w:author="Menhorn Timo" w:date="2020-05-27T07:06:00Z">
            <w:rPr>
              <w:rFonts w:ascii="Arial" w:hAnsi="Arial" w:cs="Arial"/>
              <w:color w:val="202122"/>
              <w:sz w:val="23"/>
              <w:szCs w:val="23"/>
              <w:shd w:val="clear" w:color="auto" w:fill="FFFFFF"/>
            </w:rPr>
          </w:rPrChange>
        </w:rPr>
        <w:t>PDF Association</w:t>
      </w:r>
      <w:r w:rsidR="008A26B3" w:rsidRPr="005F1C32">
        <w:rPr>
          <w:rFonts w:cstheme="minorHAnsi"/>
          <w:color w:val="202122"/>
          <w:shd w:val="clear" w:color="auto" w:fill="FFFFFF"/>
          <w:rPrChange w:id="103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39" w:author="Menhorn Timo" w:date="2020-05-27T07:06:00Z">
            <w:rPr>
              <w:rFonts w:ascii="Arial" w:hAnsi="Arial" w:cs="Arial"/>
              <w:color w:val="202122"/>
              <w:sz w:val="23"/>
              <w:szCs w:val="23"/>
              <w:shd w:val="clear" w:color="auto" w:fill="FFFFFF"/>
            </w:rPr>
          </w:rPrChange>
        </w:rPr>
        <w:t>weiterentwickelt wird.</w:t>
      </w:r>
    </w:p>
    <w:p w14:paraId="50A5A05B" w14:textId="454B9901" w:rsidR="00591926" w:rsidRPr="00687C15" w:rsidRDefault="00687C15" w:rsidP="002145EE">
      <w:pPr>
        <w:jc w:val="both"/>
        <w:rPr>
          <w:ins w:id="1040" w:author="Menhorn Timo" w:date="2020-05-28T10:22:00Z"/>
          <w:rStyle w:val="Hyperlink"/>
          <w:rFonts w:cstheme="minorHAnsi"/>
          <w:i/>
          <w:iCs/>
          <w:sz w:val="18"/>
          <w:szCs w:val="18"/>
        </w:rPr>
      </w:pPr>
      <w:ins w:id="1041" w:author="Menhorn Timo" w:date="2020-05-28T10:22:00Z">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r>
        <w:r>
          <w:rPr>
            <w:rFonts w:cstheme="minorHAnsi"/>
            <w:i/>
            <w:iCs/>
            <w:sz w:val="18"/>
            <w:szCs w:val="18"/>
          </w:rPr>
          <w:fldChar w:fldCharType="separate"/>
        </w:r>
        <w:r w:rsidR="00591926" w:rsidRPr="00687C15">
          <w:rPr>
            <w:rStyle w:val="Hyperlink"/>
            <w:rFonts w:cstheme="minorHAnsi"/>
            <w:i/>
            <w:iCs/>
            <w:sz w:val="18"/>
            <w:szCs w:val="18"/>
            <w:rPrChange w:id="1042" w:author="Menhorn Timo" w:date="2020-05-28T10:22:00Z">
              <w:rPr>
                <w:rStyle w:val="Hyperlink"/>
                <w:i/>
                <w:iCs/>
                <w:sz w:val="18"/>
                <w:szCs w:val="18"/>
              </w:rPr>
            </w:rPrChange>
          </w:rPr>
          <w:t>Vgl. WQ21</w:t>
        </w:r>
      </w:ins>
    </w:p>
    <w:p w14:paraId="5EBCE186" w14:textId="1C22F802" w:rsidR="00E4134B" w:rsidRPr="005F1C32" w:rsidRDefault="00687C15" w:rsidP="002145EE">
      <w:pPr>
        <w:jc w:val="both"/>
        <w:rPr>
          <w:rFonts w:cstheme="minorHAnsi"/>
          <w:b/>
          <w:bCs/>
          <w:color w:val="202122"/>
          <w:u w:val="single"/>
          <w:shd w:val="clear" w:color="auto" w:fill="FFFFFF"/>
          <w:rPrChange w:id="1043" w:author="Menhorn Timo" w:date="2020-05-27T07:06:00Z">
            <w:rPr>
              <w:rFonts w:ascii="Arial" w:hAnsi="Arial" w:cs="Arial"/>
              <w:b/>
              <w:bCs/>
              <w:color w:val="202122"/>
              <w:sz w:val="23"/>
              <w:szCs w:val="23"/>
              <w:u w:val="single"/>
              <w:shd w:val="clear" w:color="auto" w:fill="FFFFFF"/>
            </w:rPr>
          </w:rPrChange>
        </w:rPr>
      </w:pPr>
      <w:ins w:id="1044" w:author="Menhorn Timo" w:date="2020-05-28T10:22:00Z">
        <w:r>
          <w:rPr>
            <w:rFonts w:cstheme="minorHAnsi"/>
            <w:i/>
            <w:iCs/>
            <w:sz w:val="18"/>
            <w:szCs w:val="18"/>
          </w:rPr>
          <w:fldChar w:fldCharType="end"/>
        </w:r>
      </w:ins>
      <w:r w:rsidR="00E4134B" w:rsidRPr="005F1C32">
        <w:rPr>
          <w:rFonts w:cstheme="minorHAnsi"/>
          <w:b/>
          <w:bCs/>
          <w:color w:val="202122"/>
          <w:u w:val="single"/>
          <w:shd w:val="clear" w:color="auto" w:fill="FFFFFF"/>
          <w:rPrChange w:id="1045" w:author="Menhorn Timo" w:date="2020-05-27T07:06:00Z">
            <w:rPr>
              <w:rFonts w:ascii="Arial" w:hAnsi="Arial" w:cs="Arial"/>
              <w:b/>
              <w:bCs/>
              <w:color w:val="202122"/>
              <w:sz w:val="23"/>
              <w:szCs w:val="23"/>
              <w:u w:val="single"/>
              <w:shd w:val="clear" w:color="auto" w:fill="FFFFFF"/>
            </w:rPr>
          </w:rPrChange>
        </w:rPr>
        <w:t>PostgreSQL</w:t>
      </w:r>
    </w:p>
    <w:p w14:paraId="7B5D507D" w14:textId="4214F33B" w:rsidR="00E4134B" w:rsidRPr="005F1C32" w:rsidRDefault="00E4134B" w:rsidP="002145EE">
      <w:pPr>
        <w:jc w:val="both"/>
        <w:rPr>
          <w:rFonts w:cstheme="minorHAnsi"/>
          <w:color w:val="202122"/>
          <w:shd w:val="clear" w:color="auto" w:fill="FFFFFF"/>
          <w:rPrChange w:id="1046"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047" w:author="Menhorn Timo" w:date="2020-05-27T07:06:00Z">
            <w:rPr>
              <w:rFonts w:ascii="Arial" w:hAnsi="Arial" w:cs="Arial"/>
              <w:color w:val="202122"/>
              <w:sz w:val="23"/>
              <w:szCs w:val="23"/>
              <w:shd w:val="clear" w:color="auto" w:fill="FFFFFF"/>
            </w:rPr>
          </w:rPrChange>
        </w:rPr>
        <w:t>PostgreSQL</w:t>
      </w:r>
      <w:del w:id="1048" w:author="Brinkmann Jan" w:date="2020-05-25T22:15:00Z">
        <w:r w:rsidRPr="005F1C32" w:rsidDel="002F4B59">
          <w:rPr>
            <w:rFonts w:cstheme="minorHAnsi"/>
            <w:color w:val="202122"/>
            <w:shd w:val="clear" w:color="auto" w:fill="FFFFFF"/>
            <w:rPrChange w:id="1049" w:author="Menhorn Timo" w:date="2020-05-27T07:06:00Z">
              <w:rPr>
                <w:rFonts w:ascii="Arial" w:hAnsi="Arial" w:cs="Arial"/>
                <w:color w:val="202122"/>
                <w:sz w:val="23"/>
                <w:szCs w:val="23"/>
                <w:shd w:val="clear" w:color="auto" w:fill="FFFFFF"/>
              </w:rPr>
            </w:rPrChange>
          </w:rPr>
          <w:delText>,</w:delText>
        </w:r>
      </w:del>
      <w:r w:rsidRPr="005F1C32">
        <w:rPr>
          <w:rFonts w:cstheme="minorHAnsi"/>
          <w:color w:val="202122"/>
          <w:shd w:val="clear" w:color="auto" w:fill="FFFFFF"/>
          <w:rPrChange w:id="1050" w:author="Menhorn Timo" w:date="2020-05-27T07:06:00Z">
            <w:rPr>
              <w:rFonts w:ascii="Arial" w:hAnsi="Arial" w:cs="Arial"/>
              <w:color w:val="202122"/>
              <w:sz w:val="23"/>
              <w:szCs w:val="23"/>
              <w:shd w:val="clear" w:color="auto" w:fill="FFFFFF"/>
            </w:rPr>
          </w:rPrChange>
        </w:rPr>
        <w:t xml:space="preserve"> ist ein</w:t>
      </w:r>
      <w:r w:rsidR="008A26B3" w:rsidRPr="005F1C32">
        <w:rPr>
          <w:rFonts w:cstheme="minorHAnsi"/>
          <w:color w:val="202122"/>
          <w:shd w:val="clear" w:color="auto" w:fill="FFFFFF"/>
          <w:rPrChange w:id="1051"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52" w:author="Menhorn Timo" w:date="2020-05-27T07:06:00Z">
            <w:rPr>
              <w:rFonts w:ascii="Arial" w:hAnsi="Arial" w:cs="Arial"/>
              <w:color w:val="202122"/>
              <w:sz w:val="23"/>
              <w:szCs w:val="23"/>
              <w:shd w:val="clear" w:color="auto" w:fill="FFFFFF"/>
            </w:rPr>
          </w:rPrChange>
        </w:rPr>
        <w:t>freies,</w:t>
      </w:r>
      <w:r w:rsidR="008A26B3" w:rsidRPr="005F1C32">
        <w:rPr>
          <w:rFonts w:cstheme="minorHAnsi"/>
          <w:color w:val="202122"/>
          <w:shd w:val="clear" w:color="auto" w:fill="FFFFFF"/>
          <w:rPrChange w:id="105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54" w:author="Menhorn Timo" w:date="2020-05-27T07:06:00Z">
            <w:rPr>
              <w:rFonts w:ascii="Arial" w:hAnsi="Arial" w:cs="Arial"/>
              <w:color w:val="202122"/>
              <w:sz w:val="23"/>
              <w:szCs w:val="23"/>
              <w:shd w:val="clear" w:color="auto" w:fill="FFFFFF"/>
            </w:rPr>
          </w:rPrChange>
        </w:rPr>
        <w:t>objektrelationales Datenbankmanagementsystem</w:t>
      </w:r>
      <w:r w:rsidR="007C45A9" w:rsidRPr="005F1C32">
        <w:rPr>
          <w:rFonts w:cstheme="minorHAnsi"/>
          <w:color w:val="202122"/>
          <w:shd w:val="clear" w:color="auto" w:fill="FFFFFF"/>
          <w:rPrChange w:id="1055" w:author="Menhorn Timo" w:date="2020-05-27T07:06:00Z">
            <w:rPr>
              <w:rFonts w:ascii="Arial" w:hAnsi="Arial" w:cs="Arial"/>
              <w:color w:val="202122"/>
              <w:sz w:val="23"/>
              <w:szCs w:val="23"/>
              <w:shd w:val="clear" w:color="auto" w:fill="FFFFFF"/>
            </w:rPr>
          </w:rPrChange>
        </w:rPr>
        <w:t>.</w:t>
      </w:r>
    </w:p>
    <w:p w14:paraId="3128C5CA" w14:textId="1991A284" w:rsidR="00E4134B" w:rsidRPr="005F1C32" w:rsidRDefault="00E4134B" w:rsidP="002145EE">
      <w:pPr>
        <w:jc w:val="both"/>
        <w:rPr>
          <w:rFonts w:cstheme="minorHAnsi"/>
          <w:b/>
          <w:bCs/>
          <w:color w:val="202122"/>
          <w:u w:val="single"/>
          <w:shd w:val="clear" w:color="auto" w:fill="FFFFFF"/>
          <w:rPrChange w:id="1056"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057" w:author="Menhorn Timo" w:date="2020-05-27T07:06:00Z">
            <w:rPr>
              <w:rFonts w:ascii="Arial" w:hAnsi="Arial" w:cs="Arial"/>
              <w:b/>
              <w:bCs/>
              <w:color w:val="202122"/>
              <w:sz w:val="23"/>
              <w:szCs w:val="23"/>
              <w:u w:val="single"/>
              <w:shd w:val="clear" w:color="auto" w:fill="FFFFFF"/>
            </w:rPr>
          </w:rPrChange>
        </w:rPr>
        <w:t>Rendern</w:t>
      </w:r>
    </w:p>
    <w:p w14:paraId="435D608A" w14:textId="230E525A" w:rsidR="00E4134B" w:rsidRPr="005F1C32" w:rsidRDefault="00E4134B" w:rsidP="002145EE">
      <w:pPr>
        <w:jc w:val="both"/>
        <w:rPr>
          <w:rFonts w:cstheme="minorHAnsi"/>
          <w:color w:val="202122"/>
          <w:shd w:val="clear" w:color="auto" w:fill="FFFFFF"/>
          <w:rPrChange w:id="1058"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059" w:author="Menhorn Timo" w:date="2020-05-27T07:06:00Z">
            <w:rPr>
              <w:rFonts w:ascii="Arial" w:hAnsi="Arial" w:cs="Arial"/>
              <w:color w:val="202122"/>
              <w:sz w:val="23"/>
              <w:szCs w:val="23"/>
              <w:shd w:val="clear" w:color="auto" w:fill="FFFFFF"/>
            </w:rPr>
          </w:rPrChange>
        </w:rPr>
        <w:t>Software-Rendering</w:t>
      </w:r>
      <w:r w:rsidR="008A26B3" w:rsidRPr="005F1C32">
        <w:rPr>
          <w:rFonts w:cstheme="minorHAnsi"/>
          <w:color w:val="202122"/>
          <w:shd w:val="clear" w:color="auto" w:fill="FFFFFF"/>
          <w:rPrChange w:id="1060"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61" w:author="Menhorn Timo" w:date="2020-05-27T07:06:00Z">
            <w:rPr>
              <w:rFonts w:ascii="Arial" w:hAnsi="Arial" w:cs="Arial"/>
              <w:color w:val="202122"/>
              <w:sz w:val="23"/>
              <w:szCs w:val="23"/>
              <w:shd w:val="clear" w:color="auto" w:fill="FFFFFF"/>
            </w:rPr>
          </w:rPrChange>
        </w:rPr>
        <w:t>bezeichnet</w:t>
      </w:r>
      <w:r w:rsidR="008A26B3" w:rsidRPr="005F1C32">
        <w:rPr>
          <w:rFonts w:cstheme="minorHAnsi"/>
          <w:color w:val="202122"/>
          <w:shd w:val="clear" w:color="auto" w:fill="FFFFFF"/>
          <w:rPrChange w:id="1062"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63" w:author="Menhorn Timo" w:date="2020-05-27T07:06:00Z">
            <w:rPr>
              <w:rFonts w:ascii="Arial" w:hAnsi="Arial" w:cs="Arial"/>
              <w:color w:val="202122"/>
              <w:sz w:val="23"/>
              <w:szCs w:val="23"/>
              <w:shd w:val="clear" w:color="auto" w:fill="FFFFFF"/>
            </w:rPr>
          </w:rPrChange>
        </w:rPr>
        <w:t>Bildsynthese</w:t>
      </w:r>
      <w:r w:rsidR="008A26B3" w:rsidRPr="005F1C32">
        <w:rPr>
          <w:rFonts w:cstheme="minorHAnsi"/>
          <w:color w:val="202122"/>
          <w:shd w:val="clear" w:color="auto" w:fill="FFFFFF"/>
          <w:rPrChange w:id="106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65" w:author="Menhorn Timo" w:date="2020-05-27T07:06:00Z">
            <w:rPr>
              <w:rFonts w:ascii="Arial" w:hAnsi="Arial" w:cs="Arial"/>
              <w:color w:val="202122"/>
              <w:sz w:val="23"/>
              <w:szCs w:val="23"/>
              <w:shd w:val="clear" w:color="auto" w:fill="FFFFFF"/>
            </w:rPr>
          </w:rPrChange>
        </w:rPr>
        <w:t>ohne spezialisierte Hardware, d.</w:t>
      </w:r>
      <w:r w:rsidR="008A26B3" w:rsidRPr="005F1C32">
        <w:rPr>
          <w:rFonts w:cstheme="minorHAnsi"/>
          <w:color w:val="202122"/>
          <w:shd w:val="clear" w:color="auto" w:fill="FFFFFF"/>
          <w:rPrChange w:id="106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67" w:author="Menhorn Timo" w:date="2020-05-27T07:06:00Z">
            <w:rPr>
              <w:rFonts w:ascii="Arial" w:hAnsi="Arial" w:cs="Arial"/>
              <w:color w:val="202122"/>
              <w:sz w:val="23"/>
              <w:szCs w:val="23"/>
              <w:shd w:val="clear" w:color="auto" w:fill="FFFFFF"/>
            </w:rPr>
          </w:rPrChange>
        </w:rPr>
        <w:t>h. nur durch die</w:t>
      </w:r>
      <w:r w:rsidR="008A26B3" w:rsidRPr="005F1C32">
        <w:rPr>
          <w:rFonts w:cstheme="minorHAnsi"/>
          <w:color w:val="202122"/>
          <w:shd w:val="clear" w:color="auto" w:fill="FFFFFF"/>
          <w:rPrChange w:id="106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69" w:author="Menhorn Timo" w:date="2020-05-27T07:06:00Z">
            <w:rPr>
              <w:rFonts w:ascii="Arial" w:hAnsi="Arial" w:cs="Arial"/>
              <w:color w:val="202122"/>
              <w:sz w:val="23"/>
              <w:szCs w:val="23"/>
              <w:shd w:val="clear" w:color="auto" w:fill="FFFFFF"/>
            </w:rPr>
          </w:rPrChange>
        </w:rPr>
        <w:t>CPU</w:t>
      </w:r>
      <w:r w:rsidR="008A26B3" w:rsidRPr="005F1C32">
        <w:rPr>
          <w:rFonts w:cstheme="minorHAnsi"/>
          <w:color w:val="202122"/>
          <w:shd w:val="clear" w:color="auto" w:fill="FFFFFF"/>
          <w:rPrChange w:id="1070"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71" w:author="Menhorn Timo" w:date="2020-05-27T07:06:00Z">
            <w:rPr>
              <w:rFonts w:ascii="Arial" w:hAnsi="Arial" w:cs="Arial"/>
              <w:color w:val="202122"/>
              <w:sz w:val="23"/>
              <w:szCs w:val="23"/>
              <w:shd w:val="clear" w:color="auto" w:fill="FFFFFF"/>
            </w:rPr>
          </w:rPrChange>
        </w:rPr>
        <w:t>ohne Unterstützung durch eine</w:t>
      </w:r>
      <w:r w:rsidR="008A26B3" w:rsidRPr="005F1C32">
        <w:rPr>
          <w:rFonts w:cstheme="minorHAnsi"/>
          <w:color w:val="202122"/>
          <w:shd w:val="clear" w:color="auto" w:fill="FFFFFF"/>
          <w:rPrChange w:id="1072"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73" w:author="Menhorn Timo" w:date="2020-05-27T07:06:00Z">
            <w:rPr>
              <w:rFonts w:ascii="Arial" w:hAnsi="Arial" w:cs="Arial"/>
              <w:color w:val="202122"/>
              <w:sz w:val="23"/>
              <w:szCs w:val="23"/>
              <w:shd w:val="clear" w:color="auto" w:fill="FFFFFF"/>
            </w:rPr>
          </w:rPrChange>
        </w:rPr>
        <w:t>Grafikkarte</w:t>
      </w:r>
      <w:r w:rsidR="008A26B3" w:rsidRPr="005F1C32">
        <w:rPr>
          <w:rFonts w:cstheme="minorHAnsi"/>
          <w:color w:val="202122"/>
          <w:shd w:val="clear" w:color="auto" w:fill="FFFFFF"/>
          <w:rPrChange w:id="107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75" w:author="Menhorn Timo" w:date="2020-05-27T07:06:00Z">
            <w:rPr>
              <w:rFonts w:ascii="Arial" w:hAnsi="Arial" w:cs="Arial"/>
              <w:color w:val="202122"/>
              <w:sz w:val="23"/>
              <w:szCs w:val="23"/>
              <w:shd w:val="clear" w:color="auto" w:fill="FFFFFF"/>
            </w:rPr>
          </w:rPrChange>
        </w:rPr>
        <w:t>oder Vergleichbares.</w:t>
      </w:r>
      <w:r w:rsidR="008A26B3" w:rsidRPr="005F1C32">
        <w:rPr>
          <w:rFonts w:cstheme="minorHAnsi"/>
          <w:color w:val="202122"/>
          <w:shd w:val="clear" w:color="auto" w:fill="FFFFFF"/>
          <w:rPrChange w:id="107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077" w:author="Menhorn Timo" w:date="2020-05-27T07:06:00Z">
            <w:rPr>
              <w:rFonts w:ascii="Arial" w:hAnsi="Arial" w:cs="Arial"/>
              <w:color w:val="202122"/>
              <w:sz w:val="23"/>
              <w:szCs w:val="23"/>
              <w:shd w:val="clear" w:color="auto" w:fill="FFFFFF"/>
            </w:rPr>
          </w:rPrChange>
        </w:rPr>
        <w:t>Die Grafikkarte leitet dabei unbeteiligt die von der CPU berechneten Daten an den Monitor weiter.</w:t>
      </w:r>
    </w:p>
    <w:p w14:paraId="777A0A0E" w14:textId="395A58FF" w:rsidR="00A3731E" w:rsidRPr="00687C15" w:rsidRDefault="00687C15" w:rsidP="002145EE">
      <w:pPr>
        <w:jc w:val="both"/>
        <w:rPr>
          <w:ins w:id="1078" w:author="Menhorn Timo" w:date="2020-05-28T10:22:00Z"/>
          <w:rStyle w:val="Hyperlink"/>
          <w:rFonts w:cstheme="minorHAnsi"/>
          <w:i/>
          <w:iCs/>
          <w:sz w:val="18"/>
          <w:szCs w:val="18"/>
        </w:rPr>
      </w:pPr>
      <w:ins w:id="1079" w:author="Menhorn Timo" w:date="2020-05-28T10:22:00Z">
        <w:r>
          <w:rPr>
            <w:rStyle w:val="Hyperlink"/>
            <w:rFonts w:cstheme="minorHAnsi"/>
            <w:i/>
            <w:iCs/>
            <w:sz w:val="18"/>
            <w:szCs w:val="18"/>
          </w:rPr>
          <w:fldChar w:fldCharType="begin"/>
        </w:r>
        <w:r>
          <w:rPr>
            <w:rStyle w:val="Hyperlink"/>
            <w:rFonts w:cstheme="minorHAnsi"/>
            <w:i/>
            <w:iCs/>
            <w:sz w:val="18"/>
            <w:szCs w:val="18"/>
          </w:rPr>
          <w:instrText xml:space="preserve"> HYPERLINK "projectdoku_v3.docx" \l "Webquellen" </w:instrText>
        </w:r>
        <w:r>
          <w:rPr>
            <w:rStyle w:val="Hyperlink"/>
            <w:rFonts w:cstheme="minorHAnsi"/>
            <w:i/>
            <w:iCs/>
            <w:sz w:val="18"/>
            <w:szCs w:val="18"/>
          </w:rPr>
        </w:r>
        <w:r>
          <w:rPr>
            <w:rStyle w:val="Hyperlink"/>
            <w:rFonts w:cstheme="minorHAnsi"/>
            <w:i/>
            <w:iCs/>
            <w:sz w:val="18"/>
            <w:szCs w:val="18"/>
          </w:rPr>
          <w:fldChar w:fldCharType="separate"/>
        </w:r>
        <w:r w:rsidR="00A3731E" w:rsidRPr="00687C15">
          <w:rPr>
            <w:rStyle w:val="Hyperlink"/>
            <w:rFonts w:cstheme="minorHAnsi"/>
            <w:i/>
            <w:iCs/>
            <w:sz w:val="18"/>
            <w:szCs w:val="18"/>
          </w:rPr>
          <w:t xml:space="preserve">Vgl. </w:t>
        </w:r>
        <w:r w:rsidR="00A3731E" w:rsidRPr="00687C15">
          <w:rPr>
            <w:rStyle w:val="Hyperlink"/>
            <w:rFonts w:cstheme="minorHAnsi"/>
            <w:i/>
            <w:iCs/>
            <w:sz w:val="18"/>
            <w:szCs w:val="18"/>
            <w:rPrChange w:id="1080" w:author="Menhorn Timo" w:date="2020-05-28T10:22:00Z">
              <w:rPr>
                <w:rStyle w:val="Hyperlink"/>
                <w:i/>
                <w:iCs/>
                <w:sz w:val="18"/>
                <w:szCs w:val="18"/>
              </w:rPr>
            </w:rPrChange>
          </w:rPr>
          <w:t>WQ22</w:t>
        </w:r>
      </w:ins>
    </w:p>
    <w:p w14:paraId="72B6B9CC" w14:textId="1FF3C841" w:rsidR="00E4134B" w:rsidRPr="005F1C32" w:rsidRDefault="00687C15" w:rsidP="002145EE">
      <w:pPr>
        <w:jc w:val="both"/>
        <w:rPr>
          <w:rFonts w:cstheme="minorHAnsi"/>
          <w:b/>
          <w:bCs/>
          <w:color w:val="202122"/>
          <w:u w:val="single"/>
          <w:shd w:val="clear" w:color="auto" w:fill="FFFFFF"/>
          <w:rPrChange w:id="1081" w:author="Menhorn Timo" w:date="2020-05-27T07:06:00Z">
            <w:rPr>
              <w:rFonts w:ascii="Arial" w:hAnsi="Arial" w:cs="Arial"/>
              <w:b/>
              <w:bCs/>
              <w:color w:val="202122"/>
              <w:sz w:val="23"/>
              <w:szCs w:val="23"/>
              <w:u w:val="single"/>
              <w:shd w:val="clear" w:color="auto" w:fill="FFFFFF"/>
            </w:rPr>
          </w:rPrChange>
        </w:rPr>
      </w:pPr>
      <w:ins w:id="1082" w:author="Menhorn Timo" w:date="2020-05-28T10:22:00Z">
        <w:r>
          <w:rPr>
            <w:rStyle w:val="Hyperlink"/>
            <w:rFonts w:cstheme="minorHAnsi"/>
            <w:i/>
            <w:iCs/>
            <w:sz w:val="18"/>
            <w:szCs w:val="18"/>
          </w:rPr>
          <w:fldChar w:fldCharType="end"/>
        </w:r>
      </w:ins>
      <w:r w:rsidR="00E4134B" w:rsidRPr="005F1C32">
        <w:rPr>
          <w:rFonts w:cstheme="minorHAnsi"/>
          <w:b/>
          <w:bCs/>
          <w:color w:val="202122"/>
          <w:u w:val="single"/>
          <w:shd w:val="clear" w:color="auto" w:fill="FFFFFF"/>
          <w:rPrChange w:id="1083" w:author="Menhorn Timo" w:date="2020-05-27T07:06:00Z">
            <w:rPr>
              <w:rFonts w:ascii="Arial" w:hAnsi="Arial" w:cs="Arial"/>
              <w:b/>
              <w:bCs/>
              <w:color w:val="202122"/>
              <w:sz w:val="23"/>
              <w:szCs w:val="23"/>
              <w:u w:val="single"/>
              <w:shd w:val="clear" w:color="auto" w:fill="FFFFFF"/>
            </w:rPr>
          </w:rPrChange>
        </w:rPr>
        <w:t>REST API</w:t>
      </w:r>
    </w:p>
    <w:p w14:paraId="1EABB5CF" w14:textId="05E3AD69" w:rsidR="006A1922" w:rsidRPr="005F1C32" w:rsidRDefault="00E4134B" w:rsidP="002145EE">
      <w:pPr>
        <w:jc w:val="both"/>
        <w:rPr>
          <w:rFonts w:cstheme="minorHAnsi"/>
          <w:color w:val="202122"/>
          <w:shd w:val="clear" w:color="auto" w:fill="FFFFFF"/>
          <w:rPrChange w:id="1084"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085" w:author="Menhorn Timo" w:date="2020-05-27T07:06:00Z">
            <w:rPr>
              <w:rFonts w:ascii="Arial" w:hAnsi="Arial" w:cs="Arial"/>
              <w:color w:val="202122"/>
              <w:sz w:val="23"/>
              <w:szCs w:val="23"/>
              <w:shd w:val="clear" w:color="auto" w:fill="FFFFFF"/>
            </w:rPr>
          </w:rPrChange>
        </w:rPr>
        <w:t>REST steht für REpresentational State Transfer, API für Application Programming Interface. Gemeint ist damit ein Programmierschnittstelle, die sich an den Paradigmen und Verhalten des World Wide Web orientiert und einen Ansatz für die Kommunikation zwischen Client und Server in Netzwerken beschreibt.</w:t>
      </w:r>
    </w:p>
    <w:p w14:paraId="0A8044E1" w14:textId="4780E8D1" w:rsidR="00C84457" w:rsidRPr="00687C15" w:rsidRDefault="00687C15" w:rsidP="002145EE">
      <w:pPr>
        <w:jc w:val="both"/>
        <w:rPr>
          <w:ins w:id="1086" w:author="Menhorn Timo" w:date="2020-05-28T10:22:00Z"/>
          <w:rStyle w:val="Hyperlink"/>
          <w:rFonts w:cstheme="minorHAnsi"/>
          <w:i/>
          <w:iCs/>
          <w:sz w:val="18"/>
          <w:szCs w:val="18"/>
        </w:rPr>
      </w:pPr>
      <w:ins w:id="1087" w:author="Menhorn Timo" w:date="2020-05-28T10:22:00Z">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r>
        <w:r>
          <w:rPr>
            <w:rFonts w:cstheme="minorHAnsi"/>
            <w:i/>
            <w:iCs/>
            <w:sz w:val="18"/>
            <w:szCs w:val="18"/>
          </w:rPr>
          <w:fldChar w:fldCharType="separate"/>
        </w:r>
        <w:r w:rsidR="00C84457" w:rsidRPr="00687C15">
          <w:rPr>
            <w:rStyle w:val="Hyperlink"/>
            <w:rFonts w:cstheme="minorHAnsi"/>
            <w:i/>
            <w:iCs/>
            <w:sz w:val="18"/>
            <w:szCs w:val="18"/>
            <w:rPrChange w:id="1088" w:author="Menhorn Timo" w:date="2020-05-28T10:22:00Z">
              <w:rPr>
                <w:rStyle w:val="Hyperlink"/>
                <w:i/>
                <w:iCs/>
                <w:sz w:val="18"/>
                <w:szCs w:val="18"/>
              </w:rPr>
            </w:rPrChange>
          </w:rPr>
          <w:t>Vgl. WQ23</w:t>
        </w:r>
      </w:ins>
    </w:p>
    <w:p w14:paraId="236C8F73" w14:textId="6B7D02AB" w:rsidR="003D2FBE" w:rsidRPr="005F1C32" w:rsidRDefault="00687C15" w:rsidP="002145EE">
      <w:pPr>
        <w:jc w:val="both"/>
        <w:rPr>
          <w:rFonts w:cstheme="minorHAnsi"/>
          <w:b/>
          <w:bCs/>
          <w:color w:val="202122"/>
          <w:u w:val="single"/>
          <w:shd w:val="clear" w:color="auto" w:fill="FFFFFF"/>
          <w:rPrChange w:id="1089" w:author="Menhorn Timo" w:date="2020-05-27T07:06:00Z">
            <w:rPr>
              <w:rFonts w:ascii="Arial" w:hAnsi="Arial" w:cs="Arial"/>
              <w:b/>
              <w:bCs/>
              <w:color w:val="202122"/>
              <w:sz w:val="23"/>
              <w:szCs w:val="23"/>
              <w:u w:val="single"/>
              <w:shd w:val="clear" w:color="auto" w:fill="FFFFFF"/>
            </w:rPr>
          </w:rPrChange>
        </w:rPr>
      </w:pPr>
      <w:ins w:id="1090" w:author="Menhorn Timo" w:date="2020-05-28T10:22:00Z">
        <w:r>
          <w:rPr>
            <w:rFonts w:cstheme="minorHAnsi"/>
            <w:i/>
            <w:iCs/>
            <w:sz w:val="18"/>
            <w:szCs w:val="18"/>
          </w:rPr>
          <w:fldChar w:fldCharType="end"/>
        </w:r>
      </w:ins>
      <w:r w:rsidR="007C5F29" w:rsidRPr="005F1C32">
        <w:rPr>
          <w:rFonts w:cstheme="minorHAnsi"/>
          <w:b/>
          <w:bCs/>
          <w:color w:val="202122"/>
          <w:u w:val="single"/>
          <w:shd w:val="clear" w:color="auto" w:fill="FFFFFF"/>
          <w:rPrChange w:id="1091" w:author="Menhorn Timo" w:date="2020-05-27T07:06:00Z">
            <w:rPr>
              <w:rFonts w:ascii="Arial" w:hAnsi="Arial" w:cs="Arial"/>
              <w:b/>
              <w:bCs/>
              <w:color w:val="202122"/>
              <w:sz w:val="23"/>
              <w:szCs w:val="23"/>
              <w:u w:val="single"/>
              <w:shd w:val="clear" w:color="auto" w:fill="FFFFFF"/>
            </w:rPr>
          </w:rPrChange>
        </w:rPr>
        <w:t>Scopes</w:t>
      </w:r>
    </w:p>
    <w:p w14:paraId="0F599807" w14:textId="0EE5303F" w:rsidR="007C5F29" w:rsidRPr="005F1C32" w:rsidRDefault="007C5F29" w:rsidP="002145EE">
      <w:pPr>
        <w:jc w:val="both"/>
        <w:rPr>
          <w:rFonts w:cstheme="minorHAnsi"/>
          <w:b/>
          <w:bCs/>
          <w:color w:val="202122"/>
          <w:u w:val="single"/>
          <w:shd w:val="clear" w:color="auto" w:fill="FFFFFF"/>
          <w:rPrChange w:id="1092" w:author="Menhorn Timo" w:date="2020-05-27T07:06:00Z">
            <w:rPr>
              <w:rFonts w:ascii="Arial" w:hAnsi="Arial" w:cs="Arial"/>
              <w:b/>
              <w:bCs/>
              <w:color w:val="202122"/>
              <w:sz w:val="23"/>
              <w:szCs w:val="23"/>
              <w:u w:val="single"/>
              <w:shd w:val="clear" w:color="auto" w:fill="FFFFFF"/>
            </w:rPr>
          </w:rPrChange>
        </w:rPr>
      </w:pPr>
      <w:del w:id="1093" w:author="Menhorn Timo" w:date="2020-05-26T09:15:00Z">
        <w:r w:rsidRPr="005F1C32" w:rsidDel="00E93ABE">
          <w:rPr>
            <w:rFonts w:cstheme="minorHAnsi"/>
            <w:color w:val="202122"/>
            <w:shd w:val="clear" w:color="auto" w:fill="FFFFFF"/>
            <w:rPrChange w:id="1094" w:author="Menhorn Timo" w:date="2020-05-27T07:06:00Z">
              <w:rPr>
                <w:rFonts w:ascii="Arial" w:hAnsi="Arial" w:cs="Arial"/>
                <w:color w:val="202122"/>
                <w:sz w:val="23"/>
                <w:szCs w:val="23"/>
                <w:shd w:val="clear" w:color="auto" w:fill="FFFFFF"/>
              </w:rPr>
            </w:rPrChange>
          </w:rPr>
          <w:delText>Beim Hinzufügen von Eigenschaften zum $scope-Objekt im Controller erhält die Ansicht (HTML) Zugriff auf diese Eigenschaften.</w:delText>
        </w:r>
      </w:del>
      <w:ins w:id="1095" w:author="Menhorn Timo" w:date="2020-05-26T09:15:00Z">
        <w:r w:rsidR="00E93ABE" w:rsidRPr="005F1C32">
          <w:rPr>
            <w:rFonts w:cstheme="minorHAnsi"/>
            <w:color w:val="202122"/>
            <w:shd w:val="clear" w:color="auto" w:fill="FFFFFF"/>
            <w:rPrChange w:id="1096" w:author="Menhorn Timo" w:date="2020-05-27T07:06:00Z">
              <w:rPr>
                <w:rFonts w:asciiTheme="majorHAnsi" w:hAnsiTheme="majorHAnsi" w:cstheme="majorHAnsi"/>
                <w:color w:val="202122"/>
                <w:shd w:val="clear" w:color="auto" w:fill="FFFFFF"/>
              </w:rPr>
            </w:rPrChange>
          </w:rPr>
          <w:t>Scopes sind die Verbindung</w:t>
        </w:r>
      </w:ins>
      <w:ins w:id="1097" w:author="Menhorn Timo" w:date="2020-05-26T09:17:00Z">
        <w:r w:rsidR="00E93ABE" w:rsidRPr="005F1C32">
          <w:rPr>
            <w:rFonts w:cstheme="minorHAnsi"/>
            <w:color w:val="202122"/>
            <w:shd w:val="clear" w:color="auto" w:fill="FFFFFF"/>
            <w:rPrChange w:id="1098" w:author="Menhorn Timo" w:date="2020-05-27T07:06:00Z">
              <w:rPr>
                <w:rFonts w:asciiTheme="majorHAnsi" w:hAnsiTheme="majorHAnsi" w:cstheme="majorHAnsi"/>
                <w:color w:val="202122"/>
                <w:shd w:val="clear" w:color="auto" w:fill="FFFFFF"/>
              </w:rPr>
            </w:rPrChange>
          </w:rPr>
          <w:t>en</w:t>
        </w:r>
      </w:ins>
      <w:ins w:id="1099" w:author="Menhorn Timo" w:date="2020-05-26T09:15:00Z">
        <w:r w:rsidR="00E93ABE" w:rsidRPr="005F1C32">
          <w:rPr>
            <w:rFonts w:cstheme="minorHAnsi"/>
            <w:color w:val="202122"/>
            <w:shd w:val="clear" w:color="auto" w:fill="FFFFFF"/>
            <w:rPrChange w:id="1100" w:author="Menhorn Timo" w:date="2020-05-27T07:06:00Z">
              <w:rPr>
                <w:rFonts w:asciiTheme="majorHAnsi" w:hAnsiTheme="majorHAnsi" w:cstheme="majorHAnsi"/>
                <w:color w:val="202122"/>
                <w:shd w:val="clear" w:color="auto" w:fill="FFFFFF"/>
              </w:rPr>
            </w:rPrChange>
          </w:rPr>
          <w:t xml:space="preserve"> zwischen HTML (View) und JavaScript (Controller). </w:t>
        </w:r>
      </w:ins>
      <w:ins w:id="1101" w:author="Menhorn Timo" w:date="2020-05-26T09:16:00Z">
        <w:r w:rsidR="00E93ABE" w:rsidRPr="005F1C32">
          <w:rPr>
            <w:rFonts w:cstheme="minorHAnsi"/>
            <w:color w:val="202122"/>
            <w:shd w:val="clear" w:color="auto" w:fill="FFFFFF"/>
            <w:rPrChange w:id="1102" w:author="Menhorn Timo" w:date="2020-05-27T07:06:00Z">
              <w:rPr>
                <w:rFonts w:asciiTheme="majorHAnsi" w:hAnsiTheme="majorHAnsi" w:cstheme="majorHAnsi"/>
                <w:color w:val="202122"/>
                <w:shd w:val="clear" w:color="auto" w:fill="FFFFFF"/>
              </w:rPr>
            </w:rPrChange>
          </w:rPr>
          <w:t>Es ist ein Objekt mit den verfügbaren Eigenschaften und Methoden.</w:t>
        </w:r>
      </w:ins>
    </w:p>
    <w:p w14:paraId="58AE7D92" w14:textId="33AA3560" w:rsidR="007C5F29" w:rsidRPr="005F1C32" w:rsidRDefault="007C5F29" w:rsidP="002145EE">
      <w:pPr>
        <w:jc w:val="both"/>
        <w:rPr>
          <w:rFonts w:cstheme="minorHAnsi"/>
          <w:b/>
          <w:bCs/>
          <w:color w:val="202122"/>
          <w:u w:val="single"/>
          <w:shd w:val="clear" w:color="auto" w:fill="FFFFFF"/>
          <w:rPrChange w:id="1103"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104" w:author="Menhorn Timo" w:date="2020-05-27T07:06:00Z">
            <w:rPr>
              <w:rFonts w:ascii="Arial" w:hAnsi="Arial" w:cs="Arial"/>
              <w:b/>
              <w:bCs/>
              <w:color w:val="202122"/>
              <w:sz w:val="23"/>
              <w:szCs w:val="23"/>
              <w:u w:val="single"/>
              <w:shd w:val="clear" w:color="auto" w:fill="FFFFFF"/>
            </w:rPr>
          </w:rPrChange>
        </w:rPr>
        <w:t>Template</w:t>
      </w:r>
    </w:p>
    <w:p w14:paraId="23CE6570" w14:textId="47EDAAED" w:rsidR="007C5F29" w:rsidRPr="005F1C32" w:rsidRDefault="007C5F29" w:rsidP="002145EE">
      <w:pPr>
        <w:jc w:val="both"/>
        <w:rPr>
          <w:rFonts w:cstheme="minorHAnsi"/>
          <w:color w:val="202122"/>
          <w:shd w:val="clear" w:color="auto" w:fill="FFFFFF"/>
          <w:rPrChange w:id="1105"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106" w:author="Menhorn Timo" w:date="2020-05-27T07:06:00Z">
            <w:rPr>
              <w:rFonts w:ascii="Arial" w:hAnsi="Arial" w:cs="Arial"/>
              <w:color w:val="202122"/>
              <w:sz w:val="23"/>
              <w:szCs w:val="23"/>
              <w:shd w:val="clear" w:color="auto" w:fill="FFFFFF"/>
            </w:rPr>
          </w:rPrChange>
        </w:rPr>
        <w:t>Templates sind Schablonen, die Programmcode-Sequenzen in allgemein wiederverwendbarer Form bereitstellen.</w:t>
      </w:r>
    </w:p>
    <w:p w14:paraId="64677DAC" w14:textId="243AA0BC" w:rsidR="00E440CA" w:rsidRPr="005F1C32" w:rsidRDefault="00E440CA" w:rsidP="002145EE">
      <w:pPr>
        <w:jc w:val="both"/>
        <w:rPr>
          <w:rFonts w:cstheme="minorHAnsi"/>
          <w:b/>
          <w:bCs/>
          <w:color w:val="202122"/>
          <w:u w:val="single"/>
          <w:shd w:val="clear" w:color="auto" w:fill="FFFFFF"/>
          <w:rPrChange w:id="1107"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108" w:author="Menhorn Timo" w:date="2020-05-27T07:06:00Z">
            <w:rPr>
              <w:rFonts w:ascii="Arial" w:hAnsi="Arial" w:cs="Arial"/>
              <w:b/>
              <w:bCs/>
              <w:color w:val="202122"/>
              <w:sz w:val="23"/>
              <w:szCs w:val="23"/>
              <w:u w:val="single"/>
              <w:shd w:val="clear" w:color="auto" w:fill="FFFFFF"/>
            </w:rPr>
          </w:rPrChange>
        </w:rPr>
        <w:t>TypeScript</w:t>
      </w:r>
    </w:p>
    <w:p w14:paraId="05C33D8D" w14:textId="024BE4E1" w:rsidR="00CD587A" w:rsidRPr="005F1C32" w:rsidRDefault="00E440CA" w:rsidP="002145EE">
      <w:pPr>
        <w:jc w:val="both"/>
        <w:rPr>
          <w:rFonts w:cstheme="minorHAnsi"/>
          <w:color w:val="202122"/>
          <w:shd w:val="clear" w:color="auto" w:fill="FFFFFF"/>
          <w:rPrChange w:id="1109"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110" w:author="Menhorn Timo" w:date="2020-05-27T07:06:00Z">
            <w:rPr>
              <w:rFonts w:ascii="Arial" w:hAnsi="Arial" w:cs="Arial"/>
              <w:color w:val="202122"/>
              <w:sz w:val="23"/>
              <w:szCs w:val="23"/>
              <w:shd w:val="clear" w:color="auto" w:fill="FFFFFF"/>
            </w:rPr>
          </w:rPrChange>
        </w:rPr>
        <w:t>TypeScript</w:t>
      </w:r>
      <w:r w:rsidR="008A26B3" w:rsidRPr="005F1C32">
        <w:rPr>
          <w:rFonts w:cstheme="minorHAnsi"/>
          <w:color w:val="202122"/>
          <w:shd w:val="clear" w:color="auto" w:fill="FFFFFF"/>
          <w:rPrChange w:id="1111"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12" w:author="Menhorn Timo" w:date="2020-05-27T07:06:00Z">
            <w:rPr>
              <w:rFonts w:ascii="Arial" w:hAnsi="Arial" w:cs="Arial"/>
              <w:color w:val="202122"/>
              <w:sz w:val="23"/>
              <w:szCs w:val="23"/>
              <w:shd w:val="clear" w:color="auto" w:fill="FFFFFF"/>
            </w:rPr>
          </w:rPrChange>
        </w:rPr>
        <w:t>ist eine von</w:t>
      </w:r>
      <w:r w:rsidR="008A26B3" w:rsidRPr="005F1C32">
        <w:rPr>
          <w:rFonts w:cstheme="minorHAnsi"/>
          <w:color w:val="202122"/>
          <w:shd w:val="clear" w:color="auto" w:fill="FFFFFF"/>
          <w:rPrChange w:id="111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14" w:author="Menhorn Timo" w:date="2020-05-27T07:06:00Z">
            <w:rPr>
              <w:rFonts w:ascii="Arial" w:hAnsi="Arial" w:cs="Arial"/>
              <w:color w:val="202122"/>
              <w:sz w:val="23"/>
              <w:szCs w:val="23"/>
              <w:shd w:val="clear" w:color="auto" w:fill="FFFFFF"/>
            </w:rPr>
          </w:rPrChange>
        </w:rPr>
        <w:t>Microsoft</w:t>
      </w:r>
      <w:r w:rsidR="008A26B3" w:rsidRPr="005F1C32">
        <w:rPr>
          <w:rFonts w:cstheme="minorHAnsi"/>
          <w:color w:val="202122"/>
          <w:shd w:val="clear" w:color="auto" w:fill="FFFFFF"/>
          <w:rPrChange w:id="1115"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16" w:author="Menhorn Timo" w:date="2020-05-27T07:06:00Z">
            <w:rPr>
              <w:rFonts w:ascii="Arial" w:hAnsi="Arial" w:cs="Arial"/>
              <w:color w:val="202122"/>
              <w:sz w:val="23"/>
              <w:szCs w:val="23"/>
              <w:shd w:val="clear" w:color="auto" w:fill="FFFFFF"/>
            </w:rPr>
          </w:rPrChange>
        </w:rPr>
        <w:t>entwickelte</w:t>
      </w:r>
      <w:r w:rsidR="008A26B3" w:rsidRPr="005F1C32">
        <w:rPr>
          <w:rFonts w:cstheme="minorHAnsi"/>
          <w:color w:val="202122"/>
          <w:shd w:val="clear" w:color="auto" w:fill="FFFFFF"/>
          <w:rPrChange w:id="1117"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18" w:author="Menhorn Timo" w:date="2020-05-27T07:06:00Z">
            <w:rPr>
              <w:rFonts w:ascii="Arial" w:hAnsi="Arial" w:cs="Arial"/>
              <w:color w:val="202122"/>
              <w:sz w:val="23"/>
              <w:szCs w:val="23"/>
              <w:shd w:val="clear" w:color="auto" w:fill="FFFFFF"/>
            </w:rPr>
          </w:rPrChange>
        </w:rPr>
        <w:t>Programmiersprache, die auf den Vorschlägen zum</w:t>
      </w:r>
      <w:r w:rsidR="008A26B3" w:rsidRPr="005F1C32">
        <w:rPr>
          <w:rFonts w:cstheme="minorHAnsi"/>
          <w:color w:val="202122"/>
          <w:shd w:val="clear" w:color="auto" w:fill="FFFFFF"/>
          <w:rPrChange w:id="1119"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20" w:author="Menhorn Timo" w:date="2020-05-27T07:06:00Z">
            <w:rPr>
              <w:rFonts w:ascii="Arial" w:hAnsi="Arial" w:cs="Arial"/>
              <w:color w:val="202122"/>
              <w:sz w:val="23"/>
              <w:szCs w:val="23"/>
              <w:shd w:val="clear" w:color="auto" w:fill="FFFFFF"/>
            </w:rPr>
          </w:rPrChange>
        </w:rPr>
        <w:t>ECMAScript-6-Standard</w:t>
      </w:r>
      <w:r w:rsidR="008A26B3" w:rsidRPr="005F1C32">
        <w:rPr>
          <w:rFonts w:cstheme="minorHAnsi"/>
          <w:rPrChange w:id="1121" w:author="Menhorn Timo" w:date="2020-05-27T07:06:00Z">
            <w:rPr>
              <w:sz w:val="23"/>
              <w:szCs w:val="23"/>
            </w:rPr>
          </w:rPrChange>
        </w:rPr>
        <w:t xml:space="preserve"> </w:t>
      </w:r>
      <w:r w:rsidRPr="005F1C32">
        <w:rPr>
          <w:rFonts w:cstheme="minorHAnsi"/>
          <w:color w:val="202122"/>
          <w:shd w:val="clear" w:color="auto" w:fill="FFFFFF"/>
          <w:rPrChange w:id="1122" w:author="Menhorn Timo" w:date="2020-05-27T07:06:00Z">
            <w:rPr>
              <w:rFonts w:ascii="Arial" w:hAnsi="Arial" w:cs="Arial"/>
              <w:color w:val="202122"/>
              <w:sz w:val="23"/>
              <w:szCs w:val="23"/>
              <w:shd w:val="clear" w:color="auto" w:fill="FFFFFF"/>
            </w:rPr>
          </w:rPrChange>
        </w:rPr>
        <w:t>basiert. Sprachkonstrukte von TypeScript, wie</w:t>
      </w:r>
      <w:r w:rsidR="008A26B3" w:rsidRPr="005F1C32">
        <w:rPr>
          <w:rFonts w:cstheme="minorHAnsi"/>
          <w:color w:val="202122"/>
          <w:shd w:val="clear" w:color="auto" w:fill="FFFFFF"/>
          <w:rPrChange w:id="112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24" w:author="Menhorn Timo" w:date="2020-05-27T07:06:00Z">
            <w:rPr>
              <w:rFonts w:ascii="Arial" w:hAnsi="Arial" w:cs="Arial"/>
              <w:color w:val="202122"/>
              <w:sz w:val="23"/>
              <w:szCs w:val="23"/>
              <w:shd w:val="clear" w:color="auto" w:fill="FFFFFF"/>
            </w:rPr>
          </w:rPrChange>
        </w:rPr>
        <w:t>Klassen,</w:t>
      </w:r>
      <w:r w:rsidR="008A26B3" w:rsidRPr="005F1C32">
        <w:rPr>
          <w:rFonts w:cstheme="minorHAnsi"/>
          <w:color w:val="202122"/>
          <w:shd w:val="clear" w:color="auto" w:fill="FFFFFF"/>
          <w:rPrChange w:id="1125"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26" w:author="Menhorn Timo" w:date="2020-05-27T07:06:00Z">
            <w:rPr>
              <w:rFonts w:ascii="Arial" w:hAnsi="Arial" w:cs="Arial"/>
              <w:color w:val="202122"/>
              <w:sz w:val="23"/>
              <w:szCs w:val="23"/>
              <w:shd w:val="clear" w:color="auto" w:fill="FFFFFF"/>
            </w:rPr>
          </w:rPrChange>
        </w:rPr>
        <w:t>Vererbung,</w:t>
      </w:r>
      <w:r w:rsidR="008A26B3" w:rsidRPr="005F1C32">
        <w:rPr>
          <w:rFonts w:cstheme="minorHAnsi"/>
          <w:color w:val="202122"/>
          <w:shd w:val="clear" w:color="auto" w:fill="FFFFFF"/>
          <w:rPrChange w:id="1127"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28" w:author="Menhorn Timo" w:date="2020-05-27T07:06:00Z">
            <w:rPr>
              <w:rFonts w:ascii="Arial" w:hAnsi="Arial" w:cs="Arial"/>
              <w:color w:val="202122"/>
              <w:sz w:val="23"/>
              <w:szCs w:val="23"/>
              <w:shd w:val="clear" w:color="auto" w:fill="FFFFFF"/>
            </w:rPr>
          </w:rPrChange>
        </w:rPr>
        <w:t>Module</w:t>
      </w:r>
      <w:r w:rsidR="008A26B3" w:rsidRPr="005F1C32">
        <w:rPr>
          <w:rFonts w:cstheme="minorHAnsi"/>
          <w:color w:val="202122"/>
          <w:shd w:val="clear" w:color="auto" w:fill="FFFFFF"/>
          <w:rPrChange w:id="1129"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30" w:author="Menhorn Timo" w:date="2020-05-27T07:06:00Z">
            <w:rPr>
              <w:rFonts w:ascii="Arial" w:hAnsi="Arial" w:cs="Arial"/>
              <w:color w:val="202122"/>
              <w:sz w:val="23"/>
              <w:szCs w:val="23"/>
              <w:shd w:val="clear" w:color="auto" w:fill="FFFFFF"/>
            </w:rPr>
          </w:rPrChange>
        </w:rPr>
        <w:t>und</w:t>
      </w:r>
      <w:r w:rsidR="008A26B3" w:rsidRPr="005F1C32">
        <w:rPr>
          <w:rFonts w:cstheme="minorHAnsi"/>
          <w:color w:val="202122"/>
          <w:shd w:val="clear" w:color="auto" w:fill="FFFFFF"/>
          <w:rPrChange w:id="1131"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32" w:author="Menhorn Timo" w:date="2020-05-27T07:06:00Z">
            <w:rPr>
              <w:rFonts w:ascii="Arial" w:hAnsi="Arial" w:cs="Arial"/>
              <w:color w:val="202122"/>
              <w:sz w:val="23"/>
              <w:szCs w:val="23"/>
              <w:shd w:val="clear" w:color="auto" w:fill="FFFFFF"/>
            </w:rPr>
          </w:rPrChange>
        </w:rPr>
        <w:t>anonyme Funktionen</w:t>
      </w:r>
      <w:r w:rsidR="008A26B3" w:rsidRPr="005F1C32">
        <w:rPr>
          <w:rFonts w:cstheme="minorHAnsi"/>
          <w:color w:val="202122"/>
          <w:shd w:val="clear" w:color="auto" w:fill="FFFFFF"/>
          <w:rPrChange w:id="113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34" w:author="Menhorn Timo" w:date="2020-05-27T07:06:00Z">
            <w:rPr>
              <w:rFonts w:ascii="Arial" w:hAnsi="Arial" w:cs="Arial"/>
              <w:color w:val="202122"/>
              <w:sz w:val="23"/>
              <w:szCs w:val="23"/>
              <w:shd w:val="clear" w:color="auto" w:fill="FFFFFF"/>
            </w:rPr>
          </w:rPrChange>
        </w:rPr>
        <w:t>wurden auch in ECMAScript 6 übernommen.</w:t>
      </w:r>
    </w:p>
    <w:p w14:paraId="34984403" w14:textId="436A1545" w:rsidR="00C84457" w:rsidRPr="00687C15" w:rsidRDefault="00687C15" w:rsidP="002145EE">
      <w:pPr>
        <w:jc w:val="both"/>
        <w:rPr>
          <w:ins w:id="1135" w:author="Menhorn Timo" w:date="2020-05-28T10:22:00Z"/>
          <w:rStyle w:val="Hyperlink"/>
          <w:rFonts w:cstheme="minorHAnsi"/>
          <w:i/>
          <w:iCs/>
          <w:sz w:val="18"/>
          <w:szCs w:val="18"/>
        </w:rPr>
      </w:pPr>
      <w:ins w:id="1136" w:author="Menhorn Timo" w:date="2020-05-28T10:22:00Z">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r>
        <w:r>
          <w:rPr>
            <w:rFonts w:cstheme="minorHAnsi"/>
            <w:i/>
            <w:iCs/>
            <w:sz w:val="18"/>
            <w:szCs w:val="18"/>
          </w:rPr>
          <w:fldChar w:fldCharType="separate"/>
        </w:r>
        <w:r w:rsidR="00C84457" w:rsidRPr="00687C15">
          <w:rPr>
            <w:rStyle w:val="Hyperlink"/>
            <w:rFonts w:cstheme="minorHAnsi"/>
            <w:i/>
            <w:iCs/>
            <w:sz w:val="18"/>
            <w:szCs w:val="18"/>
            <w:rPrChange w:id="1137" w:author="Menhorn Timo" w:date="2020-05-28T10:22:00Z">
              <w:rPr>
                <w:rStyle w:val="Hyperlink"/>
                <w:i/>
                <w:iCs/>
                <w:sz w:val="18"/>
                <w:szCs w:val="18"/>
              </w:rPr>
            </w:rPrChange>
          </w:rPr>
          <w:t>Vgl. WQ24</w:t>
        </w:r>
      </w:ins>
    </w:p>
    <w:p w14:paraId="63654387" w14:textId="47A63DC1" w:rsidR="00E440CA" w:rsidRPr="005F1C32" w:rsidRDefault="00687C15" w:rsidP="002145EE">
      <w:pPr>
        <w:jc w:val="both"/>
        <w:rPr>
          <w:rFonts w:cstheme="minorHAnsi"/>
          <w:b/>
          <w:bCs/>
          <w:color w:val="202122"/>
          <w:u w:val="single"/>
          <w:shd w:val="clear" w:color="auto" w:fill="FFFFFF"/>
          <w:rPrChange w:id="1138" w:author="Menhorn Timo" w:date="2020-05-27T07:06:00Z">
            <w:rPr>
              <w:rFonts w:ascii="Arial" w:hAnsi="Arial" w:cs="Arial"/>
              <w:b/>
              <w:bCs/>
              <w:color w:val="202122"/>
              <w:sz w:val="23"/>
              <w:szCs w:val="23"/>
              <w:u w:val="single"/>
              <w:shd w:val="clear" w:color="auto" w:fill="FFFFFF"/>
            </w:rPr>
          </w:rPrChange>
        </w:rPr>
      </w:pPr>
      <w:ins w:id="1139" w:author="Menhorn Timo" w:date="2020-05-28T10:22:00Z">
        <w:r>
          <w:rPr>
            <w:rFonts w:cstheme="minorHAnsi"/>
            <w:i/>
            <w:iCs/>
            <w:sz w:val="18"/>
            <w:szCs w:val="18"/>
          </w:rPr>
          <w:lastRenderedPageBreak/>
          <w:fldChar w:fldCharType="end"/>
        </w:r>
      </w:ins>
      <w:r w:rsidR="00E440CA" w:rsidRPr="005F1C32">
        <w:rPr>
          <w:rFonts w:cstheme="minorHAnsi"/>
          <w:b/>
          <w:bCs/>
          <w:color w:val="202122"/>
          <w:u w:val="single"/>
          <w:shd w:val="clear" w:color="auto" w:fill="FFFFFF"/>
          <w:rPrChange w:id="1140" w:author="Menhorn Timo" w:date="2020-05-27T07:06:00Z">
            <w:rPr>
              <w:rFonts w:ascii="Arial" w:hAnsi="Arial" w:cs="Arial"/>
              <w:b/>
              <w:bCs/>
              <w:color w:val="202122"/>
              <w:sz w:val="23"/>
              <w:szCs w:val="23"/>
              <w:u w:val="single"/>
              <w:shd w:val="clear" w:color="auto" w:fill="FFFFFF"/>
            </w:rPr>
          </w:rPrChange>
        </w:rPr>
        <w:t>User-Interface-Komponenten</w:t>
      </w:r>
    </w:p>
    <w:p w14:paraId="049B2018" w14:textId="06C703BC" w:rsidR="00E440CA" w:rsidRPr="005F1C32" w:rsidRDefault="00E440CA" w:rsidP="002145EE">
      <w:pPr>
        <w:jc w:val="both"/>
        <w:rPr>
          <w:rFonts w:cstheme="minorHAnsi"/>
          <w:color w:val="202122"/>
          <w:shd w:val="clear" w:color="auto" w:fill="FFFFFF"/>
          <w:rPrChange w:id="1141"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142" w:author="Menhorn Timo" w:date="2020-05-27T07:06:00Z">
            <w:rPr>
              <w:rFonts w:ascii="Arial" w:hAnsi="Arial" w:cs="Arial"/>
              <w:color w:val="202122"/>
              <w:sz w:val="23"/>
              <w:szCs w:val="23"/>
              <w:shd w:val="clear" w:color="auto" w:fill="FFFFFF"/>
            </w:rPr>
          </w:rPrChange>
        </w:rPr>
        <w:t>Grafische Benutzeroberfläche</w:t>
      </w:r>
      <w:r w:rsidR="008A26B3" w:rsidRPr="005F1C32">
        <w:rPr>
          <w:rFonts w:cstheme="minorHAnsi"/>
          <w:color w:val="202122"/>
          <w:shd w:val="clear" w:color="auto" w:fill="FFFFFF"/>
          <w:rPrChange w:id="114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44" w:author="Menhorn Timo" w:date="2020-05-27T07:06:00Z">
            <w:rPr>
              <w:rFonts w:ascii="Arial" w:hAnsi="Arial" w:cs="Arial"/>
              <w:color w:val="202122"/>
              <w:sz w:val="23"/>
              <w:szCs w:val="23"/>
              <w:shd w:val="clear" w:color="auto" w:fill="FFFFFF"/>
            </w:rPr>
          </w:rPrChange>
        </w:rPr>
        <w:t>oder auch</w:t>
      </w:r>
      <w:r w:rsidR="008A26B3" w:rsidRPr="005F1C32">
        <w:rPr>
          <w:rFonts w:cstheme="minorHAnsi"/>
          <w:color w:val="202122"/>
          <w:shd w:val="clear" w:color="auto" w:fill="FFFFFF"/>
          <w:rPrChange w:id="1145"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46" w:author="Menhorn Timo" w:date="2020-05-27T07:06:00Z">
            <w:rPr>
              <w:rFonts w:ascii="Arial" w:hAnsi="Arial" w:cs="Arial"/>
              <w:color w:val="202122"/>
              <w:sz w:val="23"/>
              <w:szCs w:val="23"/>
              <w:shd w:val="clear" w:color="auto" w:fill="FFFFFF"/>
            </w:rPr>
          </w:rPrChange>
        </w:rPr>
        <w:t>grafische Benutzerschnittstelle</w:t>
      </w:r>
      <w:r w:rsidR="008A26B3" w:rsidRPr="005F1C32">
        <w:rPr>
          <w:rFonts w:cstheme="minorHAnsi"/>
          <w:color w:val="202122"/>
          <w:shd w:val="clear" w:color="auto" w:fill="FFFFFF"/>
          <w:rPrChange w:id="1147"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48" w:author="Menhorn Timo" w:date="2020-05-27T07:06:00Z">
            <w:rPr>
              <w:rFonts w:ascii="Arial" w:hAnsi="Arial" w:cs="Arial"/>
              <w:color w:val="202122"/>
              <w:sz w:val="23"/>
              <w:szCs w:val="23"/>
              <w:shd w:val="clear" w:color="auto" w:fill="FFFFFF"/>
            </w:rPr>
          </w:rPrChange>
        </w:rPr>
        <w:t>bezeichnet eine Form von</w:t>
      </w:r>
      <w:r w:rsidR="008A26B3" w:rsidRPr="005F1C32">
        <w:rPr>
          <w:rFonts w:cstheme="minorHAnsi"/>
          <w:color w:val="202122"/>
          <w:shd w:val="clear" w:color="auto" w:fill="FFFFFF"/>
          <w:rPrChange w:id="1149"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50" w:author="Menhorn Timo" w:date="2020-05-27T07:06:00Z">
            <w:rPr>
              <w:rFonts w:ascii="Arial" w:hAnsi="Arial" w:cs="Arial"/>
              <w:color w:val="202122"/>
              <w:sz w:val="23"/>
              <w:szCs w:val="23"/>
              <w:shd w:val="clear" w:color="auto" w:fill="FFFFFF"/>
            </w:rPr>
          </w:rPrChange>
        </w:rPr>
        <w:t>Benutzerschnittstelle</w:t>
      </w:r>
      <w:r w:rsidR="008A26B3" w:rsidRPr="005F1C32">
        <w:rPr>
          <w:rFonts w:cstheme="minorHAnsi"/>
          <w:color w:val="202122"/>
          <w:shd w:val="clear" w:color="auto" w:fill="FFFFFF"/>
          <w:rPrChange w:id="1151"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52" w:author="Menhorn Timo" w:date="2020-05-27T07:06:00Z">
            <w:rPr>
              <w:rFonts w:ascii="Arial" w:hAnsi="Arial" w:cs="Arial"/>
              <w:color w:val="202122"/>
              <w:sz w:val="23"/>
              <w:szCs w:val="23"/>
              <w:shd w:val="clear" w:color="auto" w:fill="FFFFFF"/>
            </w:rPr>
          </w:rPrChange>
        </w:rPr>
        <w:t>eines</w:t>
      </w:r>
      <w:r w:rsidR="008A26B3" w:rsidRPr="005F1C32">
        <w:rPr>
          <w:rFonts w:cstheme="minorHAnsi"/>
          <w:color w:val="202122"/>
          <w:shd w:val="clear" w:color="auto" w:fill="FFFFFF"/>
          <w:rPrChange w:id="1153"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54" w:author="Menhorn Timo" w:date="2020-05-27T07:06:00Z">
            <w:rPr>
              <w:rFonts w:ascii="Arial" w:hAnsi="Arial" w:cs="Arial"/>
              <w:color w:val="202122"/>
              <w:sz w:val="23"/>
              <w:szCs w:val="23"/>
              <w:shd w:val="clear" w:color="auto" w:fill="FFFFFF"/>
            </w:rPr>
          </w:rPrChange>
        </w:rPr>
        <w:t>Computers.</w:t>
      </w:r>
    </w:p>
    <w:p w14:paraId="20E1172E" w14:textId="13D5B11C" w:rsidR="00E440CA" w:rsidRPr="005F1C32" w:rsidRDefault="00E440CA" w:rsidP="002145EE">
      <w:pPr>
        <w:jc w:val="both"/>
        <w:rPr>
          <w:rFonts w:cstheme="minorHAnsi"/>
          <w:color w:val="202122"/>
          <w:shd w:val="clear" w:color="auto" w:fill="FFFFFF"/>
          <w:rPrChange w:id="1155" w:author="Menhorn Timo" w:date="2020-05-27T07:06:00Z">
            <w:rPr>
              <w:rFonts w:ascii="Arial" w:hAnsi="Arial" w:cs="Arial"/>
              <w:color w:val="202122"/>
              <w:sz w:val="23"/>
              <w:szCs w:val="23"/>
              <w:shd w:val="clear" w:color="auto" w:fill="FFFFFF"/>
            </w:rPr>
          </w:rPrChange>
        </w:rPr>
      </w:pPr>
      <w:r w:rsidRPr="005F1C32">
        <w:rPr>
          <w:rFonts w:cstheme="minorHAnsi"/>
          <w:b/>
          <w:bCs/>
          <w:color w:val="202122"/>
          <w:u w:val="single"/>
          <w:shd w:val="clear" w:color="auto" w:fill="FFFFFF"/>
          <w:rPrChange w:id="1156" w:author="Menhorn Timo" w:date="2020-05-27T07:06:00Z">
            <w:rPr>
              <w:rFonts w:ascii="Arial" w:hAnsi="Arial" w:cs="Arial"/>
              <w:b/>
              <w:bCs/>
              <w:color w:val="202122"/>
              <w:sz w:val="23"/>
              <w:szCs w:val="23"/>
              <w:u w:val="single"/>
              <w:shd w:val="clear" w:color="auto" w:fill="FFFFFF"/>
            </w:rPr>
          </w:rPrChange>
        </w:rPr>
        <w:t>Usermanagement</w:t>
      </w:r>
    </w:p>
    <w:p w14:paraId="07F82E9B" w14:textId="336D671B" w:rsidR="00E440CA" w:rsidRPr="005F1C32" w:rsidDel="00D70E16" w:rsidRDefault="00E440CA" w:rsidP="002145EE">
      <w:pPr>
        <w:jc w:val="both"/>
        <w:rPr>
          <w:del w:id="1157" w:author="Menhorn Timo" w:date="2020-05-26T14:58:00Z"/>
          <w:rFonts w:cstheme="minorHAnsi"/>
          <w:color w:val="202122"/>
          <w:shd w:val="clear" w:color="auto" w:fill="FFFFFF"/>
          <w:rPrChange w:id="1158" w:author="Menhorn Timo" w:date="2020-05-27T07:06:00Z">
            <w:rPr>
              <w:del w:id="1159" w:author="Menhorn Timo" w:date="2020-05-26T14:58:00Z"/>
              <w:rFonts w:ascii="Arial" w:hAnsi="Arial" w:cs="Arial"/>
              <w:color w:val="202122"/>
              <w:sz w:val="23"/>
              <w:szCs w:val="23"/>
              <w:shd w:val="clear" w:color="auto" w:fill="FFFFFF"/>
            </w:rPr>
          </w:rPrChange>
        </w:rPr>
      </w:pPr>
      <w:r w:rsidRPr="005F1C32">
        <w:rPr>
          <w:rFonts w:cstheme="minorHAnsi"/>
          <w:color w:val="202122"/>
          <w:shd w:val="clear" w:color="auto" w:fill="FFFFFF"/>
          <w:rPrChange w:id="1160" w:author="Menhorn Timo" w:date="2020-05-27T07:06:00Z">
            <w:rPr>
              <w:rFonts w:ascii="Arial" w:hAnsi="Arial" w:cs="Arial"/>
              <w:color w:val="202122"/>
              <w:sz w:val="23"/>
              <w:szCs w:val="23"/>
              <w:shd w:val="clear" w:color="auto" w:fill="FFFFFF"/>
            </w:rPr>
          </w:rPrChange>
        </w:rPr>
        <w:t>Die Benutzerverwaltung ist eine wichtige Aufgabe des Administrators. Er richtet Benutzer und Benutzerkennungen ein und vergibt oder entzieht Zugriffsberechtigungen für IT-Systeme oder Anwendungen.</w:t>
      </w:r>
    </w:p>
    <w:p w14:paraId="5692BE23" w14:textId="77777777" w:rsidR="00CA44DC" w:rsidRPr="005F1C32" w:rsidRDefault="00CA44DC" w:rsidP="002145EE">
      <w:pPr>
        <w:jc w:val="both"/>
        <w:rPr>
          <w:rFonts w:cstheme="minorHAnsi"/>
          <w:b/>
          <w:bCs/>
          <w:color w:val="202122"/>
          <w:u w:val="single"/>
          <w:shd w:val="clear" w:color="auto" w:fill="FFFFFF"/>
          <w:rPrChange w:id="1161" w:author="Menhorn Timo" w:date="2020-05-27T07:06:00Z">
            <w:rPr>
              <w:rFonts w:ascii="Arial" w:hAnsi="Arial" w:cs="Arial"/>
              <w:b/>
              <w:bCs/>
              <w:color w:val="202122"/>
              <w:sz w:val="23"/>
              <w:szCs w:val="23"/>
              <w:u w:val="single"/>
              <w:shd w:val="clear" w:color="auto" w:fill="FFFFFF"/>
            </w:rPr>
          </w:rPrChange>
        </w:rPr>
      </w:pPr>
    </w:p>
    <w:p w14:paraId="07195320" w14:textId="5E9D60AD" w:rsidR="00E440CA" w:rsidRPr="005F1C32" w:rsidRDefault="00E440CA" w:rsidP="002145EE">
      <w:pPr>
        <w:jc w:val="both"/>
        <w:rPr>
          <w:rFonts w:cstheme="minorHAnsi"/>
          <w:color w:val="202122"/>
          <w:shd w:val="clear" w:color="auto" w:fill="FFFFFF"/>
          <w:rPrChange w:id="1162" w:author="Menhorn Timo" w:date="2020-05-27T07:06:00Z">
            <w:rPr>
              <w:rFonts w:ascii="Arial" w:hAnsi="Arial" w:cs="Arial"/>
              <w:color w:val="202122"/>
              <w:sz w:val="23"/>
              <w:szCs w:val="23"/>
              <w:shd w:val="clear" w:color="auto" w:fill="FFFFFF"/>
            </w:rPr>
          </w:rPrChange>
        </w:rPr>
      </w:pPr>
      <w:r w:rsidRPr="005F1C32">
        <w:rPr>
          <w:rFonts w:cstheme="minorHAnsi"/>
          <w:b/>
          <w:bCs/>
          <w:color w:val="202122"/>
          <w:u w:val="single"/>
          <w:shd w:val="clear" w:color="auto" w:fill="FFFFFF"/>
          <w:rPrChange w:id="1163" w:author="Menhorn Timo" w:date="2020-05-27T07:06:00Z">
            <w:rPr>
              <w:rFonts w:ascii="Arial" w:hAnsi="Arial" w:cs="Arial"/>
              <w:b/>
              <w:bCs/>
              <w:color w:val="202122"/>
              <w:sz w:val="23"/>
              <w:szCs w:val="23"/>
              <w:u w:val="single"/>
              <w:shd w:val="clear" w:color="auto" w:fill="FFFFFF"/>
            </w:rPr>
          </w:rPrChange>
        </w:rPr>
        <w:t>Webanwendung</w:t>
      </w:r>
    </w:p>
    <w:p w14:paraId="68C366AE" w14:textId="4AE0A1EA" w:rsidR="00B46F9F" w:rsidRPr="005F1C32" w:rsidRDefault="00E440CA" w:rsidP="002145EE">
      <w:pPr>
        <w:jc w:val="both"/>
        <w:rPr>
          <w:rFonts w:cstheme="minorHAnsi"/>
          <w:color w:val="202122"/>
          <w:shd w:val="clear" w:color="auto" w:fill="FFFFFF"/>
          <w:rPrChange w:id="1164"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165" w:author="Menhorn Timo" w:date="2020-05-27T07:06:00Z">
            <w:rPr>
              <w:rFonts w:ascii="Arial" w:hAnsi="Arial" w:cs="Arial"/>
              <w:color w:val="202122"/>
              <w:sz w:val="23"/>
              <w:szCs w:val="23"/>
              <w:shd w:val="clear" w:color="auto" w:fill="FFFFFF"/>
            </w:rPr>
          </w:rPrChange>
        </w:rPr>
        <w:t>Eine</w:t>
      </w:r>
      <w:r w:rsidR="008A26B3" w:rsidRPr="005F1C32">
        <w:rPr>
          <w:rFonts w:cstheme="minorHAnsi"/>
          <w:color w:val="202122"/>
          <w:shd w:val="clear" w:color="auto" w:fill="FFFFFF"/>
          <w:rPrChange w:id="116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67" w:author="Menhorn Timo" w:date="2020-05-27T07:06:00Z">
            <w:rPr>
              <w:rFonts w:ascii="Arial" w:hAnsi="Arial" w:cs="Arial"/>
              <w:color w:val="202122"/>
              <w:sz w:val="23"/>
              <w:szCs w:val="23"/>
              <w:shd w:val="clear" w:color="auto" w:fill="FFFFFF"/>
            </w:rPr>
          </w:rPrChange>
        </w:rPr>
        <w:t>Webanwendung</w:t>
      </w:r>
      <w:r w:rsidR="008A26B3" w:rsidRPr="005F1C32">
        <w:rPr>
          <w:rFonts w:cstheme="minorHAnsi"/>
          <w:color w:val="202122"/>
          <w:shd w:val="clear" w:color="auto" w:fill="FFFFFF"/>
          <w:rPrChange w:id="116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69" w:author="Menhorn Timo" w:date="2020-05-27T07:06:00Z">
            <w:rPr>
              <w:rFonts w:ascii="Arial" w:hAnsi="Arial" w:cs="Arial"/>
              <w:color w:val="202122"/>
              <w:sz w:val="23"/>
              <w:szCs w:val="23"/>
              <w:shd w:val="clear" w:color="auto" w:fill="FFFFFF"/>
            </w:rPr>
          </w:rPrChange>
        </w:rPr>
        <w:t>ist ein</w:t>
      </w:r>
      <w:r w:rsidR="008A26B3" w:rsidRPr="005F1C32">
        <w:rPr>
          <w:rFonts w:cstheme="minorHAnsi"/>
          <w:color w:val="202122"/>
          <w:shd w:val="clear" w:color="auto" w:fill="FFFFFF"/>
          <w:rPrChange w:id="1170"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71" w:author="Menhorn Timo" w:date="2020-05-27T07:06:00Z">
            <w:rPr>
              <w:rFonts w:ascii="Arial" w:hAnsi="Arial" w:cs="Arial"/>
              <w:color w:val="202122"/>
              <w:sz w:val="23"/>
              <w:szCs w:val="23"/>
              <w:shd w:val="clear" w:color="auto" w:fill="FFFFFF"/>
            </w:rPr>
          </w:rPrChange>
        </w:rPr>
        <w:t>Anwendungsprogramm</w:t>
      </w:r>
      <w:r w:rsidR="008A26B3" w:rsidRPr="005F1C32">
        <w:rPr>
          <w:rFonts w:cstheme="minorHAnsi"/>
          <w:color w:val="202122"/>
          <w:shd w:val="clear" w:color="auto" w:fill="FFFFFF"/>
          <w:rPrChange w:id="1172"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73" w:author="Menhorn Timo" w:date="2020-05-27T07:06:00Z">
            <w:rPr>
              <w:rFonts w:ascii="Arial" w:hAnsi="Arial" w:cs="Arial"/>
              <w:color w:val="202122"/>
              <w:sz w:val="23"/>
              <w:szCs w:val="23"/>
              <w:shd w:val="clear" w:color="auto" w:fill="FFFFFF"/>
            </w:rPr>
          </w:rPrChange>
        </w:rPr>
        <w:t>nach dem</w:t>
      </w:r>
      <w:r w:rsidR="008A26B3" w:rsidRPr="005F1C32">
        <w:rPr>
          <w:rFonts w:cstheme="minorHAnsi"/>
          <w:color w:val="202122"/>
          <w:shd w:val="clear" w:color="auto" w:fill="FFFFFF"/>
          <w:rPrChange w:id="117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75" w:author="Menhorn Timo" w:date="2020-05-27T07:06:00Z">
            <w:rPr>
              <w:rFonts w:ascii="Arial" w:hAnsi="Arial" w:cs="Arial"/>
              <w:color w:val="202122"/>
              <w:sz w:val="23"/>
              <w:szCs w:val="23"/>
              <w:shd w:val="clear" w:color="auto" w:fill="FFFFFF"/>
            </w:rPr>
          </w:rPrChange>
        </w:rPr>
        <w:t>Client-Server-Modell. Anders als klassische</w:t>
      </w:r>
      <w:r w:rsidR="008A26B3" w:rsidRPr="005F1C32">
        <w:rPr>
          <w:rFonts w:cstheme="minorHAnsi"/>
          <w:color w:val="202122"/>
          <w:shd w:val="clear" w:color="auto" w:fill="FFFFFF"/>
          <w:rPrChange w:id="117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77" w:author="Menhorn Timo" w:date="2020-05-27T07:06:00Z">
            <w:rPr>
              <w:rFonts w:ascii="Arial" w:hAnsi="Arial" w:cs="Arial"/>
              <w:color w:val="202122"/>
              <w:sz w:val="23"/>
              <w:szCs w:val="23"/>
              <w:shd w:val="clear" w:color="auto" w:fill="FFFFFF"/>
            </w:rPr>
          </w:rPrChange>
        </w:rPr>
        <w:t>Desktopanwendungen</w:t>
      </w:r>
      <w:r w:rsidR="008A26B3" w:rsidRPr="005F1C32">
        <w:rPr>
          <w:rFonts w:cstheme="minorHAnsi"/>
          <w:color w:val="202122"/>
          <w:shd w:val="clear" w:color="auto" w:fill="FFFFFF"/>
          <w:rPrChange w:id="117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79" w:author="Menhorn Timo" w:date="2020-05-27T07:06:00Z">
            <w:rPr>
              <w:rFonts w:ascii="Arial" w:hAnsi="Arial" w:cs="Arial"/>
              <w:color w:val="202122"/>
              <w:sz w:val="23"/>
              <w:szCs w:val="23"/>
              <w:shd w:val="clear" w:color="auto" w:fill="FFFFFF"/>
            </w:rPr>
          </w:rPrChange>
        </w:rPr>
        <w:t>werden Webanwendungen nicht lokal auf dem Rechner des Benutzers installiert.</w:t>
      </w:r>
    </w:p>
    <w:p w14:paraId="72521496" w14:textId="0E1C24FB" w:rsidR="00E440CA" w:rsidRPr="005F1C32" w:rsidRDefault="00E440CA" w:rsidP="002145EE">
      <w:pPr>
        <w:jc w:val="both"/>
        <w:rPr>
          <w:rFonts w:cstheme="minorHAnsi"/>
          <w:color w:val="202122"/>
          <w:shd w:val="clear" w:color="auto" w:fill="FFFFFF"/>
          <w:rPrChange w:id="1180" w:author="Menhorn Timo" w:date="2020-05-27T07:06:00Z">
            <w:rPr>
              <w:rFonts w:ascii="Arial" w:hAnsi="Arial" w:cs="Arial"/>
              <w:color w:val="202122"/>
              <w:sz w:val="23"/>
              <w:szCs w:val="23"/>
              <w:shd w:val="clear" w:color="auto" w:fill="FFFFFF"/>
            </w:rPr>
          </w:rPrChange>
        </w:rPr>
      </w:pPr>
      <w:r w:rsidRPr="005F1C32">
        <w:rPr>
          <w:rFonts w:cstheme="minorHAnsi"/>
          <w:b/>
          <w:bCs/>
          <w:color w:val="202122"/>
          <w:u w:val="single"/>
          <w:shd w:val="clear" w:color="auto" w:fill="FFFFFF"/>
          <w:rPrChange w:id="1181" w:author="Menhorn Timo" w:date="2020-05-27T07:06:00Z">
            <w:rPr>
              <w:rFonts w:ascii="Arial" w:hAnsi="Arial" w:cs="Arial"/>
              <w:b/>
              <w:bCs/>
              <w:color w:val="202122"/>
              <w:sz w:val="23"/>
              <w:szCs w:val="23"/>
              <w:u w:val="single"/>
              <w:shd w:val="clear" w:color="auto" w:fill="FFFFFF"/>
            </w:rPr>
          </w:rPrChange>
        </w:rPr>
        <w:t>Webbrowser</w:t>
      </w:r>
    </w:p>
    <w:p w14:paraId="7A9EE29D" w14:textId="3C688DAF" w:rsidR="0085421D" w:rsidRPr="005F1C32" w:rsidRDefault="00E440CA" w:rsidP="002145EE">
      <w:pPr>
        <w:jc w:val="both"/>
        <w:rPr>
          <w:rFonts w:cstheme="minorHAnsi"/>
          <w:color w:val="202122"/>
          <w:shd w:val="clear" w:color="auto" w:fill="FFFFFF"/>
          <w:rPrChange w:id="1182"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183" w:author="Menhorn Timo" w:date="2020-05-27T07:06:00Z">
            <w:rPr>
              <w:rFonts w:ascii="Arial" w:hAnsi="Arial" w:cs="Arial"/>
              <w:color w:val="202122"/>
              <w:sz w:val="23"/>
              <w:szCs w:val="23"/>
              <w:shd w:val="clear" w:color="auto" w:fill="FFFFFF"/>
            </w:rPr>
          </w:rPrChange>
        </w:rPr>
        <w:t>Webbrowser</w:t>
      </w:r>
      <w:r w:rsidR="008A26B3" w:rsidRPr="005F1C32">
        <w:rPr>
          <w:rFonts w:cstheme="minorHAnsi"/>
          <w:color w:val="202122"/>
          <w:shd w:val="clear" w:color="auto" w:fill="FFFFFF"/>
          <w:rPrChange w:id="118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85" w:author="Menhorn Timo" w:date="2020-05-27T07:06:00Z">
            <w:rPr>
              <w:rFonts w:ascii="Arial" w:hAnsi="Arial" w:cs="Arial"/>
              <w:color w:val="202122"/>
              <w:sz w:val="23"/>
              <w:szCs w:val="23"/>
              <w:shd w:val="clear" w:color="auto" w:fill="FFFFFF"/>
            </w:rPr>
          </w:rPrChange>
        </w:rPr>
        <w:t>oder allgemein auch</w:t>
      </w:r>
      <w:r w:rsidR="008A26B3" w:rsidRPr="005F1C32">
        <w:rPr>
          <w:rFonts w:cstheme="minorHAnsi"/>
          <w:color w:val="202122"/>
          <w:shd w:val="clear" w:color="auto" w:fill="FFFFFF"/>
          <w:rPrChange w:id="118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87" w:author="Menhorn Timo" w:date="2020-05-27T07:06:00Z">
            <w:rPr>
              <w:rFonts w:ascii="Arial" w:hAnsi="Arial" w:cs="Arial"/>
              <w:color w:val="202122"/>
              <w:sz w:val="23"/>
              <w:szCs w:val="23"/>
              <w:shd w:val="clear" w:color="auto" w:fill="FFFFFF"/>
            </w:rPr>
          </w:rPrChange>
        </w:rPr>
        <w:t>Browser sind spezielle</w:t>
      </w:r>
      <w:r w:rsidR="008A26B3" w:rsidRPr="005F1C32">
        <w:rPr>
          <w:rFonts w:cstheme="minorHAnsi"/>
          <w:color w:val="202122"/>
          <w:shd w:val="clear" w:color="auto" w:fill="FFFFFF"/>
          <w:rPrChange w:id="118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89" w:author="Menhorn Timo" w:date="2020-05-27T07:06:00Z">
            <w:rPr>
              <w:rFonts w:ascii="Arial" w:hAnsi="Arial" w:cs="Arial"/>
              <w:color w:val="202122"/>
              <w:sz w:val="23"/>
              <w:szCs w:val="23"/>
              <w:shd w:val="clear" w:color="auto" w:fill="FFFFFF"/>
            </w:rPr>
          </w:rPrChange>
        </w:rPr>
        <w:t>Computerprogramme</w:t>
      </w:r>
      <w:r w:rsidR="008A26B3" w:rsidRPr="005F1C32">
        <w:rPr>
          <w:rFonts w:cstheme="minorHAnsi"/>
          <w:color w:val="202122"/>
          <w:shd w:val="clear" w:color="auto" w:fill="FFFFFF"/>
          <w:rPrChange w:id="1190"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91" w:author="Menhorn Timo" w:date="2020-05-27T07:06:00Z">
            <w:rPr>
              <w:rFonts w:ascii="Arial" w:hAnsi="Arial" w:cs="Arial"/>
              <w:color w:val="202122"/>
              <w:sz w:val="23"/>
              <w:szCs w:val="23"/>
              <w:shd w:val="clear" w:color="auto" w:fill="FFFFFF"/>
            </w:rPr>
          </w:rPrChange>
        </w:rPr>
        <w:t>zur Darstellung von</w:t>
      </w:r>
      <w:r w:rsidR="008A26B3" w:rsidRPr="005F1C32">
        <w:rPr>
          <w:rFonts w:cstheme="minorHAnsi"/>
          <w:color w:val="202122"/>
          <w:shd w:val="clear" w:color="auto" w:fill="FFFFFF"/>
          <w:rPrChange w:id="1192"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93" w:author="Menhorn Timo" w:date="2020-05-27T07:06:00Z">
            <w:rPr>
              <w:rFonts w:ascii="Arial" w:hAnsi="Arial" w:cs="Arial"/>
              <w:color w:val="202122"/>
              <w:sz w:val="23"/>
              <w:szCs w:val="23"/>
              <w:shd w:val="clear" w:color="auto" w:fill="FFFFFF"/>
            </w:rPr>
          </w:rPrChange>
        </w:rPr>
        <w:t>Webseiten</w:t>
      </w:r>
      <w:r w:rsidR="008A26B3" w:rsidRPr="005F1C32">
        <w:rPr>
          <w:rFonts w:cstheme="minorHAnsi"/>
          <w:color w:val="202122"/>
          <w:shd w:val="clear" w:color="auto" w:fill="FFFFFF"/>
          <w:rPrChange w:id="119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95" w:author="Menhorn Timo" w:date="2020-05-27T07:06:00Z">
            <w:rPr>
              <w:rFonts w:ascii="Arial" w:hAnsi="Arial" w:cs="Arial"/>
              <w:color w:val="202122"/>
              <w:sz w:val="23"/>
              <w:szCs w:val="23"/>
              <w:shd w:val="clear" w:color="auto" w:fill="FFFFFF"/>
            </w:rPr>
          </w:rPrChange>
        </w:rPr>
        <w:t>im</w:t>
      </w:r>
      <w:r w:rsidR="008A26B3" w:rsidRPr="005F1C32">
        <w:rPr>
          <w:rFonts w:cstheme="minorHAnsi"/>
          <w:color w:val="202122"/>
          <w:shd w:val="clear" w:color="auto" w:fill="FFFFFF"/>
          <w:rPrChange w:id="1196"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97" w:author="Menhorn Timo" w:date="2020-05-27T07:06:00Z">
            <w:rPr>
              <w:rFonts w:ascii="Arial" w:hAnsi="Arial" w:cs="Arial"/>
              <w:color w:val="202122"/>
              <w:sz w:val="23"/>
              <w:szCs w:val="23"/>
              <w:shd w:val="clear" w:color="auto" w:fill="FFFFFF"/>
            </w:rPr>
          </w:rPrChange>
        </w:rPr>
        <w:t>World Wide Web</w:t>
      </w:r>
      <w:r w:rsidR="008A26B3" w:rsidRPr="005F1C32">
        <w:rPr>
          <w:rFonts w:cstheme="minorHAnsi"/>
          <w:color w:val="202122"/>
          <w:shd w:val="clear" w:color="auto" w:fill="FFFFFF"/>
          <w:rPrChange w:id="1198"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199" w:author="Menhorn Timo" w:date="2020-05-27T07:06:00Z">
            <w:rPr>
              <w:rFonts w:ascii="Arial" w:hAnsi="Arial" w:cs="Arial"/>
              <w:color w:val="202122"/>
              <w:sz w:val="23"/>
              <w:szCs w:val="23"/>
              <w:shd w:val="clear" w:color="auto" w:fill="FFFFFF"/>
            </w:rPr>
          </w:rPrChange>
        </w:rPr>
        <w:t>oder allgemein von Dokumenten und Daten.</w:t>
      </w:r>
    </w:p>
    <w:p w14:paraId="78C140E9" w14:textId="478A6EEC" w:rsidR="00E440CA" w:rsidRPr="005F1C32" w:rsidRDefault="00E440CA">
      <w:pPr>
        <w:pStyle w:val="berschrift3"/>
        <w:rPr>
          <w:shd w:val="clear" w:color="auto" w:fill="FFFFFF"/>
          <w:rPrChange w:id="1200" w:author="Menhorn Timo" w:date="2020-05-27T07:06:00Z">
            <w:rPr>
              <w:sz w:val="23"/>
              <w:szCs w:val="23"/>
              <w:shd w:val="clear" w:color="auto" w:fill="FFFFFF"/>
            </w:rPr>
          </w:rPrChange>
        </w:rPr>
        <w:pPrChange w:id="1201" w:author="Menhorn Timo" w:date="2020-05-27T16:06:00Z">
          <w:pPr>
            <w:pStyle w:val="berschrift3"/>
            <w:jc w:val="both"/>
          </w:pPr>
        </w:pPrChange>
      </w:pPr>
      <w:bookmarkStart w:id="1202" w:name="_Toc41555088"/>
      <w:r w:rsidRPr="005F1C32">
        <w:rPr>
          <w:shd w:val="clear" w:color="auto" w:fill="FFFFFF"/>
          <w:rPrChange w:id="1203" w:author="Menhorn Timo" w:date="2020-05-27T07:06:00Z">
            <w:rPr>
              <w:sz w:val="23"/>
              <w:szCs w:val="23"/>
              <w:shd w:val="clear" w:color="auto" w:fill="FFFFFF"/>
            </w:rPr>
          </w:rPrChange>
        </w:rPr>
        <w:t>Reactive Forms Begriffe</w:t>
      </w:r>
      <w:bookmarkEnd w:id="1202"/>
    </w:p>
    <w:p w14:paraId="5B936562" w14:textId="55290C60" w:rsidR="00E440CA" w:rsidRPr="005F1C32" w:rsidRDefault="00DE3C30" w:rsidP="002145EE">
      <w:pPr>
        <w:jc w:val="both"/>
        <w:rPr>
          <w:rFonts w:cstheme="minorHAnsi"/>
          <w:b/>
          <w:bCs/>
          <w:color w:val="202122"/>
          <w:u w:val="single"/>
          <w:shd w:val="clear" w:color="auto" w:fill="FFFFFF"/>
          <w:rPrChange w:id="1204"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205" w:author="Menhorn Timo" w:date="2020-05-27T07:06:00Z">
            <w:rPr>
              <w:rFonts w:ascii="Arial" w:hAnsi="Arial" w:cs="Arial"/>
              <w:b/>
              <w:bCs/>
              <w:color w:val="202122"/>
              <w:sz w:val="23"/>
              <w:szCs w:val="23"/>
              <w:u w:val="single"/>
              <w:shd w:val="clear" w:color="auto" w:fill="FFFFFF"/>
            </w:rPr>
          </w:rPrChange>
        </w:rPr>
        <w:t>Form Array</w:t>
      </w:r>
    </w:p>
    <w:p w14:paraId="5BD35321" w14:textId="423BCABE" w:rsidR="006A1922" w:rsidRPr="005F1C32" w:rsidRDefault="00DE3C30" w:rsidP="002145EE">
      <w:pPr>
        <w:jc w:val="both"/>
        <w:rPr>
          <w:rFonts w:cstheme="minorHAnsi"/>
          <w:color w:val="202122"/>
          <w:shd w:val="clear" w:color="auto" w:fill="FFFFFF"/>
          <w:rPrChange w:id="1206"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207" w:author="Menhorn Timo" w:date="2020-05-27T07:06:00Z">
            <w:rPr>
              <w:rFonts w:ascii="Arial" w:hAnsi="Arial" w:cs="Arial"/>
              <w:color w:val="202122"/>
              <w:sz w:val="23"/>
              <w:szCs w:val="23"/>
              <w:shd w:val="clear" w:color="auto" w:fill="FFFFFF"/>
            </w:rPr>
          </w:rPrChange>
        </w:rPr>
        <w:t>Ein Form Array verfolgt den Wert und Validierungsstatus eines Array</w:t>
      </w:r>
      <w:r w:rsidR="002145EE" w:rsidRPr="005F1C32">
        <w:rPr>
          <w:rFonts w:cstheme="minorHAnsi"/>
          <w:color w:val="202122"/>
          <w:shd w:val="clear" w:color="auto" w:fill="FFFFFF"/>
          <w:rPrChange w:id="1208" w:author="Menhorn Timo" w:date="2020-05-27T07:06:00Z">
            <w:rPr>
              <w:rFonts w:ascii="Arial" w:hAnsi="Arial" w:cs="Arial"/>
              <w:color w:val="202122"/>
              <w:sz w:val="23"/>
              <w:szCs w:val="23"/>
              <w:shd w:val="clear" w:color="auto" w:fill="FFFFFF"/>
            </w:rPr>
          </w:rPrChange>
        </w:rPr>
        <w:t>s</w:t>
      </w:r>
      <w:r w:rsidRPr="005F1C32">
        <w:rPr>
          <w:rFonts w:cstheme="minorHAnsi"/>
          <w:color w:val="202122"/>
          <w:shd w:val="clear" w:color="auto" w:fill="FFFFFF"/>
          <w:rPrChange w:id="1209" w:author="Menhorn Timo" w:date="2020-05-27T07:06:00Z">
            <w:rPr>
              <w:rFonts w:ascii="Arial" w:hAnsi="Arial" w:cs="Arial"/>
              <w:color w:val="202122"/>
              <w:sz w:val="23"/>
              <w:szCs w:val="23"/>
              <w:shd w:val="clear" w:color="auto" w:fill="FFFFFF"/>
            </w:rPr>
          </w:rPrChange>
        </w:rPr>
        <w:t xml:space="preserve"> von FormControls, FormGroups und FormArrays. Der Status eines FormArray wird mit dem reduce-Verfahren berechnet. Wenn ein FormControl innerhalb des FormArray invalid ist, ist das ganze FormArray invalid.</w:t>
      </w:r>
    </w:p>
    <w:p w14:paraId="1E2A4934" w14:textId="22CCB497" w:rsidR="00DE3C30" w:rsidRPr="005F1C32" w:rsidRDefault="00DE3C30" w:rsidP="002145EE">
      <w:pPr>
        <w:jc w:val="both"/>
        <w:rPr>
          <w:rFonts w:cstheme="minorHAnsi"/>
          <w:b/>
          <w:bCs/>
          <w:color w:val="202122"/>
          <w:u w:val="single"/>
          <w:shd w:val="clear" w:color="auto" w:fill="FFFFFF"/>
          <w:rPrChange w:id="1210"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211" w:author="Menhorn Timo" w:date="2020-05-27T07:06:00Z">
            <w:rPr>
              <w:rFonts w:ascii="Arial" w:hAnsi="Arial" w:cs="Arial"/>
              <w:b/>
              <w:bCs/>
              <w:color w:val="202122"/>
              <w:sz w:val="23"/>
              <w:szCs w:val="23"/>
              <w:u w:val="single"/>
              <w:shd w:val="clear" w:color="auto" w:fill="FFFFFF"/>
            </w:rPr>
          </w:rPrChange>
        </w:rPr>
        <w:t>Form Control</w:t>
      </w:r>
    </w:p>
    <w:p w14:paraId="4BDEA3DB" w14:textId="3FEF365F" w:rsidR="00DE3C30" w:rsidRPr="005F1C32" w:rsidRDefault="00DE3C30" w:rsidP="002145EE">
      <w:pPr>
        <w:jc w:val="both"/>
        <w:rPr>
          <w:rFonts w:cstheme="minorHAnsi"/>
          <w:color w:val="202122"/>
          <w:shd w:val="clear" w:color="auto" w:fill="FFFFFF"/>
          <w:rPrChange w:id="1212"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213" w:author="Menhorn Timo" w:date="2020-05-27T07:06:00Z">
            <w:rPr>
              <w:rFonts w:ascii="Arial" w:hAnsi="Arial" w:cs="Arial"/>
              <w:color w:val="202122"/>
              <w:sz w:val="23"/>
              <w:szCs w:val="23"/>
              <w:shd w:val="clear" w:color="auto" w:fill="FFFFFF"/>
            </w:rPr>
          </w:rPrChange>
        </w:rPr>
        <w:t>Ein Form Control entspricht einem einzelnen Feld des Formulars und verfolgt</w:t>
      </w:r>
      <w:r w:rsidR="00B15623" w:rsidRPr="005F1C32">
        <w:rPr>
          <w:rFonts w:cstheme="minorHAnsi"/>
          <w:color w:val="202122"/>
          <w:shd w:val="clear" w:color="auto" w:fill="FFFFFF"/>
          <w:rPrChange w:id="1214"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215" w:author="Menhorn Timo" w:date="2020-05-27T07:06:00Z">
            <w:rPr>
              <w:rFonts w:ascii="Arial" w:hAnsi="Arial" w:cs="Arial"/>
              <w:color w:val="202122"/>
              <w:sz w:val="23"/>
              <w:szCs w:val="23"/>
              <w:shd w:val="clear" w:color="auto" w:fill="FFFFFF"/>
            </w:rPr>
          </w:rPrChange>
        </w:rPr>
        <w:t>den Wert und Validierungsstatus.</w:t>
      </w:r>
    </w:p>
    <w:p w14:paraId="12627A42" w14:textId="79A15632" w:rsidR="006467C3" w:rsidRPr="005F1C32" w:rsidRDefault="006467C3" w:rsidP="002145EE">
      <w:pPr>
        <w:jc w:val="both"/>
        <w:rPr>
          <w:rFonts w:cstheme="minorHAnsi"/>
          <w:color w:val="202122"/>
          <w:shd w:val="clear" w:color="auto" w:fill="FFFFFF"/>
          <w:rPrChange w:id="1216" w:author="Menhorn Timo" w:date="2020-05-27T07:06:00Z">
            <w:rPr>
              <w:rFonts w:ascii="Arial" w:hAnsi="Arial" w:cs="Arial"/>
              <w:color w:val="202122"/>
              <w:sz w:val="23"/>
              <w:szCs w:val="23"/>
              <w:shd w:val="clear" w:color="auto" w:fill="FFFFFF"/>
            </w:rPr>
          </w:rPrChange>
        </w:rPr>
      </w:pPr>
      <w:r w:rsidRPr="005F1C32">
        <w:rPr>
          <w:rFonts w:cstheme="minorHAnsi"/>
          <w:b/>
          <w:bCs/>
          <w:color w:val="202122"/>
          <w:u w:val="single"/>
          <w:shd w:val="clear" w:color="auto" w:fill="FFFFFF"/>
          <w:rPrChange w:id="1217" w:author="Menhorn Timo" w:date="2020-05-27T07:06:00Z">
            <w:rPr>
              <w:rFonts w:ascii="Arial" w:hAnsi="Arial" w:cs="Arial"/>
              <w:b/>
              <w:bCs/>
              <w:color w:val="202122"/>
              <w:sz w:val="23"/>
              <w:szCs w:val="23"/>
              <w:u w:val="single"/>
              <w:shd w:val="clear" w:color="auto" w:fill="FFFFFF"/>
            </w:rPr>
          </w:rPrChange>
        </w:rPr>
        <w:t>Form Group</w:t>
      </w:r>
    </w:p>
    <w:p w14:paraId="3D74BA1E" w14:textId="6C62C41E" w:rsidR="006467C3" w:rsidRPr="005F1C32" w:rsidRDefault="006467C3" w:rsidP="002145EE">
      <w:pPr>
        <w:jc w:val="both"/>
        <w:rPr>
          <w:rFonts w:cstheme="minorHAnsi"/>
          <w:color w:val="202122"/>
          <w:shd w:val="clear" w:color="auto" w:fill="FFFFFF"/>
          <w:rPrChange w:id="1218"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219" w:author="Menhorn Timo" w:date="2020-05-27T07:06:00Z">
            <w:rPr>
              <w:rFonts w:ascii="Arial" w:hAnsi="Arial" w:cs="Arial"/>
              <w:color w:val="202122"/>
              <w:sz w:val="23"/>
              <w:szCs w:val="23"/>
              <w:shd w:val="clear" w:color="auto" w:fill="FFFFFF"/>
            </w:rPr>
          </w:rPrChange>
        </w:rPr>
        <w:t>Eine Form Group aggregiert Werte von allen unterliegenden FormControls und mündet sie in ein Objekt, das den Namen des FormControls als Schlüssel verwendet.</w:t>
      </w:r>
      <w:r w:rsidR="00B15623" w:rsidRPr="005F1C32">
        <w:rPr>
          <w:rFonts w:cstheme="minorHAnsi"/>
          <w:color w:val="202122"/>
          <w:shd w:val="clear" w:color="auto" w:fill="FFFFFF"/>
          <w:rPrChange w:id="1220" w:author="Menhorn Timo" w:date="2020-05-27T07:06:00Z">
            <w:rPr>
              <w:rFonts w:ascii="Arial" w:hAnsi="Arial" w:cs="Arial"/>
              <w:color w:val="202122"/>
              <w:sz w:val="23"/>
              <w:szCs w:val="23"/>
              <w:shd w:val="clear" w:color="auto" w:fill="FFFFFF"/>
            </w:rPr>
          </w:rPrChange>
        </w:rPr>
        <w:t xml:space="preserve"> </w:t>
      </w:r>
      <w:r w:rsidRPr="005F1C32">
        <w:rPr>
          <w:rFonts w:cstheme="minorHAnsi"/>
          <w:color w:val="202122"/>
          <w:shd w:val="clear" w:color="auto" w:fill="FFFFFF"/>
          <w:rPrChange w:id="1221" w:author="Menhorn Timo" w:date="2020-05-27T07:06:00Z">
            <w:rPr>
              <w:rFonts w:ascii="Arial" w:hAnsi="Arial" w:cs="Arial"/>
              <w:color w:val="202122"/>
              <w:sz w:val="23"/>
              <w:szCs w:val="23"/>
              <w:shd w:val="clear" w:color="auto" w:fill="FFFFFF"/>
            </w:rPr>
          </w:rPrChange>
        </w:rPr>
        <w:t xml:space="preserve">Ein Root-Element eines </w:t>
      </w:r>
      <w:r w:rsidR="0012312A" w:rsidRPr="005F1C32">
        <w:rPr>
          <w:rFonts w:cstheme="minorHAnsi"/>
          <w:color w:val="202122"/>
          <w:shd w:val="clear" w:color="auto" w:fill="FFFFFF"/>
          <w:rPrChange w:id="1222" w:author="Menhorn Timo" w:date="2020-05-27T07:06:00Z">
            <w:rPr>
              <w:rFonts w:ascii="Arial" w:hAnsi="Arial" w:cs="Arial"/>
              <w:color w:val="202122"/>
              <w:sz w:val="23"/>
              <w:szCs w:val="23"/>
              <w:shd w:val="clear" w:color="auto" w:fill="FFFFFF"/>
            </w:rPr>
          </w:rPrChange>
        </w:rPr>
        <w:t>R</w:t>
      </w:r>
      <w:r w:rsidRPr="005F1C32">
        <w:rPr>
          <w:rFonts w:cstheme="minorHAnsi"/>
          <w:color w:val="202122"/>
          <w:shd w:val="clear" w:color="auto" w:fill="FFFFFF"/>
          <w:rPrChange w:id="1223" w:author="Menhorn Timo" w:date="2020-05-27T07:06:00Z">
            <w:rPr>
              <w:rFonts w:ascii="Arial" w:hAnsi="Arial" w:cs="Arial"/>
              <w:color w:val="202122"/>
              <w:sz w:val="23"/>
              <w:szCs w:val="23"/>
              <w:shd w:val="clear" w:color="auto" w:fill="FFFFFF"/>
            </w:rPr>
          </w:rPrChange>
        </w:rPr>
        <w:t xml:space="preserve">eactive </w:t>
      </w:r>
      <w:r w:rsidR="0012312A" w:rsidRPr="005F1C32">
        <w:rPr>
          <w:rFonts w:cstheme="minorHAnsi"/>
          <w:color w:val="202122"/>
          <w:shd w:val="clear" w:color="auto" w:fill="FFFFFF"/>
          <w:rPrChange w:id="1224" w:author="Menhorn Timo" w:date="2020-05-27T07:06:00Z">
            <w:rPr>
              <w:rFonts w:ascii="Arial" w:hAnsi="Arial" w:cs="Arial"/>
              <w:color w:val="202122"/>
              <w:sz w:val="23"/>
              <w:szCs w:val="23"/>
              <w:shd w:val="clear" w:color="auto" w:fill="FFFFFF"/>
            </w:rPr>
          </w:rPrChange>
        </w:rPr>
        <w:t>F</w:t>
      </w:r>
      <w:r w:rsidRPr="005F1C32">
        <w:rPr>
          <w:rFonts w:cstheme="minorHAnsi"/>
          <w:color w:val="202122"/>
          <w:shd w:val="clear" w:color="auto" w:fill="FFFFFF"/>
          <w:rPrChange w:id="1225" w:author="Menhorn Timo" w:date="2020-05-27T07:06:00Z">
            <w:rPr>
              <w:rFonts w:ascii="Arial" w:hAnsi="Arial" w:cs="Arial"/>
              <w:color w:val="202122"/>
              <w:sz w:val="23"/>
              <w:szCs w:val="23"/>
              <w:shd w:val="clear" w:color="auto" w:fill="FFFFFF"/>
            </w:rPr>
          </w:rPrChange>
        </w:rPr>
        <w:t>orm ist immer eine FormGroup.</w:t>
      </w:r>
    </w:p>
    <w:p w14:paraId="1D1FFFBD" w14:textId="36E7A652" w:rsidR="00E440CA" w:rsidRPr="005F1C32" w:rsidRDefault="006467C3" w:rsidP="002145EE">
      <w:pPr>
        <w:jc w:val="both"/>
        <w:rPr>
          <w:rFonts w:cstheme="minorHAnsi"/>
          <w:b/>
          <w:bCs/>
          <w:color w:val="202122"/>
          <w:u w:val="single"/>
          <w:shd w:val="clear" w:color="auto" w:fill="FFFFFF"/>
          <w:rPrChange w:id="1226"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227" w:author="Menhorn Timo" w:date="2020-05-27T07:06:00Z">
            <w:rPr>
              <w:rFonts w:ascii="Arial" w:hAnsi="Arial" w:cs="Arial"/>
              <w:b/>
              <w:bCs/>
              <w:color w:val="202122"/>
              <w:sz w:val="23"/>
              <w:szCs w:val="23"/>
              <w:u w:val="single"/>
              <w:shd w:val="clear" w:color="auto" w:fill="FFFFFF"/>
            </w:rPr>
          </w:rPrChange>
        </w:rPr>
        <w:t>Dirty</w:t>
      </w:r>
    </w:p>
    <w:p w14:paraId="286D7694" w14:textId="64A1B7D1" w:rsidR="00CD587A" w:rsidRPr="005F1C32" w:rsidRDefault="006467C3" w:rsidP="002145EE">
      <w:pPr>
        <w:jc w:val="both"/>
        <w:rPr>
          <w:rFonts w:cstheme="minorHAnsi"/>
          <w:color w:val="202122"/>
          <w:shd w:val="clear" w:color="auto" w:fill="FFFFFF"/>
          <w:rPrChange w:id="1228" w:author="Menhorn Timo" w:date="2020-05-27T07:06:00Z">
            <w:rPr>
              <w:rFonts w:ascii="Arial" w:hAnsi="Arial" w:cs="Arial"/>
              <w:color w:val="202122"/>
              <w:sz w:val="23"/>
              <w:szCs w:val="23"/>
              <w:shd w:val="clear" w:color="auto" w:fill="FFFFFF"/>
            </w:rPr>
          </w:rPrChange>
        </w:rPr>
      </w:pPr>
      <w:r w:rsidRPr="005F1C32">
        <w:rPr>
          <w:rFonts w:cstheme="minorHAnsi"/>
          <w:color w:val="202122"/>
          <w:shd w:val="clear" w:color="auto" w:fill="FFFFFF"/>
          <w:rPrChange w:id="1229" w:author="Menhorn Timo" w:date="2020-05-27T07:06:00Z">
            <w:rPr>
              <w:rFonts w:ascii="Arial" w:hAnsi="Arial" w:cs="Arial"/>
              <w:color w:val="202122"/>
              <w:sz w:val="23"/>
              <w:szCs w:val="23"/>
              <w:shd w:val="clear" w:color="auto" w:fill="FFFFFF"/>
            </w:rPr>
          </w:rPrChange>
        </w:rPr>
        <w:t>Die Eigenschaft dirty eines Form Controls wird auf true gesetzt, sobald der Nutzer die Value ändert.</w:t>
      </w:r>
    </w:p>
    <w:p w14:paraId="6A0100EC" w14:textId="77777777" w:rsidR="003B6F0E" w:rsidRDefault="003B6F0E" w:rsidP="002145EE">
      <w:pPr>
        <w:jc w:val="both"/>
        <w:rPr>
          <w:ins w:id="1230" w:author="Menhorn Timo" w:date="2020-05-28T10:10:00Z"/>
          <w:rFonts w:cstheme="minorHAnsi"/>
          <w:b/>
          <w:bCs/>
          <w:color w:val="202122"/>
          <w:u w:val="single"/>
          <w:shd w:val="clear" w:color="auto" w:fill="FFFFFF"/>
        </w:rPr>
      </w:pPr>
    </w:p>
    <w:p w14:paraId="336AE1BE" w14:textId="342E29A9" w:rsidR="006467C3" w:rsidRPr="005F1C32" w:rsidRDefault="006467C3" w:rsidP="002145EE">
      <w:pPr>
        <w:jc w:val="both"/>
        <w:rPr>
          <w:rFonts w:cstheme="minorHAnsi"/>
          <w:b/>
          <w:bCs/>
          <w:color w:val="202122"/>
          <w:u w:val="single"/>
          <w:shd w:val="clear" w:color="auto" w:fill="FFFFFF"/>
          <w:rPrChange w:id="1231"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232" w:author="Menhorn Timo" w:date="2020-05-27T07:06:00Z">
            <w:rPr>
              <w:rFonts w:ascii="Arial" w:hAnsi="Arial" w:cs="Arial"/>
              <w:b/>
              <w:bCs/>
              <w:color w:val="202122"/>
              <w:sz w:val="23"/>
              <w:szCs w:val="23"/>
              <w:u w:val="single"/>
              <w:shd w:val="clear" w:color="auto" w:fill="FFFFFF"/>
            </w:rPr>
          </w:rPrChange>
        </w:rPr>
        <w:lastRenderedPageBreak/>
        <w:t>Invalid</w:t>
      </w:r>
    </w:p>
    <w:p w14:paraId="2BAF5C6D" w14:textId="77777777" w:rsidR="006467C3" w:rsidRPr="005F1C32" w:rsidDel="003B6F0E" w:rsidRDefault="006467C3" w:rsidP="002145EE">
      <w:pPr>
        <w:jc w:val="both"/>
        <w:rPr>
          <w:del w:id="1233" w:author="Menhorn Timo" w:date="2020-05-28T10:11:00Z"/>
          <w:rFonts w:cstheme="minorHAnsi"/>
          <w:color w:val="202122"/>
          <w:shd w:val="clear" w:color="auto" w:fill="FFFFFF"/>
          <w:rPrChange w:id="1234" w:author="Menhorn Timo" w:date="2020-05-27T07:06:00Z">
            <w:rPr>
              <w:del w:id="1235" w:author="Menhorn Timo" w:date="2020-05-28T10:11:00Z"/>
              <w:rFonts w:ascii="Arial" w:hAnsi="Arial" w:cs="Arial"/>
              <w:color w:val="202122"/>
              <w:sz w:val="23"/>
              <w:szCs w:val="23"/>
              <w:shd w:val="clear" w:color="auto" w:fill="FFFFFF"/>
            </w:rPr>
          </w:rPrChange>
        </w:rPr>
      </w:pPr>
      <w:r w:rsidRPr="005F1C32">
        <w:rPr>
          <w:rFonts w:cstheme="minorHAnsi"/>
          <w:color w:val="202122"/>
          <w:shd w:val="clear" w:color="auto" w:fill="FFFFFF"/>
          <w:rPrChange w:id="1236" w:author="Menhorn Timo" w:date="2020-05-27T07:06:00Z">
            <w:rPr>
              <w:rFonts w:ascii="Arial" w:hAnsi="Arial" w:cs="Arial"/>
              <w:color w:val="202122"/>
              <w:sz w:val="23"/>
              <w:szCs w:val="23"/>
              <w:shd w:val="clear" w:color="auto" w:fill="FFFFFF"/>
            </w:rPr>
          </w:rPrChange>
        </w:rPr>
        <w:t>Die Eigenschaft valid eines Form Controls wird auf true gesetzt, wenn das Control keine Validatoren besitzt oder alle Validatoren erfüllt sind.</w:t>
      </w:r>
    </w:p>
    <w:p w14:paraId="70988F91" w14:textId="77777777" w:rsidR="00D70E16" w:rsidRPr="005F1C32" w:rsidRDefault="00D70E16" w:rsidP="002145EE">
      <w:pPr>
        <w:jc w:val="both"/>
        <w:rPr>
          <w:ins w:id="1237" w:author="Menhorn Timo" w:date="2020-05-26T14:58:00Z"/>
          <w:rFonts w:cstheme="minorHAnsi"/>
          <w:b/>
          <w:bCs/>
          <w:color w:val="202122"/>
          <w:u w:val="single"/>
          <w:shd w:val="clear" w:color="auto" w:fill="FFFFFF"/>
          <w:rPrChange w:id="1238" w:author="Menhorn Timo" w:date="2020-05-27T07:06:00Z">
            <w:rPr>
              <w:ins w:id="1239" w:author="Menhorn Timo" w:date="2020-05-26T14:58:00Z"/>
              <w:rFonts w:ascii="Arial" w:hAnsi="Arial" w:cs="Arial"/>
              <w:b/>
              <w:bCs/>
              <w:color w:val="202122"/>
              <w:u w:val="single"/>
              <w:shd w:val="clear" w:color="auto" w:fill="FFFFFF"/>
            </w:rPr>
          </w:rPrChange>
        </w:rPr>
      </w:pPr>
    </w:p>
    <w:p w14:paraId="26EB4CA5" w14:textId="5AA46A8D" w:rsidR="006467C3" w:rsidRPr="005F1C32" w:rsidRDefault="006467C3" w:rsidP="002145EE">
      <w:pPr>
        <w:jc w:val="both"/>
        <w:rPr>
          <w:rFonts w:cstheme="minorHAnsi"/>
          <w:b/>
          <w:bCs/>
          <w:color w:val="202122"/>
          <w:u w:val="single"/>
          <w:shd w:val="clear" w:color="auto" w:fill="FFFFFF"/>
          <w:rPrChange w:id="1240"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241" w:author="Menhorn Timo" w:date="2020-05-27T07:06:00Z">
            <w:rPr>
              <w:rFonts w:ascii="Arial" w:hAnsi="Arial" w:cs="Arial"/>
              <w:b/>
              <w:bCs/>
              <w:color w:val="202122"/>
              <w:sz w:val="23"/>
              <w:szCs w:val="23"/>
              <w:u w:val="single"/>
              <w:shd w:val="clear" w:color="auto" w:fill="FFFFFF"/>
            </w:rPr>
          </w:rPrChange>
        </w:rPr>
        <w:t>Touched</w:t>
      </w:r>
    </w:p>
    <w:p w14:paraId="03D8719A" w14:textId="78807DFE" w:rsidR="006467C3" w:rsidRPr="005F1C32" w:rsidDel="00D70E16" w:rsidRDefault="006467C3" w:rsidP="002145EE">
      <w:pPr>
        <w:jc w:val="both"/>
        <w:rPr>
          <w:del w:id="1242" w:author="Menhorn Timo" w:date="2020-05-26T14:58:00Z"/>
          <w:rFonts w:cstheme="minorHAnsi"/>
          <w:color w:val="202122"/>
          <w:shd w:val="clear" w:color="auto" w:fill="FFFFFF"/>
          <w:rPrChange w:id="1243" w:author="Menhorn Timo" w:date="2020-05-27T07:06:00Z">
            <w:rPr>
              <w:del w:id="1244" w:author="Menhorn Timo" w:date="2020-05-26T14:58:00Z"/>
              <w:rFonts w:ascii="Arial" w:hAnsi="Arial" w:cs="Arial"/>
              <w:color w:val="202122"/>
              <w:sz w:val="23"/>
              <w:szCs w:val="23"/>
              <w:shd w:val="clear" w:color="auto" w:fill="FFFFFF"/>
            </w:rPr>
          </w:rPrChange>
        </w:rPr>
      </w:pPr>
      <w:r w:rsidRPr="005F1C32">
        <w:rPr>
          <w:rFonts w:cstheme="minorHAnsi"/>
          <w:color w:val="202122"/>
          <w:shd w:val="clear" w:color="auto" w:fill="FFFFFF"/>
          <w:rPrChange w:id="1245" w:author="Menhorn Timo" w:date="2020-05-27T07:06:00Z">
            <w:rPr>
              <w:rFonts w:ascii="Arial" w:hAnsi="Arial" w:cs="Arial"/>
              <w:color w:val="202122"/>
              <w:sz w:val="23"/>
              <w:szCs w:val="23"/>
              <w:shd w:val="clear" w:color="auto" w:fill="FFFFFF"/>
            </w:rPr>
          </w:rPrChange>
        </w:rPr>
        <w:t xml:space="preserve">Die Eigenschaft touched eines Form Controls wird auf true gesetzt, sobald der User erstmalig auf das Control geklickt hat. </w:t>
      </w:r>
    </w:p>
    <w:p w14:paraId="3570D4D7" w14:textId="77777777" w:rsidR="00CA44DC" w:rsidRPr="005F1C32" w:rsidRDefault="00CA44DC" w:rsidP="002145EE">
      <w:pPr>
        <w:jc w:val="both"/>
        <w:rPr>
          <w:rFonts w:cstheme="minorHAnsi"/>
          <w:b/>
          <w:bCs/>
          <w:color w:val="202122"/>
          <w:u w:val="single"/>
          <w:shd w:val="clear" w:color="auto" w:fill="FFFFFF"/>
          <w:rPrChange w:id="1246" w:author="Menhorn Timo" w:date="2020-05-27T07:06:00Z">
            <w:rPr>
              <w:rFonts w:ascii="Arial" w:hAnsi="Arial" w:cs="Arial"/>
              <w:b/>
              <w:bCs/>
              <w:color w:val="202122"/>
              <w:sz w:val="23"/>
              <w:szCs w:val="23"/>
              <w:u w:val="single"/>
              <w:shd w:val="clear" w:color="auto" w:fill="FFFFFF"/>
            </w:rPr>
          </w:rPrChange>
        </w:rPr>
      </w:pPr>
    </w:p>
    <w:p w14:paraId="25A7C5A8" w14:textId="56953721" w:rsidR="00E440CA" w:rsidRPr="005F1C32" w:rsidRDefault="006467C3" w:rsidP="002145EE">
      <w:pPr>
        <w:jc w:val="both"/>
        <w:rPr>
          <w:rFonts w:cstheme="minorHAnsi"/>
          <w:b/>
          <w:bCs/>
          <w:color w:val="202122"/>
          <w:u w:val="single"/>
          <w:shd w:val="clear" w:color="auto" w:fill="FFFFFF"/>
          <w:rPrChange w:id="1247" w:author="Menhorn Timo" w:date="2020-05-27T07:06:00Z">
            <w:rPr>
              <w:rFonts w:ascii="Arial" w:hAnsi="Arial" w:cs="Arial"/>
              <w:b/>
              <w:bCs/>
              <w:color w:val="202122"/>
              <w:sz w:val="23"/>
              <w:szCs w:val="23"/>
              <w:u w:val="single"/>
              <w:shd w:val="clear" w:color="auto" w:fill="FFFFFF"/>
            </w:rPr>
          </w:rPrChange>
        </w:rPr>
      </w:pPr>
      <w:r w:rsidRPr="005F1C32">
        <w:rPr>
          <w:rFonts w:cstheme="minorHAnsi"/>
          <w:b/>
          <w:bCs/>
          <w:color w:val="202122"/>
          <w:u w:val="single"/>
          <w:shd w:val="clear" w:color="auto" w:fill="FFFFFF"/>
          <w:rPrChange w:id="1248" w:author="Menhorn Timo" w:date="2020-05-27T07:06:00Z">
            <w:rPr>
              <w:rFonts w:ascii="Arial" w:hAnsi="Arial" w:cs="Arial"/>
              <w:b/>
              <w:bCs/>
              <w:color w:val="202122"/>
              <w:sz w:val="23"/>
              <w:szCs w:val="23"/>
              <w:u w:val="single"/>
              <w:shd w:val="clear" w:color="auto" w:fill="FFFFFF"/>
            </w:rPr>
          </w:rPrChange>
        </w:rPr>
        <w:t>Validatoren</w:t>
      </w:r>
    </w:p>
    <w:p w14:paraId="17D8D0C9" w14:textId="4EB84E0A" w:rsidR="006467C3" w:rsidRPr="005F1C32" w:rsidRDefault="006467C3" w:rsidP="002145EE">
      <w:pPr>
        <w:jc w:val="both"/>
        <w:rPr>
          <w:rFonts w:cstheme="minorHAnsi"/>
          <w:color w:val="202122"/>
          <w:shd w:val="clear" w:color="auto" w:fill="FFFFFF"/>
          <w:rPrChange w:id="1249" w:author="Menhorn Timo" w:date="2020-05-27T07:06:00Z">
            <w:rPr>
              <w:rFonts w:ascii="Arial" w:hAnsi="Arial" w:cs="Arial"/>
              <w:color w:val="202122"/>
              <w:sz w:val="21"/>
              <w:szCs w:val="21"/>
              <w:shd w:val="clear" w:color="auto" w:fill="FFFFFF"/>
            </w:rPr>
          </w:rPrChange>
        </w:rPr>
      </w:pPr>
      <w:r w:rsidRPr="005F1C32">
        <w:rPr>
          <w:rFonts w:cstheme="minorHAnsi"/>
          <w:color w:val="202122"/>
          <w:shd w:val="clear" w:color="auto" w:fill="FFFFFF"/>
          <w:rPrChange w:id="1250" w:author="Menhorn Timo" w:date="2020-05-27T07:06:00Z">
            <w:rPr>
              <w:rFonts w:ascii="Arial" w:hAnsi="Arial" w:cs="Arial"/>
              <w:color w:val="202122"/>
              <w:sz w:val="23"/>
              <w:szCs w:val="23"/>
              <w:shd w:val="clear" w:color="auto" w:fill="FFFFFF"/>
            </w:rPr>
          </w:rPrChange>
        </w:rPr>
        <w:t xml:space="preserve">Reactive Forms haben den Vorteil, dass die Strukturen und alle Validierungen an einem Platz definiert werden </w:t>
      </w:r>
      <w:r w:rsidRPr="005F1C32">
        <w:rPr>
          <w:rFonts w:cstheme="minorHAnsi"/>
          <w:color w:val="202122"/>
          <w:shd w:val="clear" w:color="auto" w:fill="FFFFFF"/>
          <w:rPrChange w:id="1251" w:author="Menhorn Timo" w:date="2020-05-27T07:06:00Z">
            <w:rPr>
              <w:rFonts w:ascii="Arial" w:hAnsi="Arial" w:cs="Arial"/>
              <w:color w:val="202122"/>
              <w:sz w:val="21"/>
              <w:szCs w:val="21"/>
              <w:shd w:val="clear" w:color="auto" w:fill="FFFFFF"/>
            </w:rPr>
          </w:rPrChange>
        </w:rPr>
        <w:t>und feldübergreifende Validierungen so sehr einfach umsetzbar sind.</w:t>
      </w:r>
    </w:p>
    <w:p w14:paraId="1073C5F5" w14:textId="451328D5" w:rsidR="00A35FA0" w:rsidRPr="005F1C32" w:rsidRDefault="00A35FA0" w:rsidP="002145EE">
      <w:pPr>
        <w:pStyle w:val="berschrift1"/>
        <w:rPr>
          <w:rFonts w:asciiTheme="minorHAnsi" w:hAnsiTheme="minorHAnsi" w:cstheme="minorHAnsi"/>
          <w:rPrChange w:id="1252" w:author="Menhorn Timo" w:date="2020-05-27T07:06:00Z">
            <w:rPr/>
          </w:rPrChange>
        </w:rPr>
      </w:pPr>
      <w:bookmarkStart w:id="1253" w:name="_Toc41555089"/>
      <w:r w:rsidRPr="005F1C32">
        <w:rPr>
          <w:rFonts w:asciiTheme="minorHAnsi" w:hAnsiTheme="minorHAnsi" w:cstheme="minorHAnsi"/>
          <w:rPrChange w:id="1254" w:author="Menhorn Timo" w:date="2020-05-27T07:06:00Z">
            <w:rPr/>
          </w:rPrChange>
        </w:rPr>
        <w:lastRenderedPageBreak/>
        <w:t>Einleitung</w:t>
      </w:r>
      <w:bookmarkEnd w:id="1253"/>
    </w:p>
    <w:p w14:paraId="01F38010" w14:textId="6BFCCA38" w:rsidR="00A35FA0" w:rsidRPr="005F1C32" w:rsidRDefault="00A35FA0" w:rsidP="006B5CAD">
      <w:pPr>
        <w:pStyle w:val="berschrift2"/>
        <w:rPr>
          <w:rFonts w:asciiTheme="minorHAnsi" w:hAnsiTheme="minorHAnsi" w:cstheme="minorHAnsi"/>
          <w:rPrChange w:id="1255" w:author="Menhorn Timo" w:date="2020-05-27T07:06:00Z">
            <w:rPr/>
          </w:rPrChange>
        </w:rPr>
      </w:pPr>
      <w:bookmarkStart w:id="1256" w:name="_Toc41555090"/>
      <w:r w:rsidRPr="005F1C32">
        <w:rPr>
          <w:rFonts w:asciiTheme="minorHAnsi" w:hAnsiTheme="minorHAnsi" w:cstheme="minorHAnsi"/>
          <w:rPrChange w:id="1257" w:author="Menhorn Timo" w:date="2020-05-27T07:06:00Z">
            <w:rPr/>
          </w:rPrChange>
        </w:rPr>
        <w:t>Projektumfeld</w:t>
      </w:r>
      <w:bookmarkEnd w:id="1256"/>
    </w:p>
    <w:p w14:paraId="61F35999" w14:textId="59EE9309" w:rsidR="000B4D62" w:rsidRPr="005F1C32" w:rsidDel="009360FE" w:rsidRDefault="00F736C5" w:rsidP="002145EE">
      <w:pPr>
        <w:ind w:right="300"/>
        <w:jc w:val="both"/>
        <w:rPr>
          <w:del w:id="1258" w:author="Menhorn Timo" w:date="2020-05-27T12:20:00Z"/>
          <w:rFonts w:eastAsia="Arial" w:cstheme="minorHAnsi"/>
          <w:rPrChange w:id="1259" w:author="Menhorn Timo" w:date="2020-05-27T07:06:00Z">
            <w:rPr>
              <w:del w:id="1260" w:author="Menhorn Timo" w:date="2020-05-27T12:20:00Z"/>
              <w:rFonts w:asciiTheme="majorHAnsi" w:eastAsia="Arial" w:hAnsiTheme="majorHAnsi" w:cstheme="majorHAnsi"/>
              <w:sz w:val="23"/>
              <w:szCs w:val="23"/>
            </w:rPr>
          </w:rPrChange>
        </w:rPr>
      </w:pPr>
      <w:del w:id="1261" w:author="Menhorn Timo" w:date="2020-05-27T12:20:00Z">
        <w:r w:rsidRPr="005F1C32" w:rsidDel="009360FE">
          <w:rPr>
            <w:rFonts w:eastAsia="Arial" w:cstheme="minorHAnsi"/>
            <w:rPrChange w:id="1262" w:author="Menhorn Timo" w:date="2020-05-27T07:06:00Z">
              <w:rPr>
                <w:rFonts w:asciiTheme="majorHAnsi" w:eastAsia="Arial" w:hAnsiTheme="majorHAnsi" w:cstheme="majorHAnsi"/>
                <w:sz w:val="23"/>
                <w:szCs w:val="23"/>
              </w:rPr>
            </w:rPrChange>
          </w:rPr>
          <w:delText xml:space="preserve">Das Projekt </w:delText>
        </w:r>
      </w:del>
      <w:del w:id="1263" w:author="Menhorn Timo" w:date="2020-05-26T09:22:00Z">
        <w:r w:rsidRPr="005F1C32" w:rsidDel="000D2F3D">
          <w:rPr>
            <w:rFonts w:eastAsia="Arial" w:cstheme="minorHAnsi"/>
            <w:rPrChange w:id="1264" w:author="Menhorn Timo" w:date="2020-05-27T07:06:00Z">
              <w:rPr>
                <w:rFonts w:asciiTheme="majorHAnsi" w:eastAsia="Arial" w:hAnsiTheme="majorHAnsi" w:cstheme="majorHAnsi"/>
                <w:sz w:val="23"/>
                <w:szCs w:val="23"/>
              </w:rPr>
            </w:rPrChange>
          </w:rPr>
          <w:delText xml:space="preserve">wird im Rahmen einer Umstrukturierung abgewickelt </w:delText>
        </w:r>
      </w:del>
      <w:del w:id="1265" w:author="Menhorn Timo" w:date="2020-05-27T12:20:00Z">
        <w:r w:rsidRPr="005F1C32" w:rsidDel="009360FE">
          <w:rPr>
            <w:rFonts w:eastAsia="Arial" w:cstheme="minorHAnsi"/>
            <w:rPrChange w:id="1266" w:author="Menhorn Timo" w:date="2020-05-27T07:06:00Z">
              <w:rPr>
                <w:rFonts w:asciiTheme="majorHAnsi" w:eastAsia="Arial" w:hAnsiTheme="majorHAnsi" w:cstheme="majorHAnsi"/>
                <w:sz w:val="23"/>
                <w:szCs w:val="23"/>
              </w:rPr>
            </w:rPrChange>
          </w:rPr>
          <w:delText xml:space="preserve">und in den Örtlichkeiten der Donat IT GmbH umgesetzt. Verantwortlich für den gesamten Projektverlauf ist der Auszubildende. </w:delText>
        </w:r>
      </w:del>
    </w:p>
    <w:p w14:paraId="529A9928" w14:textId="17208D01" w:rsidR="00E556B2" w:rsidRPr="005F1C32" w:rsidRDefault="00E556B2" w:rsidP="002145EE">
      <w:pPr>
        <w:ind w:right="300"/>
        <w:jc w:val="both"/>
        <w:rPr>
          <w:rFonts w:eastAsia="Arial" w:cstheme="minorHAnsi"/>
          <w:rPrChange w:id="1267" w:author="Menhorn Timo" w:date="2020-05-27T07:06:00Z">
            <w:rPr>
              <w:rFonts w:asciiTheme="majorHAnsi" w:eastAsia="Arial" w:hAnsiTheme="majorHAnsi" w:cstheme="majorHAnsi"/>
              <w:sz w:val="23"/>
              <w:szCs w:val="23"/>
            </w:rPr>
          </w:rPrChange>
        </w:rPr>
      </w:pPr>
      <w:r w:rsidRPr="005F1C32">
        <w:rPr>
          <w:rFonts w:eastAsia="Arial" w:cstheme="minorHAnsi"/>
          <w:rPrChange w:id="1268" w:author="Menhorn Timo" w:date="2020-05-27T07:06:00Z">
            <w:rPr>
              <w:rFonts w:asciiTheme="majorHAnsi" w:eastAsia="Arial" w:hAnsiTheme="majorHAnsi" w:cstheme="majorHAnsi"/>
              <w:sz w:val="23"/>
              <w:szCs w:val="23"/>
            </w:rPr>
          </w:rPrChange>
        </w:rPr>
        <w:t>Vor 35 Jahren begann die Geschichte der DONAT</w:t>
      </w:r>
      <w:r w:rsidR="001106AA" w:rsidRPr="005F1C32">
        <w:rPr>
          <w:rFonts w:eastAsia="Arial" w:cstheme="minorHAnsi"/>
          <w:rPrChange w:id="1269" w:author="Menhorn Timo" w:date="2020-05-27T07:06:00Z">
            <w:rPr>
              <w:rFonts w:asciiTheme="majorHAnsi" w:eastAsia="Arial" w:hAnsiTheme="majorHAnsi" w:cstheme="majorHAnsi"/>
              <w:sz w:val="23"/>
              <w:szCs w:val="23"/>
            </w:rPr>
          </w:rPrChange>
        </w:rPr>
        <w:t xml:space="preserve"> IT</w:t>
      </w:r>
      <w:r w:rsidRPr="005F1C32">
        <w:rPr>
          <w:rFonts w:eastAsia="Arial" w:cstheme="minorHAnsi"/>
          <w:rPrChange w:id="1270" w:author="Menhorn Timo" w:date="2020-05-27T07:06:00Z">
            <w:rPr>
              <w:rFonts w:asciiTheme="majorHAnsi" w:eastAsia="Arial" w:hAnsiTheme="majorHAnsi" w:cstheme="majorHAnsi"/>
              <w:sz w:val="23"/>
              <w:szCs w:val="23"/>
            </w:rPr>
          </w:rPrChange>
        </w:rPr>
        <w:t xml:space="preserve">. Durch permanente Weiterentwicklung hat sich die Unternehmensgruppe seither </w:t>
      </w:r>
      <w:del w:id="1271" w:author="Brinkmann Jan" w:date="2020-05-25T22:19:00Z">
        <w:r w:rsidRPr="005F1C32" w:rsidDel="00B844D2">
          <w:rPr>
            <w:rFonts w:eastAsia="Arial" w:cstheme="minorHAnsi"/>
            <w:rPrChange w:id="1272" w:author="Menhorn Timo" w:date="2020-05-27T07:06:00Z">
              <w:rPr>
                <w:rFonts w:asciiTheme="majorHAnsi" w:eastAsia="Arial" w:hAnsiTheme="majorHAnsi" w:cstheme="majorHAnsi"/>
                <w:sz w:val="23"/>
                <w:szCs w:val="23"/>
              </w:rPr>
            </w:rPrChange>
          </w:rPr>
          <w:delText xml:space="preserve">zu </w:delText>
        </w:r>
      </w:del>
      <w:ins w:id="1273" w:author="Brinkmann Jan" w:date="2020-05-25T22:19:00Z">
        <w:r w:rsidR="00B844D2" w:rsidRPr="005F1C32">
          <w:rPr>
            <w:rFonts w:eastAsia="Arial" w:cstheme="minorHAnsi"/>
            <w:rPrChange w:id="1274" w:author="Menhorn Timo" w:date="2020-05-27T07:06:00Z">
              <w:rPr>
                <w:rFonts w:asciiTheme="majorHAnsi" w:eastAsia="Arial" w:hAnsiTheme="majorHAnsi" w:cstheme="majorHAnsi"/>
                <w:sz w:val="23"/>
                <w:szCs w:val="23"/>
              </w:rPr>
            </w:rPrChange>
          </w:rPr>
          <w:t xml:space="preserve">als </w:t>
        </w:r>
      </w:ins>
      <w:del w:id="1275" w:author="Brinkmann Jan" w:date="2020-05-25T22:19:00Z">
        <w:r w:rsidRPr="005F1C32" w:rsidDel="00B844D2">
          <w:rPr>
            <w:rFonts w:eastAsia="Arial" w:cstheme="minorHAnsi"/>
            <w:rPrChange w:id="1276" w:author="Menhorn Timo" w:date="2020-05-27T07:06:00Z">
              <w:rPr>
                <w:rFonts w:asciiTheme="majorHAnsi" w:eastAsia="Arial" w:hAnsiTheme="majorHAnsi" w:cstheme="majorHAnsi"/>
                <w:sz w:val="23"/>
                <w:szCs w:val="23"/>
              </w:rPr>
            </w:rPrChange>
          </w:rPr>
          <w:delText xml:space="preserve">einem </w:delText>
        </w:r>
      </w:del>
      <w:ins w:id="1277" w:author="Brinkmann Jan" w:date="2020-05-25T22:19:00Z">
        <w:r w:rsidR="00B844D2" w:rsidRPr="005F1C32">
          <w:rPr>
            <w:rFonts w:eastAsia="Arial" w:cstheme="minorHAnsi"/>
            <w:rPrChange w:id="1278" w:author="Menhorn Timo" w:date="2020-05-27T07:06:00Z">
              <w:rPr>
                <w:rFonts w:asciiTheme="majorHAnsi" w:eastAsia="Arial" w:hAnsiTheme="majorHAnsi" w:cstheme="majorHAnsi"/>
                <w:sz w:val="23"/>
                <w:szCs w:val="23"/>
              </w:rPr>
            </w:rPrChange>
          </w:rPr>
          <w:t xml:space="preserve">eines </w:t>
        </w:r>
      </w:ins>
      <w:r w:rsidRPr="005F1C32">
        <w:rPr>
          <w:rFonts w:eastAsia="Arial" w:cstheme="minorHAnsi"/>
          <w:rPrChange w:id="1279" w:author="Menhorn Timo" w:date="2020-05-27T07:06:00Z">
            <w:rPr>
              <w:rFonts w:asciiTheme="majorHAnsi" w:eastAsia="Arial" w:hAnsiTheme="majorHAnsi" w:cstheme="majorHAnsi"/>
              <w:sz w:val="23"/>
              <w:szCs w:val="23"/>
            </w:rPr>
          </w:rPrChange>
        </w:rPr>
        <w:t>der größten IT-Unternehmen der Region Ingolstadt etabliert.</w:t>
      </w:r>
    </w:p>
    <w:p w14:paraId="360E92AA" w14:textId="308BA5A6" w:rsidR="00F736C5" w:rsidRDefault="00E556B2" w:rsidP="002145EE">
      <w:pPr>
        <w:ind w:right="300"/>
        <w:jc w:val="both"/>
        <w:rPr>
          <w:ins w:id="1280" w:author="Menhorn Timo" w:date="2020-05-27T12:20:00Z"/>
          <w:rFonts w:eastAsia="Arial" w:cstheme="minorHAnsi"/>
        </w:rPr>
      </w:pPr>
      <w:r w:rsidRPr="005F1C32">
        <w:rPr>
          <w:rFonts w:eastAsia="Arial" w:cstheme="minorHAnsi"/>
          <w:rPrChange w:id="1281" w:author="Menhorn Timo" w:date="2020-05-27T07:06:00Z">
            <w:rPr>
              <w:rFonts w:asciiTheme="majorHAnsi" w:eastAsia="Arial" w:hAnsiTheme="majorHAnsi" w:cstheme="majorHAnsi"/>
              <w:sz w:val="23"/>
              <w:szCs w:val="23"/>
            </w:rPr>
          </w:rPrChange>
        </w:rPr>
        <w:t>Beginnend als IT-Dienstleister der Automotive-Branche stellt die Donat IT ihre Kernkompetenzen künftig auch weiteren Branchen bundesweit zur Verfügung. Von Prozessberatung, agile sowie klassische individuelle Software-Entwicklung und App-Entwicklung bis zu Mainframe Technologien und Life Cycle Management gemäß ITIL-Service-Set bietet die Donat IT alles aus einer Hand</w:t>
      </w:r>
      <w:r w:rsidR="008D31B4" w:rsidRPr="005F1C32">
        <w:rPr>
          <w:rFonts w:eastAsia="Arial" w:cstheme="minorHAnsi"/>
          <w:rPrChange w:id="1282" w:author="Menhorn Timo" w:date="2020-05-27T07:06:00Z">
            <w:rPr>
              <w:rFonts w:asciiTheme="majorHAnsi" w:eastAsia="Arial" w:hAnsiTheme="majorHAnsi" w:cstheme="majorHAnsi"/>
              <w:sz w:val="23"/>
              <w:szCs w:val="23"/>
            </w:rPr>
          </w:rPrChange>
        </w:rPr>
        <w:t>.</w:t>
      </w:r>
    </w:p>
    <w:p w14:paraId="2A495D73" w14:textId="2A98DA69" w:rsidR="009360FE" w:rsidRPr="005F1C32" w:rsidRDefault="009360FE" w:rsidP="002145EE">
      <w:pPr>
        <w:ind w:right="300"/>
        <w:jc w:val="both"/>
        <w:rPr>
          <w:rFonts w:eastAsia="Arial" w:cstheme="minorHAnsi"/>
          <w:rPrChange w:id="1283" w:author="Menhorn Timo" w:date="2020-05-27T07:06:00Z">
            <w:rPr>
              <w:rFonts w:asciiTheme="majorHAnsi" w:eastAsia="Arial" w:hAnsiTheme="majorHAnsi" w:cstheme="majorHAnsi"/>
              <w:sz w:val="23"/>
              <w:szCs w:val="23"/>
            </w:rPr>
          </w:rPrChange>
        </w:rPr>
      </w:pPr>
      <w:ins w:id="1284" w:author="Menhorn Timo" w:date="2020-05-27T12:20:00Z">
        <w:r w:rsidRPr="009A3FCB">
          <w:rPr>
            <w:rFonts w:eastAsia="Arial" w:cstheme="minorHAnsi"/>
          </w:rPr>
          <w:t xml:space="preserve">Das Projekt </w:t>
        </w:r>
        <w:r w:rsidRPr="009F5A82">
          <w:rPr>
            <w:rFonts w:cstheme="minorHAnsi"/>
          </w:rPr>
          <w:t>soll einen etablierten Prozess automatisiert unterstützen</w:t>
        </w:r>
        <w:r w:rsidRPr="009A3FCB" w:rsidDel="000D2F3D">
          <w:rPr>
            <w:rFonts w:eastAsia="Arial" w:cstheme="minorHAnsi"/>
          </w:rPr>
          <w:t xml:space="preserve"> </w:t>
        </w:r>
        <w:r w:rsidRPr="009A3FCB">
          <w:rPr>
            <w:rFonts w:eastAsia="Arial" w:cstheme="minorHAnsi"/>
          </w:rPr>
          <w:t xml:space="preserve">und später ersetzen. Es wird in den Örtlichkeiten der Donat IT GmbH umgesetzt. Verantwortlich für den gesamten Projektverlauf ist der Auszubildende. </w:t>
        </w:r>
      </w:ins>
    </w:p>
    <w:p w14:paraId="291BB58A" w14:textId="1392C768" w:rsidR="00F736C5" w:rsidRPr="005F1C32" w:rsidDel="000D2F3D" w:rsidRDefault="00F736C5" w:rsidP="002145EE">
      <w:pPr>
        <w:ind w:right="280"/>
        <w:jc w:val="both"/>
        <w:rPr>
          <w:del w:id="1285" w:author="Menhorn Timo" w:date="2020-05-26T09:24:00Z"/>
          <w:rFonts w:eastAsia="Arial" w:cstheme="minorHAnsi"/>
          <w:sz w:val="23"/>
          <w:szCs w:val="23"/>
          <w:rPrChange w:id="1286" w:author="Menhorn Timo" w:date="2020-05-27T07:06:00Z">
            <w:rPr>
              <w:del w:id="1287" w:author="Menhorn Timo" w:date="2020-05-26T09:24:00Z"/>
              <w:rFonts w:asciiTheme="majorHAnsi" w:eastAsia="Arial" w:hAnsiTheme="majorHAnsi" w:cstheme="majorHAnsi"/>
              <w:sz w:val="23"/>
              <w:szCs w:val="23"/>
            </w:rPr>
          </w:rPrChange>
        </w:rPr>
      </w:pPr>
      <w:del w:id="1288" w:author="Menhorn Timo" w:date="2020-05-26T09:24:00Z">
        <w:r w:rsidRPr="005F1C32" w:rsidDel="000D2F3D">
          <w:rPr>
            <w:rFonts w:eastAsia="Arial" w:cstheme="minorHAnsi"/>
            <w:sz w:val="23"/>
            <w:szCs w:val="23"/>
            <w:rPrChange w:id="1289" w:author="Menhorn Timo" w:date="2020-05-27T07:06:00Z">
              <w:rPr>
                <w:rFonts w:asciiTheme="majorHAnsi" w:eastAsia="Arial" w:hAnsiTheme="majorHAnsi" w:cstheme="majorHAnsi"/>
                <w:sz w:val="23"/>
                <w:szCs w:val="23"/>
              </w:rPr>
            </w:rPrChange>
          </w:rPr>
          <w:delText xml:space="preserve">Damit das Projekt den zeitlichen Rahmen nicht übersteigt, wird auf eine </w:delText>
        </w:r>
      </w:del>
      <w:del w:id="1290" w:author="Menhorn Timo" w:date="2020-05-26T09:23:00Z">
        <w:r w:rsidRPr="005F1C32" w:rsidDel="000D2F3D">
          <w:rPr>
            <w:rFonts w:eastAsia="Arial" w:cstheme="minorHAnsi"/>
            <w:sz w:val="23"/>
            <w:szCs w:val="23"/>
            <w:rPrChange w:id="1291" w:author="Menhorn Timo" w:date="2020-05-27T07:06:00Z">
              <w:rPr>
                <w:rFonts w:asciiTheme="majorHAnsi" w:eastAsia="Arial" w:hAnsiTheme="majorHAnsi" w:cstheme="majorHAnsi"/>
                <w:sz w:val="23"/>
                <w:szCs w:val="23"/>
              </w:rPr>
            </w:rPrChange>
          </w:rPr>
          <w:delText xml:space="preserve">imitierte </w:delText>
        </w:r>
      </w:del>
      <w:del w:id="1292" w:author="Menhorn Timo" w:date="2020-05-26T09:24:00Z">
        <w:r w:rsidRPr="005F1C32" w:rsidDel="000D2F3D">
          <w:rPr>
            <w:rFonts w:eastAsia="Arial" w:cstheme="minorHAnsi"/>
            <w:sz w:val="23"/>
            <w:szCs w:val="23"/>
            <w:rPrChange w:id="1293" w:author="Menhorn Timo" w:date="2020-05-27T07:06:00Z">
              <w:rPr>
                <w:rFonts w:asciiTheme="majorHAnsi" w:eastAsia="Arial" w:hAnsiTheme="majorHAnsi" w:cstheme="majorHAnsi"/>
                <w:sz w:val="23"/>
                <w:szCs w:val="23"/>
              </w:rPr>
            </w:rPrChange>
          </w:rPr>
          <w:delText xml:space="preserve">REST API zurückgegriffen. Im weiteren Zuge der Ausfertigung werden die Daten auf eine SQL-Datenbank transferiert, damit auch größere Datenbestände im Verlauf des Projekts nicht zu Problemen führen </w:delText>
        </w:r>
        <w:r w:rsidR="0045758F" w:rsidRPr="005F1C32" w:rsidDel="000D2F3D">
          <w:rPr>
            <w:rFonts w:eastAsia="Arial" w:cstheme="minorHAnsi"/>
            <w:sz w:val="23"/>
            <w:szCs w:val="23"/>
            <w:rPrChange w:id="1294" w:author="Menhorn Timo" w:date="2020-05-27T07:06:00Z">
              <w:rPr>
                <w:rFonts w:asciiTheme="majorHAnsi" w:eastAsia="Arial" w:hAnsiTheme="majorHAnsi" w:cstheme="majorHAnsi"/>
                <w:sz w:val="23"/>
                <w:szCs w:val="23"/>
              </w:rPr>
            </w:rPrChange>
          </w:rPr>
          <w:delText>und ein</w:delText>
        </w:r>
        <w:r w:rsidRPr="005F1C32" w:rsidDel="000D2F3D">
          <w:rPr>
            <w:rFonts w:eastAsia="Arial" w:cstheme="minorHAnsi"/>
            <w:sz w:val="23"/>
            <w:szCs w:val="23"/>
            <w:rPrChange w:id="1295" w:author="Menhorn Timo" w:date="2020-05-27T07:06:00Z">
              <w:rPr>
                <w:rFonts w:asciiTheme="majorHAnsi" w:eastAsia="Arial" w:hAnsiTheme="majorHAnsi" w:cstheme="majorHAnsi"/>
                <w:sz w:val="23"/>
                <w:szCs w:val="23"/>
              </w:rPr>
            </w:rPrChange>
          </w:rPr>
          <w:delText xml:space="preserve"> Mehrfachzugriff ermöglicht wird.</w:delText>
        </w:r>
        <w:bookmarkStart w:id="1296" w:name="_Toc41388271"/>
        <w:bookmarkStart w:id="1297" w:name="_Toc41392229"/>
        <w:bookmarkStart w:id="1298" w:name="_Toc41464332"/>
        <w:bookmarkStart w:id="1299" w:name="_Toc41464586"/>
        <w:bookmarkStart w:id="1300" w:name="_Toc41475279"/>
        <w:bookmarkStart w:id="1301" w:name="_Toc41475369"/>
        <w:bookmarkStart w:id="1302" w:name="_Toc41475542"/>
        <w:bookmarkStart w:id="1303" w:name="_Toc41477439"/>
        <w:bookmarkStart w:id="1304" w:name="_Toc41477533"/>
        <w:bookmarkStart w:id="1305" w:name="_Toc41487056"/>
        <w:bookmarkStart w:id="1306" w:name="_Toc41487531"/>
        <w:bookmarkStart w:id="1307" w:name="_Toc41488363"/>
        <w:bookmarkStart w:id="1308" w:name="_Toc41553060"/>
        <w:bookmarkStart w:id="1309" w:name="_Toc41553486"/>
        <w:bookmarkStart w:id="1310" w:name="_Toc41555091"/>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del>
    </w:p>
    <w:p w14:paraId="46D022E1" w14:textId="292270DC" w:rsidR="00A35FA0" w:rsidRPr="005F1C32" w:rsidRDefault="00A35FA0" w:rsidP="006B5CAD">
      <w:pPr>
        <w:pStyle w:val="berschrift2"/>
        <w:rPr>
          <w:rFonts w:asciiTheme="minorHAnsi" w:hAnsiTheme="minorHAnsi" w:cstheme="minorHAnsi"/>
          <w:rPrChange w:id="1311" w:author="Menhorn Timo" w:date="2020-05-27T07:06:00Z">
            <w:rPr/>
          </w:rPrChange>
        </w:rPr>
      </w:pPr>
      <w:bookmarkStart w:id="1312" w:name="_Toc41555092"/>
      <w:r w:rsidRPr="005F1C32">
        <w:rPr>
          <w:rFonts w:asciiTheme="minorHAnsi" w:hAnsiTheme="minorHAnsi" w:cstheme="minorHAnsi"/>
          <w:rPrChange w:id="1313" w:author="Menhorn Timo" w:date="2020-05-27T07:06:00Z">
            <w:rPr/>
          </w:rPrChange>
        </w:rPr>
        <w:t>Projektziele</w:t>
      </w:r>
      <w:bookmarkEnd w:id="1312"/>
    </w:p>
    <w:p w14:paraId="79477FB0" w14:textId="5B936E38" w:rsidR="00D40B83" w:rsidRDefault="00D40B83" w:rsidP="00D40B83">
      <w:pPr>
        <w:rPr>
          <w:ins w:id="1314" w:author="Menhorn Timo" w:date="2020-05-27T07:51:00Z"/>
          <w:rFonts w:cstheme="minorHAnsi"/>
        </w:rPr>
      </w:pPr>
      <w:r w:rsidRPr="009F5A82">
        <w:rPr>
          <w:rFonts w:cstheme="minorHAnsi"/>
        </w:rPr>
        <w:t xml:space="preserve">Es soll eine übersichtliche Möglichkeit geben, die Projektanträge einzureichen und diese von den </w:t>
      </w:r>
      <w:r w:rsidRPr="00687C15">
        <w:rPr>
          <w:rFonts w:cstheme="minorHAnsi"/>
        </w:rPr>
        <w:t xml:space="preserve">Verantwortlichen managen zu können. Zusätzlich soll es für Admins ein </w:t>
      </w:r>
      <w:r w:rsidRPr="005F1C32">
        <w:rPr>
          <w:rFonts w:cstheme="minorHAnsi"/>
          <w:rPrChange w:id="1315" w:author="Menhorn Timo" w:date="2020-05-27T07:06:00Z">
            <w:rPr/>
          </w:rPrChange>
        </w:rPr>
        <w:t>Usermanagement geben, in dem die User verwaltet werden und Rechte vergeben werden können.</w:t>
      </w:r>
    </w:p>
    <w:p w14:paraId="1BA77BD8" w14:textId="149C50BA" w:rsidR="00D14D0F" w:rsidRPr="00687C15" w:rsidRDefault="00BC04B1" w:rsidP="00D40B83">
      <w:pPr>
        <w:rPr>
          <w:rFonts w:cstheme="minorHAnsi"/>
        </w:rPr>
      </w:pPr>
      <w:ins w:id="1316" w:author="Menhorn Timo" w:date="2020-05-26T12:34:00Z">
        <w:r w:rsidRPr="00687C15">
          <w:rPr>
            <w:rFonts w:cstheme="minorHAnsi"/>
          </w:rPr>
          <w:t xml:space="preserve">Es sollen </w:t>
        </w:r>
        <w:r w:rsidR="00AE4DA2" w:rsidRPr="005F1C32">
          <w:rPr>
            <w:rFonts w:cstheme="minorHAnsi"/>
            <w:rPrChange w:id="1317" w:author="Menhorn Timo" w:date="2020-05-27T07:06:00Z">
              <w:rPr/>
            </w:rPrChange>
          </w:rPr>
          <w:t>für dieses Projekt ähnlic</w:t>
        </w:r>
      </w:ins>
      <w:ins w:id="1318" w:author="Menhorn Timo" w:date="2020-05-26T12:35:00Z">
        <w:r w:rsidR="00AE4DA2" w:rsidRPr="005F1C32">
          <w:rPr>
            <w:rFonts w:cstheme="minorHAnsi"/>
            <w:rPrChange w:id="1319" w:author="Menhorn Timo" w:date="2020-05-27T07:06:00Z">
              <w:rPr/>
            </w:rPrChange>
          </w:rPr>
          <w:t>he marktübliche Frameworks verglichen werden und das für diese Anforderungen passendste gewählt werden.</w:t>
        </w:r>
      </w:ins>
      <w:ins w:id="1320" w:author="Menhorn Timo" w:date="2020-05-26T11:55:00Z">
        <w:r w:rsidR="00D14D0F" w:rsidRPr="005F1C32">
          <w:rPr>
            <w:rFonts w:cstheme="minorHAnsi"/>
            <w:rPrChange w:id="1321" w:author="Menhorn Timo" w:date="2020-05-27T07:06:00Z">
              <w:rPr/>
            </w:rPrChange>
          </w:rPr>
          <w:t xml:space="preserve"> </w:t>
        </w:r>
      </w:ins>
      <w:ins w:id="1322" w:author="Menhorn Timo" w:date="2020-05-26T11:58:00Z">
        <w:r w:rsidR="00D14D0F" w:rsidRPr="005F1C32">
          <w:rPr>
            <w:rFonts w:cstheme="minorHAnsi"/>
            <w:rPrChange w:id="1323" w:author="Menhorn Timo" w:date="2020-05-27T07:06:00Z">
              <w:rPr>
                <w:rStyle w:val="Hyperlink"/>
              </w:rPr>
            </w:rPrChange>
          </w:rPr>
          <w:t xml:space="preserve">Dieser Vergleich ist </w:t>
        </w:r>
        <w:r w:rsidR="00D14D0F" w:rsidRPr="009F5A82">
          <w:rPr>
            <w:rFonts w:cstheme="minorHAnsi"/>
          </w:rPr>
          <w:t xml:space="preserve">unter dem Punkt </w:t>
        </w:r>
      </w:ins>
      <w:ins w:id="1324" w:author="Menhorn Timo" w:date="2020-05-26T11:57:00Z">
        <w:r w:rsidR="00D14D0F" w:rsidRPr="009F5A82">
          <w:rPr>
            <w:rFonts w:cstheme="minorHAnsi"/>
          </w:rPr>
          <w:t xml:space="preserve"> </w:t>
        </w:r>
      </w:ins>
      <w:ins w:id="1325" w:author="Menhorn Timo" w:date="2020-05-26T11:59:00Z">
        <w:r w:rsidR="00D14D0F" w:rsidRPr="00687C15">
          <w:rPr>
            <w:rFonts w:cstheme="minorHAnsi"/>
          </w:rPr>
          <w:t>7 „Alternativen zum Angular Framework“ zu finden.</w:t>
        </w:r>
      </w:ins>
    </w:p>
    <w:p w14:paraId="39E00DFC" w14:textId="72FED351" w:rsidR="00BE7258" w:rsidRPr="005F1C32" w:rsidRDefault="00BE7258" w:rsidP="002145EE">
      <w:pPr>
        <w:ind w:right="280"/>
        <w:jc w:val="both"/>
        <w:rPr>
          <w:rFonts w:eastAsia="Arial" w:cstheme="minorHAnsi"/>
          <w:rPrChange w:id="1326" w:author="Menhorn Timo" w:date="2020-05-27T07:06:00Z">
            <w:rPr>
              <w:rFonts w:asciiTheme="majorHAnsi" w:eastAsia="Arial" w:hAnsiTheme="majorHAnsi" w:cstheme="majorHAnsi"/>
              <w:sz w:val="23"/>
              <w:szCs w:val="23"/>
            </w:rPr>
          </w:rPrChange>
        </w:rPr>
      </w:pPr>
      <w:r w:rsidRPr="005F1C32">
        <w:rPr>
          <w:rFonts w:eastAsia="Arial" w:cstheme="minorHAnsi"/>
          <w:rPrChange w:id="1327" w:author="Menhorn Timo" w:date="2020-05-27T07:06:00Z">
            <w:rPr>
              <w:rFonts w:asciiTheme="majorHAnsi" w:eastAsia="Arial" w:hAnsiTheme="majorHAnsi" w:cstheme="majorHAnsi"/>
              <w:sz w:val="23"/>
              <w:szCs w:val="23"/>
            </w:rPr>
          </w:rPrChange>
        </w:rPr>
        <w:t xml:space="preserve">Die </w:t>
      </w:r>
      <w:bookmarkStart w:id="1328" w:name="_Hlk39834652"/>
      <w:r w:rsidRPr="005F1C32">
        <w:rPr>
          <w:rFonts w:eastAsia="Arial" w:cstheme="minorHAnsi"/>
          <w:rPrChange w:id="1329" w:author="Menhorn Timo" w:date="2020-05-27T07:06:00Z">
            <w:rPr>
              <w:rFonts w:asciiTheme="majorHAnsi" w:eastAsia="Arial" w:hAnsiTheme="majorHAnsi" w:cstheme="majorHAnsi"/>
              <w:sz w:val="23"/>
              <w:szCs w:val="23"/>
            </w:rPr>
          </w:rPrChange>
        </w:rPr>
        <w:t>Webapplikation</w:t>
      </w:r>
      <w:bookmarkEnd w:id="1328"/>
      <w:r w:rsidR="00A64C9F" w:rsidRPr="005F1C32">
        <w:rPr>
          <w:rFonts w:eastAsia="Arial" w:cstheme="minorHAnsi"/>
          <w:rPrChange w:id="1330" w:author="Menhorn Timo" w:date="2020-05-27T07:06:00Z">
            <w:rPr>
              <w:rFonts w:asciiTheme="majorHAnsi" w:eastAsia="Arial" w:hAnsiTheme="majorHAnsi" w:cstheme="majorHAnsi"/>
              <w:sz w:val="23"/>
              <w:szCs w:val="23"/>
            </w:rPr>
          </w:rPrChange>
        </w:rPr>
        <w:t>*</w:t>
      </w:r>
      <w:r w:rsidRPr="005F1C32">
        <w:rPr>
          <w:rFonts w:eastAsia="Arial" w:cstheme="minorHAnsi"/>
          <w:rPrChange w:id="1331" w:author="Menhorn Timo" w:date="2020-05-27T07:06:00Z">
            <w:rPr>
              <w:rFonts w:asciiTheme="majorHAnsi" w:eastAsia="Arial" w:hAnsiTheme="majorHAnsi" w:cstheme="majorHAnsi"/>
              <w:sz w:val="23"/>
              <w:szCs w:val="23"/>
            </w:rPr>
          </w:rPrChange>
        </w:rPr>
        <w:t xml:space="preserve"> basiert auf einem Angular 9 </w:t>
      </w:r>
      <w:bookmarkStart w:id="1332" w:name="_Hlk39834667"/>
      <w:r w:rsidRPr="005F1C32">
        <w:rPr>
          <w:rFonts w:eastAsia="Arial" w:cstheme="minorHAnsi"/>
          <w:rPrChange w:id="1333" w:author="Menhorn Timo" w:date="2020-05-27T07:06:00Z">
            <w:rPr>
              <w:rFonts w:asciiTheme="majorHAnsi" w:eastAsia="Arial" w:hAnsiTheme="majorHAnsi" w:cstheme="majorHAnsi"/>
              <w:sz w:val="23"/>
              <w:szCs w:val="23"/>
            </w:rPr>
          </w:rPrChange>
        </w:rPr>
        <w:t>Frontend</w:t>
      </w:r>
      <w:bookmarkEnd w:id="1332"/>
      <w:r w:rsidR="00A64C9F" w:rsidRPr="005F1C32">
        <w:rPr>
          <w:rFonts w:eastAsia="Arial" w:cstheme="minorHAnsi"/>
          <w:rPrChange w:id="1334" w:author="Menhorn Timo" w:date="2020-05-27T07:06:00Z">
            <w:rPr>
              <w:rFonts w:asciiTheme="majorHAnsi" w:eastAsia="Arial" w:hAnsiTheme="majorHAnsi" w:cstheme="majorHAnsi"/>
              <w:sz w:val="23"/>
              <w:szCs w:val="23"/>
            </w:rPr>
          </w:rPrChange>
        </w:rPr>
        <w:t>*</w:t>
      </w:r>
      <w:r w:rsidRPr="005F1C32">
        <w:rPr>
          <w:rFonts w:eastAsia="Arial" w:cstheme="minorHAnsi"/>
          <w:rPrChange w:id="1335" w:author="Menhorn Timo" w:date="2020-05-27T07:06:00Z">
            <w:rPr>
              <w:rFonts w:asciiTheme="majorHAnsi" w:eastAsia="Arial" w:hAnsiTheme="majorHAnsi" w:cstheme="majorHAnsi"/>
              <w:sz w:val="23"/>
              <w:szCs w:val="23"/>
            </w:rPr>
          </w:rPrChange>
        </w:rPr>
        <w:t xml:space="preserve">. Die Daten, die durch die Usereingaben und Aktionen generiert werden, </w:t>
      </w:r>
      <w:r w:rsidR="002C66C8" w:rsidRPr="005F1C32">
        <w:rPr>
          <w:rFonts w:eastAsia="Arial" w:cstheme="minorHAnsi"/>
          <w:rPrChange w:id="1336" w:author="Menhorn Timo" w:date="2020-05-27T07:06:00Z">
            <w:rPr>
              <w:rFonts w:asciiTheme="majorHAnsi" w:eastAsia="Arial" w:hAnsiTheme="majorHAnsi" w:cstheme="majorHAnsi"/>
              <w:sz w:val="23"/>
              <w:szCs w:val="23"/>
            </w:rPr>
          </w:rPrChange>
        </w:rPr>
        <w:t>sollen</w:t>
      </w:r>
      <w:r w:rsidRPr="005F1C32">
        <w:rPr>
          <w:rFonts w:eastAsia="Arial" w:cstheme="minorHAnsi"/>
          <w:rPrChange w:id="1337" w:author="Menhorn Timo" w:date="2020-05-27T07:06:00Z">
            <w:rPr>
              <w:rFonts w:asciiTheme="majorHAnsi" w:eastAsia="Arial" w:hAnsiTheme="majorHAnsi" w:cstheme="majorHAnsi"/>
              <w:sz w:val="23"/>
              <w:szCs w:val="23"/>
            </w:rPr>
          </w:rPrChange>
        </w:rPr>
        <w:t xml:space="preserve"> in einer </w:t>
      </w:r>
      <w:bookmarkStart w:id="1338" w:name="_Hlk39834680"/>
      <w:r w:rsidRPr="005F1C32">
        <w:rPr>
          <w:rFonts w:eastAsia="Arial" w:cstheme="minorHAnsi"/>
          <w:rPrChange w:id="1339" w:author="Menhorn Timo" w:date="2020-05-27T07:06:00Z">
            <w:rPr>
              <w:rFonts w:asciiTheme="majorHAnsi" w:eastAsia="Arial" w:hAnsiTheme="majorHAnsi" w:cstheme="majorHAnsi"/>
              <w:sz w:val="23"/>
              <w:szCs w:val="23"/>
            </w:rPr>
          </w:rPrChange>
        </w:rPr>
        <w:t>JSON</w:t>
      </w:r>
      <w:bookmarkEnd w:id="1338"/>
      <w:r w:rsidR="00A64C9F" w:rsidRPr="005F1C32">
        <w:rPr>
          <w:rFonts w:eastAsia="Arial" w:cstheme="minorHAnsi"/>
          <w:rPrChange w:id="1340" w:author="Menhorn Timo" w:date="2020-05-27T07:06:00Z">
            <w:rPr>
              <w:rFonts w:asciiTheme="majorHAnsi" w:eastAsia="Arial" w:hAnsiTheme="majorHAnsi" w:cstheme="majorHAnsi"/>
              <w:sz w:val="23"/>
              <w:szCs w:val="23"/>
            </w:rPr>
          </w:rPrChange>
        </w:rPr>
        <w:t>*</w:t>
      </w:r>
      <w:r w:rsidRPr="005F1C32">
        <w:rPr>
          <w:rFonts w:eastAsia="Arial" w:cstheme="minorHAnsi"/>
          <w:rPrChange w:id="1341" w:author="Menhorn Timo" w:date="2020-05-27T07:06:00Z">
            <w:rPr>
              <w:rFonts w:asciiTheme="majorHAnsi" w:eastAsia="Arial" w:hAnsiTheme="majorHAnsi" w:cstheme="majorHAnsi"/>
              <w:sz w:val="23"/>
              <w:szCs w:val="23"/>
            </w:rPr>
          </w:rPrChange>
        </w:rPr>
        <w:t xml:space="preserve"> Datenbank abgespeichert</w:t>
      </w:r>
      <w:r w:rsidR="002C66C8" w:rsidRPr="005F1C32">
        <w:rPr>
          <w:rFonts w:eastAsia="Arial" w:cstheme="minorHAnsi"/>
          <w:rPrChange w:id="1342" w:author="Menhorn Timo" w:date="2020-05-27T07:06:00Z">
            <w:rPr>
              <w:rFonts w:asciiTheme="majorHAnsi" w:eastAsia="Arial" w:hAnsiTheme="majorHAnsi" w:cstheme="majorHAnsi"/>
              <w:sz w:val="23"/>
              <w:szCs w:val="23"/>
            </w:rPr>
          </w:rPrChange>
        </w:rPr>
        <w:t xml:space="preserve"> werden</w:t>
      </w:r>
      <w:r w:rsidRPr="005F1C32">
        <w:rPr>
          <w:rFonts w:eastAsia="Arial" w:cstheme="minorHAnsi"/>
          <w:rPrChange w:id="1343" w:author="Menhorn Timo" w:date="2020-05-27T07:06:00Z">
            <w:rPr>
              <w:rFonts w:asciiTheme="majorHAnsi" w:eastAsia="Arial" w:hAnsiTheme="majorHAnsi" w:cstheme="majorHAnsi"/>
              <w:sz w:val="23"/>
              <w:szCs w:val="23"/>
            </w:rPr>
          </w:rPrChange>
        </w:rPr>
        <w:t>.</w:t>
      </w:r>
    </w:p>
    <w:p w14:paraId="0011FE8D" w14:textId="701C331B" w:rsidR="00BE7258" w:rsidRPr="005F1C32" w:rsidRDefault="00BE7258" w:rsidP="002145EE">
      <w:pPr>
        <w:ind w:right="280"/>
        <w:jc w:val="both"/>
        <w:rPr>
          <w:rFonts w:eastAsia="Arial" w:cstheme="minorHAnsi"/>
          <w:rPrChange w:id="1344" w:author="Menhorn Timo" w:date="2020-05-27T07:06:00Z">
            <w:rPr>
              <w:rFonts w:asciiTheme="majorHAnsi" w:eastAsia="Arial" w:hAnsiTheme="majorHAnsi" w:cstheme="majorHAnsi"/>
              <w:sz w:val="23"/>
              <w:szCs w:val="23"/>
            </w:rPr>
          </w:rPrChange>
        </w:rPr>
      </w:pPr>
      <w:r w:rsidRPr="005F1C32">
        <w:rPr>
          <w:rFonts w:eastAsia="Arial" w:cstheme="minorHAnsi"/>
          <w:rPrChange w:id="1345" w:author="Menhorn Timo" w:date="2020-05-27T07:06:00Z">
            <w:rPr>
              <w:rFonts w:asciiTheme="majorHAnsi" w:eastAsia="Arial" w:hAnsiTheme="majorHAnsi" w:cstheme="majorHAnsi"/>
              <w:sz w:val="23"/>
              <w:szCs w:val="23"/>
            </w:rPr>
          </w:rPrChange>
        </w:rPr>
        <w:t>Die Komponenten sollen sich größtenteils dynamisch generieren, um eine einfache Wartbarkeit bei sowohl kleinen als auch größeren Änderungen zu garantieren. Die Daten hierfür kommen jeweils aus einer Export Klasse im JSON</w:t>
      </w:r>
      <w:r w:rsidR="00A64C9F" w:rsidRPr="005F1C32">
        <w:rPr>
          <w:rFonts w:eastAsia="Arial" w:cstheme="minorHAnsi"/>
          <w:rPrChange w:id="1346" w:author="Menhorn Timo" w:date="2020-05-27T07:06:00Z">
            <w:rPr>
              <w:rFonts w:asciiTheme="majorHAnsi" w:eastAsia="Arial" w:hAnsiTheme="majorHAnsi" w:cstheme="majorHAnsi"/>
              <w:sz w:val="23"/>
              <w:szCs w:val="23"/>
            </w:rPr>
          </w:rPrChange>
        </w:rPr>
        <w:t>*</w:t>
      </w:r>
      <w:r w:rsidRPr="005F1C32">
        <w:rPr>
          <w:rFonts w:eastAsia="Arial" w:cstheme="minorHAnsi"/>
          <w:rPrChange w:id="1347" w:author="Menhorn Timo" w:date="2020-05-27T07:06:00Z">
            <w:rPr>
              <w:rFonts w:asciiTheme="majorHAnsi" w:eastAsia="Arial" w:hAnsiTheme="majorHAnsi" w:cstheme="majorHAnsi"/>
              <w:sz w:val="23"/>
              <w:szCs w:val="23"/>
            </w:rPr>
          </w:rPrChange>
        </w:rPr>
        <w:t xml:space="preserve"> Format. Die Validierung der Nutzereingaben kommt ebenfalls aus dieser Klasse. </w:t>
      </w:r>
    </w:p>
    <w:p w14:paraId="55D4E816" w14:textId="3C7C0CAD" w:rsidR="00BE7258" w:rsidRPr="005F1C32" w:rsidRDefault="00BE7258" w:rsidP="002145EE">
      <w:pPr>
        <w:ind w:right="280"/>
        <w:jc w:val="both"/>
        <w:rPr>
          <w:rFonts w:eastAsia="Arial" w:cstheme="minorHAnsi"/>
          <w:rPrChange w:id="1348" w:author="Menhorn Timo" w:date="2020-05-27T07:06:00Z">
            <w:rPr>
              <w:rFonts w:asciiTheme="majorHAnsi" w:eastAsia="Arial" w:hAnsiTheme="majorHAnsi" w:cstheme="majorHAnsi"/>
              <w:sz w:val="23"/>
              <w:szCs w:val="23"/>
            </w:rPr>
          </w:rPrChange>
        </w:rPr>
      </w:pPr>
      <w:r w:rsidRPr="005F1C32">
        <w:rPr>
          <w:rFonts w:eastAsia="Arial" w:cstheme="minorHAnsi"/>
          <w:rPrChange w:id="1349" w:author="Menhorn Timo" w:date="2020-05-27T07:06:00Z">
            <w:rPr>
              <w:rFonts w:asciiTheme="majorHAnsi" w:eastAsia="Arial" w:hAnsiTheme="majorHAnsi" w:cstheme="majorHAnsi"/>
              <w:sz w:val="23"/>
              <w:szCs w:val="23"/>
            </w:rPr>
          </w:rPrChange>
        </w:rPr>
        <w:t xml:space="preserve">Die Login Komponente soll überprüfen, ob der Nutzer bereits angelegt ist und im </w:t>
      </w:r>
      <w:r w:rsidR="005E135F" w:rsidRPr="005F1C32">
        <w:rPr>
          <w:rFonts w:eastAsia="Arial" w:cstheme="minorHAnsi"/>
          <w:rPrChange w:id="1350" w:author="Menhorn Timo" w:date="2020-05-27T07:06:00Z">
            <w:rPr>
              <w:rFonts w:asciiTheme="majorHAnsi" w:eastAsia="Arial" w:hAnsiTheme="majorHAnsi" w:cstheme="majorHAnsi"/>
              <w:sz w:val="23"/>
              <w:szCs w:val="23"/>
            </w:rPr>
          </w:rPrChange>
        </w:rPr>
        <w:t>E</w:t>
      </w:r>
      <w:r w:rsidRPr="005F1C32">
        <w:rPr>
          <w:rFonts w:eastAsia="Arial" w:cstheme="minorHAnsi"/>
          <w:rPrChange w:id="1351" w:author="Menhorn Timo" w:date="2020-05-27T07:06:00Z">
            <w:rPr>
              <w:rFonts w:asciiTheme="majorHAnsi" w:eastAsia="Arial" w:hAnsiTheme="majorHAnsi" w:cstheme="majorHAnsi"/>
              <w:sz w:val="23"/>
              <w:szCs w:val="23"/>
            </w:rPr>
          </w:rPrChange>
        </w:rPr>
        <w:t>rfolgsfall</w:t>
      </w:r>
      <w:r w:rsidR="005E135F" w:rsidRPr="005F1C32">
        <w:rPr>
          <w:rFonts w:eastAsia="Arial" w:cstheme="minorHAnsi"/>
          <w:rPrChange w:id="1352" w:author="Menhorn Timo" w:date="2020-05-27T07:06:00Z">
            <w:rPr>
              <w:rFonts w:asciiTheme="majorHAnsi" w:eastAsia="Arial" w:hAnsiTheme="majorHAnsi" w:cstheme="majorHAnsi"/>
              <w:sz w:val="23"/>
              <w:szCs w:val="23"/>
            </w:rPr>
          </w:rPrChange>
        </w:rPr>
        <w:t xml:space="preserve"> </w:t>
      </w:r>
      <w:r w:rsidRPr="005F1C32">
        <w:rPr>
          <w:rFonts w:eastAsia="Arial" w:cstheme="minorHAnsi"/>
          <w:rPrChange w:id="1353" w:author="Menhorn Timo" w:date="2020-05-27T07:06:00Z">
            <w:rPr>
              <w:rFonts w:asciiTheme="majorHAnsi" w:eastAsia="Arial" w:hAnsiTheme="majorHAnsi" w:cstheme="majorHAnsi"/>
              <w:sz w:val="23"/>
              <w:szCs w:val="23"/>
            </w:rPr>
          </w:rPrChange>
        </w:rPr>
        <w:t xml:space="preserve">das Passwort überprüfen. Wenn der Nutzer sich neu registriert, soll das Passwort </w:t>
      </w:r>
      <w:bookmarkStart w:id="1354" w:name="_Hlk39834693"/>
      <w:r w:rsidRPr="005F1C32">
        <w:rPr>
          <w:rFonts w:eastAsia="Arial" w:cstheme="minorHAnsi"/>
          <w:rPrChange w:id="1355" w:author="Menhorn Timo" w:date="2020-05-27T07:06:00Z">
            <w:rPr>
              <w:rFonts w:asciiTheme="majorHAnsi" w:eastAsia="Arial" w:hAnsiTheme="majorHAnsi" w:cstheme="majorHAnsi"/>
              <w:sz w:val="23"/>
              <w:szCs w:val="23"/>
            </w:rPr>
          </w:rPrChange>
        </w:rPr>
        <w:t>gehasht</w:t>
      </w:r>
      <w:bookmarkEnd w:id="1354"/>
      <w:r w:rsidR="00157F1C" w:rsidRPr="005F1C32">
        <w:rPr>
          <w:rFonts w:eastAsia="Arial" w:cstheme="minorHAnsi"/>
          <w:rPrChange w:id="1356" w:author="Menhorn Timo" w:date="2020-05-27T07:06:00Z">
            <w:rPr>
              <w:rFonts w:asciiTheme="majorHAnsi" w:eastAsia="Arial" w:hAnsiTheme="majorHAnsi" w:cstheme="majorHAnsi"/>
              <w:sz w:val="23"/>
              <w:szCs w:val="23"/>
            </w:rPr>
          </w:rPrChange>
        </w:rPr>
        <w:t>*</w:t>
      </w:r>
      <w:r w:rsidRPr="005F1C32">
        <w:rPr>
          <w:rFonts w:eastAsia="Arial" w:cstheme="minorHAnsi"/>
          <w:rPrChange w:id="1357" w:author="Menhorn Timo" w:date="2020-05-27T07:06:00Z">
            <w:rPr>
              <w:rFonts w:asciiTheme="majorHAnsi" w:eastAsia="Arial" w:hAnsiTheme="majorHAnsi" w:cstheme="majorHAnsi"/>
              <w:sz w:val="23"/>
              <w:szCs w:val="23"/>
            </w:rPr>
          </w:rPrChange>
        </w:rPr>
        <w:t xml:space="preserve"> übertragen und in der Datenbank abgelegt werden. </w:t>
      </w:r>
    </w:p>
    <w:p w14:paraId="0228287A" w14:textId="4DD32BEB" w:rsidR="00BE7258" w:rsidRPr="005F1C32" w:rsidRDefault="00BE7258" w:rsidP="002145EE">
      <w:pPr>
        <w:ind w:right="280"/>
        <w:jc w:val="both"/>
        <w:rPr>
          <w:rFonts w:eastAsia="Arial" w:cstheme="minorHAnsi"/>
          <w:rPrChange w:id="1358" w:author="Menhorn Timo" w:date="2020-05-27T07:06:00Z">
            <w:rPr>
              <w:rFonts w:asciiTheme="majorHAnsi" w:eastAsia="Arial" w:hAnsiTheme="majorHAnsi" w:cstheme="majorHAnsi"/>
              <w:sz w:val="23"/>
              <w:szCs w:val="23"/>
            </w:rPr>
          </w:rPrChange>
        </w:rPr>
      </w:pPr>
      <w:r w:rsidRPr="005F1C32">
        <w:rPr>
          <w:rFonts w:eastAsia="Arial" w:cstheme="minorHAnsi"/>
          <w:rPrChange w:id="1359" w:author="Menhorn Timo" w:date="2020-05-27T07:06:00Z">
            <w:rPr>
              <w:rFonts w:asciiTheme="majorHAnsi" w:eastAsia="Arial" w:hAnsiTheme="majorHAnsi" w:cstheme="majorHAnsi"/>
              <w:sz w:val="23"/>
              <w:szCs w:val="23"/>
            </w:rPr>
          </w:rPrChange>
        </w:rPr>
        <w:t xml:space="preserve">Auf der Home Komponente soll ein Antragsteller die Auswahl haben, ob er einen Antrag anlegen oder eine Übersicht der gestellten Anträge haben will. </w:t>
      </w:r>
    </w:p>
    <w:p w14:paraId="2E8BF8AC" w14:textId="7DFF0BE8" w:rsidR="00BE7258" w:rsidRPr="005F1C32" w:rsidRDefault="00BE7258" w:rsidP="002145EE">
      <w:pPr>
        <w:ind w:right="280"/>
        <w:jc w:val="both"/>
        <w:rPr>
          <w:rFonts w:eastAsia="Arial" w:cstheme="minorHAnsi"/>
          <w:rPrChange w:id="1360" w:author="Menhorn Timo" w:date="2020-05-27T07:06:00Z">
            <w:rPr>
              <w:rFonts w:asciiTheme="majorHAnsi" w:eastAsia="Arial" w:hAnsiTheme="majorHAnsi" w:cstheme="majorHAnsi"/>
              <w:sz w:val="23"/>
              <w:szCs w:val="23"/>
            </w:rPr>
          </w:rPrChange>
        </w:rPr>
      </w:pPr>
      <w:r w:rsidRPr="005F1C32">
        <w:rPr>
          <w:rFonts w:eastAsia="Arial" w:cstheme="minorHAnsi"/>
          <w:rPrChange w:id="1361" w:author="Menhorn Timo" w:date="2020-05-27T07:06:00Z">
            <w:rPr>
              <w:rFonts w:asciiTheme="majorHAnsi" w:eastAsia="Arial" w:hAnsiTheme="majorHAnsi" w:cstheme="majorHAnsi"/>
              <w:sz w:val="23"/>
              <w:szCs w:val="23"/>
            </w:rPr>
          </w:rPrChange>
        </w:rPr>
        <w:lastRenderedPageBreak/>
        <w:t xml:space="preserve">Wenn er einen Antrag anlegen will, bekommt er eine Liste mit möglichen Projektthemen und landet anschließend in der Komponente zum Anlegen. Wenn er auf die Übersichtskomponente will, bekommt er eine Liste mit möglichen Projektstatus, woraufhin nur die Anträge in diesem Status angezeigt werden. </w:t>
      </w:r>
    </w:p>
    <w:p w14:paraId="0E143FCB" w14:textId="54F71BCD" w:rsidR="00BE7258" w:rsidRPr="005F1C32" w:rsidRDefault="00BE7258" w:rsidP="002145EE">
      <w:pPr>
        <w:ind w:right="280"/>
        <w:jc w:val="both"/>
        <w:rPr>
          <w:rFonts w:eastAsia="Arial" w:cstheme="minorHAnsi"/>
          <w:rPrChange w:id="1362" w:author="Menhorn Timo" w:date="2020-05-27T07:06:00Z">
            <w:rPr>
              <w:rFonts w:asciiTheme="majorHAnsi" w:eastAsia="Arial" w:hAnsiTheme="majorHAnsi" w:cstheme="majorHAnsi"/>
              <w:sz w:val="23"/>
              <w:szCs w:val="23"/>
            </w:rPr>
          </w:rPrChange>
        </w:rPr>
      </w:pPr>
      <w:r w:rsidRPr="005F1C32">
        <w:rPr>
          <w:rFonts w:eastAsia="Arial" w:cstheme="minorHAnsi"/>
          <w:rPrChange w:id="1363" w:author="Menhorn Timo" w:date="2020-05-27T07:06:00Z">
            <w:rPr>
              <w:rFonts w:asciiTheme="majorHAnsi" w:eastAsia="Arial" w:hAnsiTheme="majorHAnsi" w:cstheme="majorHAnsi"/>
              <w:sz w:val="23"/>
              <w:szCs w:val="23"/>
            </w:rPr>
          </w:rPrChange>
        </w:rPr>
        <w:t xml:space="preserve">Zum </w:t>
      </w:r>
      <w:bookmarkStart w:id="1364" w:name="_Hlk39834709"/>
      <w:r w:rsidRPr="005F1C32">
        <w:rPr>
          <w:rFonts w:eastAsia="Arial" w:cstheme="minorHAnsi"/>
          <w:rPrChange w:id="1365" w:author="Menhorn Timo" w:date="2020-05-27T07:06:00Z">
            <w:rPr>
              <w:rFonts w:asciiTheme="majorHAnsi" w:eastAsia="Arial" w:hAnsiTheme="majorHAnsi" w:cstheme="majorHAnsi"/>
              <w:sz w:val="23"/>
              <w:szCs w:val="23"/>
            </w:rPr>
          </w:rPrChange>
        </w:rPr>
        <w:t>Usermanagement</w:t>
      </w:r>
      <w:bookmarkEnd w:id="1364"/>
      <w:r w:rsidR="00A64C9F" w:rsidRPr="005F1C32">
        <w:rPr>
          <w:rFonts w:eastAsia="Arial" w:cstheme="minorHAnsi"/>
          <w:rPrChange w:id="1366" w:author="Menhorn Timo" w:date="2020-05-27T07:06:00Z">
            <w:rPr>
              <w:rFonts w:asciiTheme="majorHAnsi" w:eastAsia="Arial" w:hAnsiTheme="majorHAnsi" w:cstheme="majorHAnsi"/>
              <w:sz w:val="23"/>
              <w:szCs w:val="23"/>
            </w:rPr>
          </w:rPrChange>
        </w:rPr>
        <w:t>*,</w:t>
      </w:r>
      <w:r w:rsidRPr="005F1C32">
        <w:rPr>
          <w:rFonts w:eastAsia="Arial" w:cstheme="minorHAnsi"/>
          <w:rPrChange w:id="1367" w:author="Menhorn Timo" w:date="2020-05-27T07:06:00Z">
            <w:rPr>
              <w:rFonts w:asciiTheme="majorHAnsi" w:eastAsia="Arial" w:hAnsiTheme="majorHAnsi" w:cstheme="majorHAnsi"/>
              <w:sz w:val="23"/>
              <w:szCs w:val="23"/>
            </w:rPr>
          </w:rPrChange>
        </w:rPr>
        <w:t xml:space="preserve"> soll es eine Komponente geben, auf der ein Admin Rollen vergeben, User ändern, hinzufügen oder löschen kann. </w:t>
      </w:r>
    </w:p>
    <w:p w14:paraId="0BB81CE2" w14:textId="26F26E0D" w:rsidR="0024447D" w:rsidRPr="005F1C32" w:rsidRDefault="0024447D" w:rsidP="002145EE">
      <w:pPr>
        <w:ind w:right="280"/>
        <w:jc w:val="both"/>
        <w:rPr>
          <w:rFonts w:eastAsia="Arial" w:cstheme="minorHAnsi"/>
          <w:rPrChange w:id="1368" w:author="Menhorn Timo" w:date="2020-05-27T07:06:00Z">
            <w:rPr>
              <w:rFonts w:asciiTheme="majorHAnsi" w:eastAsia="Arial" w:hAnsiTheme="majorHAnsi" w:cstheme="majorHAnsi"/>
              <w:sz w:val="23"/>
              <w:szCs w:val="23"/>
            </w:rPr>
          </w:rPrChange>
        </w:rPr>
      </w:pPr>
      <w:r w:rsidRPr="005F1C32">
        <w:rPr>
          <w:rFonts w:eastAsia="Arial" w:cstheme="minorHAnsi"/>
          <w:rPrChange w:id="1369" w:author="Menhorn Timo" w:date="2020-05-27T07:06:00Z">
            <w:rPr>
              <w:rFonts w:asciiTheme="majorHAnsi" w:eastAsia="Arial" w:hAnsiTheme="majorHAnsi" w:cstheme="majorHAnsi"/>
              <w:sz w:val="23"/>
              <w:szCs w:val="23"/>
            </w:rPr>
          </w:rPrChange>
        </w:rPr>
        <w:t xml:space="preserve">Darüber hinaus muss es eine Möglichkeit geben um Screenshots aufzunehmen. Diese sollen als </w:t>
      </w:r>
      <w:bookmarkStart w:id="1370" w:name="_Hlk39834729"/>
      <w:r w:rsidRPr="005F1C32">
        <w:rPr>
          <w:rFonts w:eastAsia="Arial" w:cstheme="minorHAnsi"/>
          <w:rPrChange w:id="1371" w:author="Menhorn Timo" w:date="2020-05-27T07:06:00Z">
            <w:rPr>
              <w:rFonts w:asciiTheme="majorHAnsi" w:eastAsia="Arial" w:hAnsiTheme="majorHAnsi" w:cstheme="majorHAnsi"/>
              <w:sz w:val="23"/>
              <w:szCs w:val="23"/>
            </w:rPr>
          </w:rPrChange>
        </w:rPr>
        <w:t>PDF</w:t>
      </w:r>
      <w:bookmarkEnd w:id="1370"/>
      <w:r w:rsidR="00A64C9F" w:rsidRPr="005F1C32">
        <w:rPr>
          <w:rFonts w:eastAsia="Arial" w:cstheme="minorHAnsi"/>
          <w:rPrChange w:id="1372" w:author="Menhorn Timo" w:date="2020-05-27T07:06:00Z">
            <w:rPr>
              <w:rFonts w:asciiTheme="majorHAnsi" w:eastAsia="Arial" w:hAnsiTheme="majorHAnsi" w:cstheme="majorHAnsi"/>
              <w:sz w:val="23"/>
              <w:szCs w:val="23"/>
            </w:rPr>
          </w:rPrChange>
        </w:rPr>
        <w:t>*</w:t>
      </w:r>
      <w:r w:rsidRPr="005F1C32">
        <w:rPr>
          <w:rFonts w:eastAsia="Arial" w:cstheme="minorHAnsi"/>
          <w:rPrChange w:id="1373" w:author="Menhorn Timo" w:date="2020-05-27T07:06:00Z">
            <w:rPr>
              <w:rFonts w:asciiTheme="majorHAnsi" w:eastAsia="Arial" w:hAnsiTheme="majorHAnsi" w:cstheme="majorHAnsi"/>
              <w:sz w:val="23"/>
              <w:szCs w:val="23"/>
            </w:rPr>
          </w:rPrChange>
        </w:rPr>
        <w:t xml:space="preserve"> heruntergeladen werden um eine einfache Handhabung zu garantieren.</w:t>
      </w:r>
    </w:p>
    <w:p w14:paraId="3D0CB924" w14:textId="4138E4A6" w:rsidR="00A35FA0" w:rsidRPr="005F1C32" w:rsidRDefault="00A35FA0" w:rsidP="006B5CAD">
      <w:pPr>
        <w:pStyle w:val="berschrift2"/>
        <w:rPr>
          <w:rFonts w:asciiTheme="minorHAnsi" w:hAnsiTheme="minorHAnsi" w:cstheme="minorHAnsi"/>
          <w:rPrChange w:id="1374" w:author="Menhorn Timo" w:date="2020-05-27T07:06:00Z">
            <w:rPr/>
          </w:rPrChange>
        </w:rPr>
      </w:pPr>
      <w:bookmarkStart w:id="1375" w:name="_Toc41555093"/>
      <w:r w:rsidRPr="005F1C32">
        <w:rPr>
          <w:rFonts w:asciiTheme="minorHAnsi" w:hAnsiTheme="minorHAnsi" w:cstheme="minorHAnsi"/>
          <w:rPrChange w:id="1376" w:author="Menhorn Timo" w:date="2020-05-27T07:06:00Z">
            <w:rPr/>
          </w:rPrChange>
        </w:rPr>
        <w:t>Projektbegründung</w:t>
      </w:r>
      <w:bookmarkEnd w:id="1375"/>
    </w:p>
    <w:p w14:paraId="078EEE19" w14:textId="1B8D7A5E" w:rsidR="00BE7258" w:rsidRPr="005F1C32" w:rsidRDefault="00BE7258" w:rsidP="002145EE">
      <w:pPr>
        <w:spacing w:line="264" w:lineRule="auto"/>
        <w:ind w:right="300"/>
        <w:jc w:val="both"/>
        <w:rPr>
          <w:rFonts w:eastAsia="Arial" w:cstheme="minorHAnsi"/>
          <w:rPrChange w:id="1377" w:author="Menhorn Timo" w:date="2020-05-27T07:06:00Z">
            <w:rPr>
              <w:rFonts w:asciiTheme="majorHAnsi" w:eastAsia="Arial" w:hAnsiTheme="majorHAnsi" w:cstheme="majorHAnsi"/>
              <w:sz w:val="23"/>
              <w:szCs w:val="23"/>
            </w:rPr>
          </w:rPrChange>
        </w:rPr>
      </w:pPr>
      <w:r w:rsidRPr="005F1C32">
        <w:rPr>
          <w:rFonts w:eastAsia="Arial" w:cstheme="minorHAnsi"/>
          <w:rPrChange w:id="1378" w:author="Menhorn Timo" w:date="2020-05-27T07:06:00Z">
            <w:rPr>
              <w:rFonts w:asciiTheme="majorHAnsi" w:eastAsia="Arial" w:hAnsiTheme="majorHAnsi" w:cstheme="majorHAnsi"/>
              <w:sz w:val="23"/>
              <w:szCs w:val="23"/>
            </w:rPr>
          </w:rPrChange>
        </w:rPr>
        <w:t>Derzeit werden Projektanträge durch die Bereichsleiter mithilfe von Excel Dateien erstellt und abgespeichert. Je nach Größe und Umfang des Projektes bedarf es noch weiterer Genehmigungen, die durch Versenden des Excel Dokuments eingeholt werden.</w:t>
      </w:r>
    </w:p>
    <w:p w14:paraId="33057CCF" w14:textId="0DB03078" w:rsidR="00BE7258" w:rsidRPr="005F1C32" w:rsidRDefault="00C77398" w:rsidP="002145EE">
      <w:pPr>
        <w:spacing w:line="264" w:lineRule="auto"/>
        <w:ind w:right="300"/>
        <w:jc w:val="both"/>
        <w:rPr>
          <w:rFonts w:eastAsia="Arial" w:cstheme="minorHAnsi"/>
          <w:rPrChange w:id="1379" w:author="Menhorn Timo" w:date="2020-05-27T07:06:00Z">
            <w:rPr>
              <w:rFonts w:asciiTheme="majorHAnsi" w:eastAsia="Arial" w:hAnsiTheme="majorHAnsi" w:cstheme="majorHAnsi"/>
              <w:sz w:val="23"/>
              <w:szCs w:val="23"/>
            </w:rPr>
          </w:rPrChange>
        </w:rPr>
      </w:pPr>
      <w:r w:rsidRPr="005F1C32">
        <w:rPr>
          <w:rFonts w:eastAsia="Arial" w:cstheme="minorHAnsi"/>
          <w:rPrChange w:id="1380" w:author="Menhorn Timo" w:date="2020-05-27T07:06:00Z">
            <w:rPr>
              <w:rFonts w:asciiTheme="majorHAnsi" w:eastAsia="Arial" w:hAnsiTheme="majorHAnsi" w:cstheme="majorHAnsi"/>
              <w:sz w:val="23"/>
              <w:szCs w:val="23"/>
            </w:rPr>
          </w:rPrChange>
        </w:rPr>
        <w:t>Diese Anträge</w:t>
      </w:r>
      <w:r w:rsidR="00BE7258" w:rsidRPr="005F1C32">
        <w:rPr>
          <w:rFonts w:eastAsia="Arial" w:cstheme="minorHAnsi"/>
          <w:rPrChange w:id="1381" w:author="Menhorn Timo" w:date="2020-05-27T07:06:00Z">
            <w:rPr>
              <w:rFonts w:asciiTheme="majorHAnsi" w:eastAsia="Arial" w:hAnsiTheme="majorHAnsi" w:cstheme="majorHAnsi"/>
              <w:sz w:val="23"/>
              <w:szCs w:val="23"/>
            </w:rPr>
          </w:rPrChange>
        </w:rPr>
        <w:t xml:space="preserve"> durchlaufen</w:t>
      </w:r>
      <w:r w:rsidRPr="005F1C32">
        <w:rPr>
          <w:rFonts w:eastAsia="Arial" w:cstheme="minorHAnsi"/>
          <w:rPrChange w:id="1382" w:author="Menhorn Timo" w:date="2020-05-27T07:06:00Z">
            <w:rPr>
              <w:rFonts w:asciiTheme="majorHAnsi" w:eastAsia="Arial" w:hAnsiTheme="majorHAnsi" w:cstheme="majorHAnsi"/>
              <w:sz w:val="23"/>
              <w:szCs w:val="23"/>
            </w:rPr>
          </w:rPrChange>
        </w:rPr>
        <w:t xml:space="preserve"> einen</w:t>
      </w:r>
      <w:r w:rsidR="00BE7258" w:rsidRPr="005F1C32">
        <w:rPr>
          <w:rFonts w:eastAsia="Arial" w:cstheme="minorHAnsi"/>
          <w:rPrChange w:id="1383" w:author="Menhorn Timo" w:date="2020-05-27T07:06:00Z">
            <w:rPr>
              <w:rFonts w:asciiTheme="majorHAnsi" w:eastAsia="Arial" w:hAnsiTheme="majorHAnsi" w:cstheme="majorHAnsi"/>
              <w:sz w:val="23"/>
              <w:szCs w:val="23"/>
            </w:rPr>
          </w:rPrChange>
        </w:rPr>
        <w:t xml:space="preserve"> gewisse</w:t>
      </w:r>
      <w:r w:rsidRPr="005F1C32">
        <w:rPr>
          <w:rFonts w:eastAsia="Arial" w:cstheme="minorHAnsi"/>
          <w:rPrChange w:id="1384" w:author="Menhorn Timo" w:date="2020-05-27T07:06:00Z">
            <w:rPr>
              <w:rFonts w:asciiTheme="majorHAnsi" w:eastAsia="Arial" w:hAnsiTheme="majorHAnsi" w:cstheme="majorHAnsi"/>
              <w:sz w:val="23"/>
              <w:szCs w:val="23"/>
            </w:rPr>
          </w:rPrChange>
        </w:rPr>
        <w:t>n</w:t>
      </w:r>
      <w:r w:rsidR="00BE7258" w:rsidRPr="005F1C32">
        <w:rPr>
          <w:rFonts w:eastAsia="Arial" w:cstheme="minorHAnsi"/>
          <w:rPrChange w:id="1385" w:author="Menhorn Timo" w:date="2020-05-27T07:06:00Z">
            <w:rPr>
              <w:rFonts w:asciiTheme="majorHAnsi" w:eastAsia="Arial" w:hAnsiTheme="majorHAnsi" w:cstheme="majorHAnsi"/>
              <w:sz w:val="23"/>
              <w:szCs w:val="23"/>
            </w:rPr>
          </w:rPrChange>
        </w:rPr>
        <w:t xml:space="preserve"> Genehmigungsprozess, </w:t>
      </w:r>
      <w:r w:rsidRPr="005F1C32">
        <w:rPr>
          <w:rFonts w:eastAsia="Arial" w:cstheme="minorHAnsi"/>
          <w:rPrChange w:id="1386" w:author="Menhorn Timo" w:date="2020-05-27T07:06:00Z">
            <w:rPr>
              <w:rFonts w:asciiTheme="majorHAnsi" w:eastAsia="Arial" w:hAnsiTheme="majorHAnsi" w:cstheme="majorHAnsi"/>
              <w:sz w:val="23"/>
              <w:szCs w:val="23"/>
            </w:rPr>
          </w:rPrChange>
        </w:rPr>
        <w:t>welcher</w:t>
      </w:r>
      <w:r w:rsidR="00BE7258" w:rsidRPr="005F1C32">
        <w:rPr>
          <w:rFonts w:eastAsia="Arial" w:cstheme="minorHAnsi"/>
          <w:rPrChange w:id="1387" w:author="Menhorn Timo" w:date="2020-05-27T07:06:00Z">
            <w:rPr>
              <w:rFonts w:asciiTheme="majorHAnsi" w:eastAsia="Arial" w:hAnsiTheme="majorHAnsi" w:cstheme="majorHAnsi"/>
              <w:sz w:val="23"/>
              <w:szCs w:val="23"/>
            </w:rPr>
          </w:rPrChange>
        </w:rPr>
        <w:t xml:space="preserve"> jedoch kaum zu überblicken ist</w:t>
      </w:r>
      <w:r w:rsidR="005E2764" w:rsidRPr="005F1C32">
        <w:rPr>
          <w:rFonts w:eastAsia="Arial" w:cstheme="minorHAnsi"/>
          <w:rPrChange w:id="1388" w:author="Menhorn Timo" w:date="2020-05-27T07:06:00Z">
            <w:rPr>
              <w:rFonts w:asciiTheme="majorHAnsi" w:eastAsia="Arial" w:hAnsiTheme="majorHAnsi" w:cstheme="majorHAnsi"/>
              <w:sz w:val="23"/>
              <w:szCs w:val="23"/>
            </w:rPr>
          </w:rPrChange>
        </w:rPr>
        <w:t>, d</w:t>
      </w:r>
      <w:r w:rsidR="00BE7258" w:rsidRPr="005F1C32">
        <w:rPr>
          <w:rFonts w:eastAsia="Arial" w:cstheme="minorHAnsi"/>
          <w:rPrChange w:id="1389" w:author="Menhorn Timo" w:date="2020-05-27T07:06:00Z">
            <w:rPr>
              <w:rFonts w:asciiTheme="majorHAnsi" w:eastAsia="Arial" w:hAnsiTheme="majorHAnsi" w:cstheme="majorHAnsi"/>
              <w:sz w:val="23"/>
              <w:szCs w:val="23"/>
            </w:rPr>
          </w:rPrChange>
        </w:rPr>
        <w:t>aher ist eine Statusschaltung gewünscht. Diese soll anzeigen, ob der Antrag bereits genehmigt oder abgelehnt ist</w:t>
      </w:r>
      <w:r w:rsidR="0045758F" w:rsidRPr="005F1C32">
        <w:rPr>
          <w:rFonts w:eastAsia="Arial" w:cstheme="minorHAnsi"/>
          <w:rPrChange w:id="1390" w:author="Menhorn Timo" w:date="2020-05-27T07:06:00Z">
            <w:rPr>
              <w:rFonts w:asciiTheme="majorHAnsi" w:eastAsia="Arial" w:hAnsiTheme="majorHAnsi" w:cstheme="majorHAnsi"/>
              <w:sz w:val="23"/>
              <w:szCs w:val="23"/>
            </w:rPr>
          </w:rPrChange>
        </w:rPr>
        <w:t xml:space="preserve"> und je nach aktuellem Status nur bestimmte Weiterschaltungsmöglichkeiten zulassen. </w:t>
      </w:r>
    </w:p>
    <w:p w14:paraId="49031D56" w14:textId="6706B49A" w:rsidR="00BE7258" w:rsidRPr="005F1C32" w:rsidRDefault="00BE7258" w:rsidP="002145EE">
      <w:pPr>
        <w:spacing w:line="264" w:lineRule="auto"/>
        <w:ind w:right="300"/>
        <w:jc w:val="both"/>
        <w:rPr>
          <w:rFonts w:eastAsia="Arial" w:cstheme="minorHAnsi"/>
          <w:rPrChange w:id="1391" w:author="Menhorn Timo" w:date="2020-05-27T07:06:00Z">
            <w:rPr>
              <w:rFonts w:asciiTheme="majorHAnsi" w:eastAsia="Arial" w:hAnsiTheme="majorHAnsi" w:cstheme="majorHAnsi"/>
              <w:sz w:val="23"/>
              <w:szCs w:val="23"/>
            </w:rPr>
          </w:rPrChange>
        </w:rPr>
      </w:pPr>
      <w:r w:rsidRPr="005F1C32">
        <w:rPr>
          <w:rFonts w:eastAsia="Arial" w:cstheme="minorHAnsi"/>
          <w:rPrChange w:id="1392" w:author="Menhorn Timo" w:date="2020-05-27T07:06:00Z">
            <w:rPr>
              <w:rFonts w:asciiTheme="majorHAnsi" w:eastAsia="Arial" w:hAnsiTheme="majorHAnsi" w:cstheme="majorHAnsi"/>
              <w:sz w:val="23"/>
              <w:szCs w:val="23"/>
            </w:rPr>
          </w:rPrChange>
        </w:rPr>
        <w:t>Die Lösung soll zeitsparend, modern und übersichtlich konstruiert werden.</w:t>
      </w:r>
    </w:p>
    <w:p w14:paraId="0E477F7C" w14:textId="39995C83" w:rsidR="00A35FA0" w:rsidRPr="005F1C32" w:rsidRDefault="00A35FA0" w:rsidP="006B5CAD">
      <w:pPr>
        <w:pStyle w:val="berschrift2"/>
        <w:rPr>
          <w:rFonts w:asciiTheme="minorHAnsi" w:hAnsiTheme="minorHAnsi" w:cstheme="minorHAnsi"/>
          <w:rPrChange w:id="1393" w:author="Menhorn Timo" w:date="2020-05-27T07:06:00Z">
            <w:rPr/>
          </w:rPrChange>
        </w:rPr>
      </w:pPr>
      <w:bookmarkStart w:id="1394" w:name="_Toc41555094"/>
      <w:r w:rsidRPr="005F1C32">
        <w:rPr>
          <w:rFonts w:asciiTheme="minorHAnsi" w:hAnsiTheme="minorHAnsi" w:cstheme="minorHAnsi"/>
          <w:rPrChange w:id="1395" w:author="Menhorn Timo" w:date="2020-05-27T07:06:00Z">
            <w:rPr/>
          </w:rPrChange>
        </w:rPr>
        <w:t>Projektschnittstellen</w:t>
      </w:r>
      <w:bookmarkEnd w:id="1394"/>
    </w:p>
    <w:p w14:paraId="2C77BE7A" w14:textId="3340A96D" w:rsidR="00BE7258" w:rsidRPr="005F1C32" w:rsidDel="000D2F3D" w:rsidRDefault="00BE7258" w:rsidP="002145EE">
      <w:pPr>
        <w:jc w:val="both"/>
        <w:rPr>
          <w:del w:id="1396" w:author="Menhorn Timo" w:date="2020-05-26T09:24:00Z"/>
          <w:rFonts w:cstheme="minorHAnsi"/>
          <w:rPrChange w:id="1397" w:author="Menhorn Timo" w:date="2020-05-27T07:06:00Z">
            <w:rPr>
              <w:del w:id="1398" w:author="Menhorn Timo" w:date="2020-05-26T09:24:00Z"/>
              <w:rFonts w:asciiTheme="majorHAnsi" w:hAnsiTheme="majorHAnsi" w:cstheme="majorHAnsi"/>
              <w:sz w:val="23"/>
              <w:szCs w:val="23"/>
            </w:rPr>
          </w:rPrChange>
        </w:rPr>
      </w:pPr>
      <w:r w:rsidRPr="005F1C32">
        <w:rPr>
          <w:rFonts w:cstheme="minorHAnsi"/>
          <w:rPrChange w:id="1399" w:author="Menhorn Timo" w:date="2020-05-27T07:06:00Z">
            <w:rPr>
              <w:rFonts w:asciiTheme="majorHAnsi" w:hAnsiTheme="majorHAnsi" w:cstheme="majorHAnsi"/>
              <w:sz w:val="23"/>
              <w:szCs w:val="23"/>
            </w:rPr>
          </w:rPrChange>
        </w:rPr>
        <w:t>Das Projekt</w:t>
      </w:r>
      <w:r w:rsidR="00487D54" w:rsidRPr="005F1C32">
        <w:rPr>
          <w:rFonts w:cstheme="minorHAnsi"/>
          <w:rPrChange w:id="1400" w:author="Menhorn Timo" w:date="2020-05-27T07:06:00Z">
            <w:rPr>
              <w:rFonts w:asciiTheme="majorHAnsi" w:hAnsiTheme="majorHAnsi" w:cstheme="majorHAnsi"/>
              <w:sz w:val="23"/>
              <w:szCs w:val="23"/>
            </w:rPr>
          </w:rPrChange>
        </w:rPr>
        <w:t xml:space="preserve"> ist</w:t>
      </w:r>
      <w:r w:rsidRPr="005F1C32">
        <w:rPr>
          <w:rFonts w:cstheme="minorHAnsi"/>
          <w:rPrChange w:id="1401" w:author="Menhorn Timo" w:date="2020-05-27T07:06:00Z">
            <w:rPr>
              <w:rFonts w:asciiTheme="majorHAnsi" w:hAnsiTheme="majorHAnsi" w:cstheme="majorHAnsi"/>
              <w:sz w:val="23"/>
              <w:szCs w:val="23"/>
            </w:rPr>
          </w:rPrChange>
        </w:rPr>
        <w:t xml:space="preserve"> unabhängig von technischen Schnittstellen, da die Datenbank aktuell ein </w:t>
      </w:r>
      <w:bookmarkStart w:id="1402" w:name="_Hlk39834775"/>
      <w:r w:rsidR="005E2764" w:rsidRPr="005F1C32">
        <w:rPr>
          <w:rFonts w:cstheme="minorHAnsi"/>
          <w:rPrChange w:id="1403" w:author="Menhorn Timo" w:date="2020-05-27T07:06:00Z">
            <w:rPr>
              <w:rFonts w:asciiTheme="majorHAnsi" w:hAnsiTheme="majorHAnsi" w:cstheme="majorHAnsi"/>
              <w:sz w:val="23"/>
              <w:szCs w:val="23"/>
            </w:rPr>
          </w:rPrChange>
        </w:rPr>
        <w:t>NPM</w:t>
      </w:r>
      <w:bookmarkEnd w:id="1402"/>
      <w:r w:rsidR="00A64C9F" w:rsidRPr="005F1C32">
        <w:rPr>
          <w:rFonts w:cstheme="minorHAnsi"/>
          <w:rPrChange w:id="1404" w:author="Menhorn Timo" w:date="2020-05-27T07:06:00Z">
            <w:rPr>
              <w:rFonts w:asciiTheme="majorHAnsi" w:hAnsiTheme="majorHAnsi" w:cstheme="majorHAnsi"/>
              <w:sz w:val="23"/>
              <w:szCs w:val="23"/>
            </w:rPr>
          </w:rPrChange>
        </w:rPr>
        <w:t>*</w:t>
      </w:r>
      <w:r w:rsidR="005E2764" w:rsidRPr="005F1C32">
        <w:rPr>
          <w:rFonts w:cstheme="minorHAnsi"/>
          <w:rPrChange w:id="1405" w:author="Menhorn Timo" w:date="2020-05-27T07:06:00Z">
            <w:rPr>
              <w:rFonts w:asciiTheme="majorHAnsi" w:hAnsiTheme="majorHAnsi" w:cstheme="majorHAnsi"/>
              <w:sz w:val="23"/>
              <w:szCs w:val="23"/>
            </w:rPr>
          </w:rPrChange>
        </w:rPr>
        <w:t xml:space="preserve"> Modul</w:t>
      </w:r>
      <w:r w:rsidRPr="005F1C32">
        <w:rPr>
          <w:rFonts w:cstheme="minorHAnsi"/>
          <w:rPrChange w:id="1406" w:author="Menhorn Timo" w:date="2020-05-27T07:06:00Z">
            <w:rPr>
              <w:rFonts w:asciiTheme="majorHAnsi" w:hAnsiTheme="majorHAnsi" w:cstheme="majorHAnsi"/>
              <w:sz w:val="23"/>
              <w:szCs w:val="23"/>
            </w:rPr>
          </w:rPrChange>
        </w:rPr>
        <w:t xml:space="preserve"> ist und die </w:t>
      </w:r>
      <w:bookmarkStart w:id="1407" w:name="_Hlk39834788"/>
      <w:r w:rsidRPr="005F1C32">
        <w:rPr>
          <w:rFonts w:cstheme="minorHAnsi"/>
          <w:rPrChange w:id="1408" w:author="Menhorn Timo" w:date="2020-05-27T07:06:00Z">
            <w:rPr>
              <w:rFonts w:asciiTheme="majorHAnsi" w:hAnsiTheme="majorHAnsi" w:cstheme="majorHAnsi"/>
              <w:sz w:val="23"/>
              <w:szCs w:val="23"/>
            </w:rPr>
          </w:rPrChange>
        </w:rPr>
        <w:t>REST API</w:t>
      </w:r>
      <w:bookmarkEnd w:id="1407"/>
      <w:r w:rsidR="00A64C9F" w:rsidRPr="005F1C32">
        <w:rPr>
          <w:rFonts w:cstheme="minorHAnsi"/>
          <w:rPrChange w:id="1409" w:author="Menhorn Timo" w:date="2020-05-27T07:06:00Z">
            <w:rPr>
              <w:rFonts w:asciiTheme="majorHAnsi" w:hAnsiTheme="majorHAnsi" w:cstheme="majorHAnsi"/>
              <w:sz w:val="23"/>
              <w:szCs w:val="23"/>
            </w:rPr>
          </w:rPrChange>
        </w:rPr>
        <w:t>*</w:t>
      </w:r>
      <w:r w:rsidRPr="005F1C32">
        <w:rPr>
          <w:rFonts w:cstheme="minorHAnsi"/>
          <w:rPrChange w:id="1410" w:author="Menhorn Timo" w:date="2020-05-27T07:06:00Z">
            <w:rPr>
              <w:rFonts w:asciiTheme="majorHAnsi" w:hAnsiTheme="majorHAnsi" w:cstheme="majorHAnsi"/>
              <w:sz w:val="23"/>
              <w:szCs w:val="23"/>
            </w:rPr>
          </w:rPrChange>
        </w:rPr>
        <w:t xml:space="preserve"> simuliert wird.</w:t>
      </w:r>
      <w:r w:rsidR="006308CB" w:rsidRPr="005F1C32">
        <w:rPr>
          <w:rFonts w:cstheme="minorHAnsi"/>
          <w:rPrChange w:id="1411" w:author="Menhorn Timo" w:date="2020-05-27T07:06:00Z">
            <w:rPr>
              <w:rFonts w:asciiTheme="majorHAnsi" w:hAnsiTheme="majorHAnsi" w:cstheme="majorHAnsi"/>
              <w:sz w:val="23"/>
              <w:szCs w:val="23"/>
            </w:rPr>
          </w:rPrChange>
        </w:rPr>
        <w:t xml:space="preserve"> </w:t>
      </w:r>
      <w:r w:rsidR="00E12C08" w:rsidRPr="005F1C32">
        <w:rPr>
          <w:rFonts w:cstheme="minorHAnsi"/>
          <w:rPrChange w:id="1412" w:author="Menhorn Timo" w:date="2020-05-27T07:06:00Z">
            <w:rPr>
              <w:rFonts w:asciiTheme="majorHAnsi" w:hAnsiTheme="majorHAnsi" w:cstheme="majorHAnsi"/>
              <w:sz w:val="23"/>
              <w:szCs w:val="23"/>
            </w:rPr>
          </w:rPrChange>
        </w:rPr>
        <w:t>Wenn POST-, PUT-, PATCH- oder DELETE-Requests gestellt werden, werden Änderungen mithilfe von lowdb</w:t>
      </w:r>
      <w:r w:rsidR="009B45FF" w:rsidRPr="005F1C32">
        <w:rPr>
          <w:rFonts w:cstheme="minorHAnsi"/>
          <w:rPrChange w:id="1413" w:author="Menhorn Timo" w:date="2020-05-27T07:06:00Z">
            <w:rPr>
              <w:rFonts w:asciiTheme="majorHAnsi" w:hAnsiTheme="majorHAnsi" w:cstheme="majorHAnsi"/>
              <w:sz w:val="23"/>
              <w:szCs w:val="23"/>
            </w:rPr>
          </w:rPrChange>
        </w:rPr>
        <w:t xml:space="preserve"> (Kleine JSON-Datenbank für Node, Electron und den Browser)</w:t>
      </w:r>
      <w:r w:rsidR="00E12C08" w:rsidRPr="005F1C32">
        <w:rPr>
          <w:rFonts w:cstheme="minorHAnsi"/>
          <w:rPrChange w:id="1414" w:author="Menhorn Timo" w:date="2020-05-27T07:06:00Z">
            <w:rPr>
              <w:rFonts w:asciiTheme="majorHAnsi" w:hAnsiTheme="majorHAnsi" w:cstheme="majorHAnsi"/>
              <w:sz w:val="23"/>
              <w:szCs w:val="23"/>
            </w:rPr>
          </w:rPrChange>
        </w:rPr>
        <w:t xml:space="preserve"> automatisch in der Datei db.json gespeichert.</w:t>
      </w:r>
    </w:p>
    <w:p w14:paraId="083AD527" w14:textId="5AAA2B77" w:rsidR="00BE7258" w:rsidRPr="005F1C32" w:rsidRDefault="00BE7258" w:rsidP="002145EE">
      <w:pPr>
        <w:jc w:val="both"/>
        <w:rPr>
          <w:rFonts w:cstheme="minorHAnsi"/>
          <w:rPrChange w:id="1415" w:author="Menhorn Timo" w:date="2020-05-27T07:06:00Z">
            <w:rPr>
              <w:rFonts w:asciiTheme="majorHAnsi" w:hAnsiTheme="majorHAnsi" w:cstheme="majorHAnsi"/>
              <w:sz w:val="23"/>
              <w:szCs w:val="23"/>
            </w:rPr>
          </w:rPrChange>
        </w:rPr>
      </w:pPr>
      <w:moveFromRangeStart w:id="1416" w:author="Menhorn Timo" w:date="2020-05-26T09:25:00Z" w:name="move41377555"/>
      <w:moveFrom w:id="1417" w:author="Menhorn Timo" w:date="2020-05-26T09:25:00Z">
        <w:r w:rsidRPr="005F1C32" w:rsidDel="000D2F3D">
          <w:rPr>
            <w:rFonts w:cstheme="minorHAnsi"/>
            <w:rPrChange w:id="1418" w:author="Menhorn Timo" w:date="2020-05-27T07:06:00Z">
              <w:rPr>
                <w:rFonts w:asciiTheme="majorHAnsi" w:hAnsiTheme="majorHAnsi" w:cstheme="majorHAnsi"/>
                <w:sz w:val="23"/>
                <w:szCs w:val="23"/>
              </w:rPr>
            </w:rPrChange>
          </w:rPr>
          <w:t>In einer späteren Version des Projektes werden d</w:t>
        </w:r>
        <w:r w:rsidRPr="005F1C32" w:rsidDel="000D2F3D">
          <w:rPr>
            <w:rFonts w:cstheme="minorHAnsi"/>
            <w:color w:val="1D1C1D"/>
            <w:shd w:val="clear" w:color="auto" w:fill="FFFFFF"/>
            <w:rPrChange w:id="1419" w:author="Menhorn Timo" w:date="2020-05-27T07:06:00Z">
              <w:rPr>
                <w:rFonts w:asciiTheme="majorHAnsi" w:hAnsiTheme="majorHAnsi" w:cstheme="majorHAnsi"/>
                <w:color w:val="1D1C1D"/>
                <w:sz w:val="23"/>
                <w:szCs w:val="23"/>
                <w:shd w:val="clear" w:color="auto" w:fill="FFFFFF"/>
              </w:rPr>
            </w:rPrChange>
          </w:rPr>
          <w:t xml:space="preserve">ie Daten </w:t>
        </w:r>
        <w:r w:rsidRPr="005F1C32" w:rsidDel="000D2F3D">
          <w:rPr>
            <w:rFonts w:cstheme="minorHAnsi"/>
            <w:rPrChange w:id="1420" w:author="Menhorn Timo" w:date="2020-05-27T07:06:00Z">
              <w:rPr>
                <w:rFonts w:asciiTheme="majorHAnsi" w:hAnsiTheme="majorHAnsi" w:cstheme="majorHAnsi"/>
                <w:sz w:val="23"/>
                <w:szCs w:val="23"/>
              </w:rPr>
            </w:rPrChange>
          </w:rPr>
          <w:t>zur Verwaltung der Nutzer, der Statusschaltung und angelegten Anträgen</w:t>
        </w:r>
        <w:r w:rsidRPr="005F1C32" w:rsidDel="000D2F3D">
          <w:rPr>
            <w:rFonts w:cstheme="minorHAnsi"/>
            <w:color w:val="1D1C1D"/>
            <w:shd w:val="clear" w:color="auto" w:fill="FFFFFF"/>
            <w:rPrChange w:id="1421" w:author="Menhorn Timo" w:date="2020-05-27T07:06:00Z">
              <w:rPr>
                <w:rFonts w:asciiTheme="majorHAnsi" w:hAnsiTheme="majorHAnsi" w:cstheme="majorHAnsi"/>
                <w:color w:val="1D1C1D"/>
                <w:sz w:val="23"/>
                <w:szCs w:val="23"/>
                <w:shd w:val="clear" w:color="auto" w:fill="FFFFFF"/>
              </w:rPr>
            </w:rPrChange>
          </w:rPr>
          <w:t xml:space="preserve"> auf eine </w:t>
        </w:r>
        <w:bookmarkStart w:id="1422" w:name="_Hlk39834796"/>
        <w:r w:rsidR="00487D54" w:rsidRPr="005F1C32" w:rsidDel="000D2F3D">
          <w:rPr>
            <w:rFonts w:cstheme="minorHAnsi"/>
            <w:color w:val="1D1C1D"/>
            <w:shd w:val="clear" w:color="auto" w:fill="FFFFFF"/>
            <w:rPrChange w:id="1423" w:author="Menhorn Timo" w:date="2020-05-27T07:06:00Z">
              <w:rPr>
                <w:rFonts w:asciiTheme="majorHAnsi" w:hAnsiTheme="majorHAnsi" w:cstheme="majorHAnsi"/>
                <w:color w:val="1D1C1D"/>
                <w:sz w:val="23"/>
                <w:szCs w:val="23"/>
                <w:shd w:val="clear" w:color="auto" w:fill="FFFFFF"/>
              </w:rPr>
            </w:rPrChange>
          </w:rPr>
          <w:t>Postgre</w:t>
        </w:r>
        <w:r w:rsidRPr="005F1C32" w:rsidDel="000D2F3D">
          <w:rPr>
            <w:rFonts w:cstheme="minorHAnsi"/>
            <w:color w:val="1D1C1D"/>
            <w:shd w:val="clear" w:color="auto" w:fill="FFFFFF"/>
            <w:rPrChange w:id="1424" w:author="Menhorn Timo" w:date="2020-05-27T07:06:00Z">
              <w:rPr>
                <w:rFonts w:asciiTheme="majorHAnsi" w:hAnsiTheme="majorHAnsi" w:cstheme="majorHAnsi"/>
                <w:color w:val="1D1C1D"/>
                <w:sz w:val="23"/>
                <w:szCs w:val="23"/>
                <w:shd w:val="clear" w:color="auto" w:fill="FFFFFF"/>
              </w:rPr>
            </w:rPrChange>
          </w:rPr>
          <w:t>SQL</w:t>
        </w:r>
        <w:bookmarkEnd w:id="1422"/>
        <w:r w:rsidR="00A64C9F" w:rsidRPr="005F1C32" w:rsidDel="000D2F3D">
          <w:rPr>
            <w:rFonts w:cstheme="minorHAnsi"/>
            <w:color w:val="1D1C1D"/>
            <w:shd w:val="clear" w:color="auto" w:fill="FFFFFF"/>
            <w:rPrChange w:id="1425" w:author="Menhorn Timo" w:date="2020-05-27T07:06:00Z">
              <w:rPr>
                <w:rFonts w:asciiTheme="majorHAnsi" w:hAnsiTheme="majorHAnsi" w:cstheme="majorHAnsi"/>
                <w:color w:val="1D1C1D"/>
                <w:sz w:val="23"/>
                <w:szCs w:val="23"/>
                <w:shd w:val="clear" w:color="auto" w:fill="FFFFFF"/>
              </w:rPr>
            </w:rPrChange>
          </w:rPr>
          <w:t>*</w:t>
        </w:r>
        <w:r w:rsidRPr="005F1C32" w:rsidDel="000D2F3D">
          <w:rPr>
            <w:rFonts w:cstheme="minorHAnsi"/>
            <w:color w:val="1D1C1D"/>
            <w:shd w:val="clear" w:color="auto" w:fill="FFFFFF"/>
            <w:rPrChange w:id="1426" w:author="Menhorn Timo" w:date="2020-05-27T07:06:00Z">
              <w:rPr>
                <w:rFonts w:asciiTheme="majorHAnsi" w:hAnsiTheme="majorHAnsi" w:cstheme="majorHAnsi"/>
                <w:color w:val="1D1C1D"/>
                <w:sz w:val="23"/>
                <w:szCs w:val="23"/>
                <w:shd w:val="clear" w:color="auto" w:fill="FFFFFF"/>
              </w:rPr>
            </w:rPrChange>
          </w:rPr>
          <w:t>-Datenbank transferiert, damit</w:t>
        </w:r>
        <w:r w:rsidR="003234BC" w:rsidRPr="005F1C32" w:rsidDel="000D2F3D">
          <w:rPr>
            <w:rFonts w:cstheme="minorHAnsi"/>
            <w:color w:val="1D1C1D"/>
            <w:shd w:val="clear" w:color="auto" w:fill="FFFFFF"/>
            <w:rPrChange w:id="1427" w:author="Menhorn Timo" w:date="2020-05-27T07:06:00Z">
              <w:rPr>
                <w:rFonts w:asciiTheme="majorHAnsi" w:hAnsiTheme="majorHAnsi" w:cstheme="majorHAnsi"/>
                <w:color w:val="1D1C1D"/>
                <w:sz w:val="23"/>
                <w:szCs w:val="23"/>
                <w:shd w:val="clear" w:color="auto" w:fill="FFFFFF"/>
              </w:rPr>
            </w:rPrChange>
          </w:rPr>
          <w:t xml:space="preserve"> es</w:t>
        </w:r>
        <w:r w:rsidRPr="005F1C32" w:rsidDel="000D2F3D">
          <w:rPr>
            <w:rFonts w:cstheme="minorHAnsi"/>
            <w:color w:val="1D1C1D"/>
            <w:shd w:val="clear" w:color="auto" w:fill="FFFFFF"/>
            <w:rPrChange w:id="1428" w:author="Menhorn Timo" w:date="2020-05-27T07:06:00Z">
              <w:rPr>
                <w:rFonts w:asciiTheme="majorHAnsi" w:hAnsiTheme="majorHAnsi" w:cstheme="majorHAnsi"/>
                <w:color w:val="1D1C1D"/>
                <w:sz w:val="23"/>
                <w:szCs w:val="23"/>
                <w:shd w:val="clear" w:color="auto" w:fill="FFFFFF"/>
              </w:rPr>
            </w:rPrChange>
          </w:rPr>
          <w:t xml:space="preserve"> auch</w:t>
        </w:r>
        <w:r w:rsidR="003234BC" w:rsidRPr="005F1C32" w:rsidDel="000D2F3D">
          <w:rPr>
            <w:rFonts w:cstheme="minorHAnsi"/>
            <w:color w:val="1D1C1D"/>
            <w:shd w:val="clear" w:color="auto" w:fill="FFFFFF"/>
            <w:rPrChange w:id="1429" w:author="Menhorn Timo" w:date="2020-05-27T07:06:00Z">
              <w:rPr>
                <w:rFonts w:asciiTheme="majorHAnsi" w:hAnsiTheme="majorHAnsi" w:cstheme="majorHAnsi"/>
                <w:color w:val="1D1C1D"/>
                <w:sz w:val="23"/>
                <w:szCs w:val="23"/>
                <w:shd w:val="clear" w:color="auto" w:fill="FFFFFF"/>
              </w:rPr>
            </w:rPrChange>
          </w:rPr>
          <w:t xml:space="preserve"> bei</w:t>
        </w:r>
        <w:r w:rsidRPr="005F1C32" w:rsidDel="000D2F3D">
          <w:rPr>
            <w:rFonts w:cstheme="minorHAnsi"/>
            <w:color w:val="1D1C1D"/>
            <w:shd w:val="clear" w:color="auto" w:fill="FFFFFF"/>
            <w:rPrChange w:id="1430" w:author="Menhorn Timo" w:date="2020-05-27T07:06:00Z">
              <w:rPr>
                <w:rFonts w:asciiTheme="majorHAnsi" w:hAnsiTheme="majorHAnsi" w:cstheme="majorHAnsi"/>
                <w:color w:val="1D1C1D"/>
                <w:sz w:val="23"/>
                <w:szCs w:val="23"/>
                <w:shd w:val="clear" w:color="auto" w:fill="FFFFFF"/>
              </w:rPr>
            </w:rPrChange>
          </w:rPr>
          <w:t xml:space="preserve"> größere</w:t>
        </w:r>
        <w:r w:rsidR="003234BC" w:rsidRPr="005F1C32" w:rsidDel="000D2F3D">
          <w:rPr>
            <w:rFonts w:cstheme="minorHAnsi"/>
            <w:color w:val="1D1C1D"/>
            <w:shd w:val="clear" w:color="auto" w:fill="FFFFFF"/>
            <w:rPrChange w:id="1431" w:author="Menhorn Timo" w:date="2020-05-27T07:06:00Z">
              <w:rPr>
                <w:rFonts w:asciiTheme="majorHAnsi" w:hAnsiTheme="majorHAnsi" w:cstheme="majorHAnsi"/>
                <w:color w:val="1D1C1D"/>
                <w:sz w:val="23"/>
                <w:szCs w:val="23"/>
                <w:shd w:val="clear" w:color="auto" w:fill="FFFFFF"/>
              </w:rPr>
            </w:rPrChange>
          </w:rPr>
          <w:t xml:space="preserve">n </w:t>
        </w:r>
        <w:r w:rsidRPr="005F1C32" w:rsidDel="000D2F3D">
          <w:rPr>
            <w:rFonts w:cstheme="minorHAnsi"/>
            <w:color w:val="1D1C1D"/>
            <w:shd w:val="clear" w:color="auto" w:fill="FFFFFF"/>
            <w:rPrChange w:id="1432" w:author="Menhorn Timo" w:date="2020-05-27T07:06:00Z">
              <w:rPr>
                <w:rFonts w:asciiTheme="majorHAnsi" w:hAnsiTheme="majorHAnsi" w:cstheme="majorHAnsi"/>
                <w:color w:val="1D1C1D"/>
                <w:sz w:val="23"/>
                <w:szCs w:val="23"/>
                <w:shd w:val="clear" w:color="auto" w:fill="FFFFFF"/>
              </w:rPr>
            </w:rPrChange>
          </w:rPr>
          <w:t>Datenbestände</w:t>
        </w:r>
        <w:r w:rsidR="003234BC" w:rsidRPr="005F1C32" w:rsidDel="000D2F3D">
          <w:rPr>
            <w:rFonts w:cstheme="minorHAnsi"/>
            <w:color w:val="1D1C1D"/>
            <w:shd w:val="clear" w:color="auto" w:fill="FFFFFF"/>
            <w:rPrChange w:id="1433" w:author="Menhorn Timo" w:date="2020-05-27T07:06:00Z">
              <w:rPr>
                <w:rFonts w:asciiTheme="majorHAnsi" w:hAnsiTheme="majorHAnsi" w:cstheme="majorHAnsi"/>
                <w:color w:val="1D1C1D"/>
                <w:sz w:val="23"/>
                <w:szCs w:val="23"/>
                <w:shd w:val="clear" w:color="auto" w:fill="FFFFFF"/>
              </w:rPr>
            </w:rPrChange>
          </w:rPr>
          <w:t>n</w:t>
        </w:r>
        <w:r w:rsidRPr="005F1C32" w:rsidDel="000D2F3D">
          <w:rPr>
            <w:rFonts w:cstheme="minorHAnsi"/>
            <w:color w:val="1D1C1D"/>
            <w:shd w:val="clear" w:color="auto" w:fill="FFFFFF"/>
            <w:rPrChange w:id="1434" w:author="Menhorn Timo" w:date="2020-05-27T07:06:00Z">
              <w:rPr>
                <w:rFonts w:asciiTheme="majorHAnsi" w:hAnsiTheme="majorHAnsi" w:cstheme="majorHAnsi"/>
                <w:color w:val="1D1C1D"/>
                <w:sz w:val="23"/>
                <w:szCs w:val="23"/>
                <w:shd w:val="clear" w:color="auto" w:fill="FFFFFF"/>
              </w:rPr>
            </w:rPrChange>
          </w:rPr>
          <w:t xml:space="preserve"> </w:t>
        </w:r>
        <w:r w:rsidR="00800EBE" w:rsidRPr="005F1C32" w:rsidDel="000D2F3D">
          <w:rPr>
            <w:rFonts w:cstheme="minorHAnsi"/>
            <w:color w:val="1D1C1D"/>
            <w:shd w:val="clear" w:color="auto" w:fill="FFFFFF"/>
            <w:rPrChange w:id="1435" w:author="Menhorn Timo" w:date="2020-05-27T07:06:00Z">
              <w:rPr>
                <w:rFonts w:asciiTheme="majorHAnsi" w:hAnsiTheme="majorHAnsi" w:cstheme="majorHAnsi"/>
                <w:color w:val="1D1C1D"/>
                <w:sz w:val="23"/>
                <w:szCs w:val="23"/>
                <w:shd w:val="clear" w:color="auto" w:fill="FFFFFF"/>
              </w:rPr>
            </w:rPrChange>
          </w:rPr>
          <w:t>zu keinen Problemen kommt</w:t>
        </w:r>
        <w:r w:rsidRPr="005F1C32" w:rsidDel="000D2F3D">
          <w:rPr>
            <w:rFonts w:cstheme="minorHAnsi"/>
            <w:color w:val="1D1C1D"/>
            <w:shd w:val="clear" w:color="auto" w:fill="FFFFFF"/>
            <w:rPrChange w:id="1436" w:author="Menhorn Timo" w:date="2020-05-27T07:06:00Z">
              <w:rPr>
                <w:rFonts w:asciiTheme="majorHAnsi" w:hAnsiTheme="majorHAnsi" w:cstheme="majorHAnsi"/>
                <w:color w:val="1D1C1D"/>
                <w:sz w:val="23"/>
                <w:szCs w:val="23"/>
                <w:shd w:val="clear" w:color="auto" w:fill="FFFFFF"/>
              </w:rPr>
            </w:rPrChange>
          </w:rPr>
          <w:t xml:space="preserve">. </w:t>
        </w:r>
        <w:r w:rsidR="003234BC" w:rsidRPr="005F1C32" w:rsidDel="000D2F3D">
          <w:rPr>
            <w:rFonts w:cstheme="minorHAnsi"/>
            <w:color w:val="1D1C1D"/>
            <w:shd w:val="clear" w:color="auto" w:fill="FFFFFF"/>
            <w:rPrChange w:id="1437" w:author="Menhorn Timo" w:date="2020-05-27T07:06:00Z">
              <w:rPr>
                <w:rFonts w:asciiTheme="majorHAnsi" w:hAnsiTheme="majorHAnsi" w:cstheme="majorHAnsi"/>
                <w:color w:val="1D1C1D"/>
                <w:sz w:val="23"/>
                <w:szCs w:val="23"/>
                <w:shd w:val="clear" w:color="auto" w:fill="FFFFFF"/>
              </w:rPr>
            </w:rPrChange>
          </w:rPr>
          <w:t>Dadurch wird auch ein</w:t>
        </w:r>
        <w:r w:rsidRPr="005F1C32" w:rsidDel="000D2F3D">
          <w:rPr>
            <w:rFonts w:cstheme="minorHAnsi"/>
            <w:color w:val="1D1C1D"/>
            <w:shd w:val="clear" w:color="auto" w:fill="FFFFFF"/>
            <w:rPrChange w:id="1438" w:author="Menhorn Timo" w:date="2020-05-27T07:06:00Z">
              <w:rPr>
                <w:rFonts w:asciiTheme="majorHAnsi" w:hAnsiTheme="majorHAnsi" w:cstheme="majorHAnsi"/>
                <w:color w:val="1D1C1D"/>
                <w:sz w:val="23"/>
                <w:szCs w:val="23"/>
                <w:shd w:val="clear" w:color="auto" w:fill="FFFFFF"/>
              </w:rPr>
            </w:rPrChange>
          </w:rPr>
          <w:t xml:space="preserve"> Mehrfachzugriff möglich, </w:t>
        </w:r>
        <w:r w:rsidR="00800EBE" w:rsidRPr="005F1C32" w:rsidDel="000D2F3D">
          <w:rPr>
            <w:rFonts w:cstheme="minorHAnsi"/>
            <w:color w:val="1D1C1D"/>
            <w:shd w:val="clear" w:color="auto" w:fill="FFFFFF"/>
            <w:rPrChange w:id="1439" w:author="Menhorn Timo" w:date="2020-05-27T07:06:00Z">
              <w:rPr>
                <w:rFonts w:asciiTheme="majorHAnsi" w:hAnsiTheme="majorHAnsi" w:cstheme="majorHAnsi"/>
                <w:color w:val="1D1C1D"/>
                <w:sz w:val="23"/>
                <w:szCs w:val="23"/>
                <w:shd w:val="clear" w:color="auto" w:fill="FFFFFF"/>
              </w:rPr>
            </w:rPrChange>
          </w:rPr>
          <w:t>welcher</w:t>
        </w:r>
        <w:r w:rsidRPr="005F1C32" w:rsidDel="000D2F3D">
          <w:rPr>
            <w:rFonts w:cstheme="minorHAnsi"/>
            <w:color w:val="1D1C1D"/>
            <w:shd w:val="clear" w:color="auto" w:fill="FFFFFF"/>
            <w:rPrChange w:id="1440" w:author="Menhorn Timo" w:date="2020-05-27T07:06:00Z">
              <w:rPr>
                <w:rFonts w:asciiTheme="majorHAnsi" w:hAnsiTheme="majorHAnsi" w:cstheme="majorHAnsi"/>
                <w:color w:val="1D1C1D"/>
                <w:sz w:val="23"/>
                <w:szCs w:val="23"/>
                <w:shd w:val="clear" w:color="auto" w:fill="FFFFFF"/>
              </w:rPr>
            </w:rPrChange>
          </w:rPr>
          <w:t xml:space="preserve"> sich für eine Applikation mit einer großen Anzahl an Nutzern </w:t>
        </w:r>
        <w:r w:rsidR="003234BC" w:rsidRPr="005F1C32" w:rsidDel="000D2F3D">
          <w:rPr>
            <w:rFonts w:cstheme="minorHAnsi"/>
            <w:color w:val="1D1C1D"/>
            <w:shd w:val="clear" w:color="auto" w:fill="FFFFFF"/>
            <w:rPrChange w:id="1441" w:author="Menhorn Timo" w:date="2020-05-27T07:06:00Z">
              <w:rPr>
                <w:rFonts w:asciiTheme="majorHAnsi" w:hAnsiTheme="majorHAnsi" w:cstheme="majorHAnsi"/>
                <w:color w:val="1D1C1D"/>
                <w:sz w:val="23"/>
                <w:szCs w:val="23"/>
                <w:shd w:val="clear" w:color="auto" w:fill="FFFFFF"/>
              </w:rPr>
            </w:rPrChange>
          </w:rPr>
          <w:t>mit verschiedenen Rechten durchaus anbietet</w:t>
        </w:r>
        <w:r w:rsidRPr="005F1C32" w:rsidDel="000D2F3D">
          <w:rPr>
            <w:rFonts w:cstheme="minorHAnsi"/>
            <w:color w:val="1D1C1D"/>
            <w:shd w:val="clear" w:color="auto" w:fill="FFFFFF"/>
            <w:rPrChange w:id="1442" w:author="Menhorn Timo" w:date="2020-05-27T07:06:00Z">
              <w:rPr>
                <w:rFonts w:asciiTheme="majorHAnsi" w:hAnsiTheme="majorHAnsi" w:cstheme="majorHAnsi"/>
                <w:color w:val="1D1C1D"/>
                <w:sz w:val="23"/>
                <w:szCs w:val="23"/>
                <w:shd w:val="clear" w:color="auto" w:fill="FFFFFF"/>
              </w:rPr>
            </w:rPrChange>
          </w:rPr>
          <w:t>. Gleichzeitig wird dadurch auch die Kompatibilität mit mobilen Endgeräten gewährleistet, da SQL</w:t>
        </w:r>
        <w:r w:rsidR="00095BDE" w:rsidRPr="005F1C32" w:rsidDel="000D2F3D">
          <w:rPr>
            <w:rFonts w:cstheme="minorHAnsi"/>
            <w:color w:val="1D1C1D"/>
            <w:shd w:val="clear" w:color="auto" w:fill="FFFFFF"/>
            <w:rPrChange w:id="1443" w:author="Menhorn Timo" w:date="2020-05-27T07:06:00Z">
              <w:rPr>
                <w:rFonts w:asciiTheme="majorHAnsi" w:hAnsiTheme="majorHAnsi" w:cstheme="majorHAnsi"/>
                <w:color w:val="1D1C1D"/>
                <w:sz w:val="23"/>
                <w:szCs w:val="23"/>
                <w:shd w:val="clear" w:color="auto" w:fill="FFFFFF"/>
              </w:rPr>
            </w:rPrChange>
          </w:rPr>
          <w:t xml:space="preserve"> Interpreter</w:t>
        </w:r>
        <w:r w:rsidRPr="005F1C32" w:rsidDel="000D2F3D">
          <w:rPr>
            <w:rFonts w:cstheme="minorHAnsi"/>
            <w:color w:val="1D1C1D"/>
            <w:shd w:val="clear" w:color="auto" w:fill="FFFFFF"/>
            <w:rPrChange w:id="1444" w:author="Menhorn Timo" w:date="2020-05-27T07:06:00Z">
              <w:rPr>
                <w:rFonts w:asciiTheme="majorHAnsi" w:hAnsiTheme="majorHAnsi" w:cstheme="majorHAnsi"/>
                <w:color w:val="1D1C1D"/>
                <w:sz w:val="23"/>
                <w:szCs w:val="23"/>
                <w:shd w:val="clear" w:color="auto" w:fill="FFFFFF"/>
              </w:rPr>
            </w:rPrChange>
          </w:rPr>
          <w:t xml:space="preserve"> auf jedem Gerät verfügbar </w:t>
        </w:r>
        <w:r w:rsidR="005C4623" w:rsidRPr="005F1C32" w:rsidDel="000D2F3D">
          <w:rPr>
            <w:rFonts w:cstheme="minorHAnsi"/>
            <w:color w:val="1D1C1D"/>
            <w:shd w:val="clear" w:color="auto" w:fill="FFFFFF"/>
            <w:rPrChange w:id="1445" w:author="Menhorn Timo" w:date="2020-05-27T07:06:00Z">
              <w:rPr>
                <w:rFonts w:asciiTheme="majorHAnsi" w:hAnsiTheme="majorHAnsi" w:cstheme="majorHAnsi"/>
                <w:color w:val="1D1C1D"/>
                <w:sz w:val="23"/>
                <w:szCs w:val="23"/>
                <w:shd w:val="clear" w:color="auto" w:fill="FFFFFF"/>
              </w:rPr>
            </w:rPrChange>
          </w:rPr>
          <w:t>sind</w:t>
        </w:r>
        <w:r w:rsidRPr="005F1C32" w:rsidDel="000D2F3D">
          <w:rPr>
            <w:rFonts w:cstheme="minorHAnsi"/>
            <w:color w:val="1D1C1D"/>
            <w:shd w:val="clear" w:color="auto" w:fill="FFFFFF"/>
            <w:rPrChange w:id="1446" w:author="Menhorn Timo" w:date="2020-05-27T07:06:00Z">
              <w:rPr>
                <w:rFonts w:asciiTheme="majorHAnsi" w:hAnsiTheme="majorHAnsi" w:cstheme="majorHAnsi"/>
                <w:color w:val="1D1C1D"/>
                <w:sz w:val="23"/>
                <w:szCs w:val="23"/>
                <w:shd w:val="clear" w:color="auto" w:fill="FFFFFF"/>
              </w:rPr>
            </w:rPrChange>
          </w:rPr>
          <w:t>.</w:t>
        </w:r>
        <w:r w:rsidR="003234BC" w:rsidRPr="005F1C32" w:rsidDel="000D2F3D">
          <w:rPr>
            <w:rFonts w:cstheme="minorHAnsi"/>
            <w:color w:val="1D1C1D"/>
            <w:shd w:val="clear" w:color="auto" w:fill="FFFFFF"/>
            <w:rPrChange w:id="1447" w:author="Menhorn Timo" w:date="2020-05-27T07:06:00Z">
              <w:rPr>
                <w:rFonts w:asciiTheme="majorHAnsi" w:hAnsiTheme="majorHAnsi" w:cstheme="majorHAnsi"/>
                <w:color w:val="1D1C1D"/>
                <w:sz w:val="23"/>
                <w:szCs w:val="23"/>
                <w:shd w:val="clear" w:color="auto" w:fill="FFFFFF"/>
              </w:rPr>
            </w:rPrChange>
          </w:rPr>
          <w:t xml:space="preserve"> Auf die Datenbank </w:t>
        </w:r>
        <w:r w:rsidR="00C77398" w:rsidRPr="005F1C32" w:rsidDel="000D2F3D">
          <w:rPr>
            <w:rFonts w:cstheme="minorHAnsi"/>
            <w:color w:val="1D1C1D"/>
            <w:shd w:val="clear" w:color="auto" w:fill="FFFFFF"/>
            <w:rPrChange w:id="1448" w:author="Menhorn Timo" w:date="2020-05-27T07:06:00Z">
              <w:rPr>
                <w:rFonts w:asciiTheme="majorHAnsi" w:hAnsiTheme="majorHAnsi" w:cstheme="majorHAnsi"/>
                <w:color w:val="1D1C1D"/>
                <w:sz w:val="23"/>
                <w:szCs w:val="23"/>
                <w:shd w:val="clear" w:color="auto" w:fill="FFFFFF"/>
              </w:rPr>
            </w:rPrChange>
          </w:rPr>
          <w:t>soll</w:t>
        </w:r>
        <w:r w:rsidR="003234BC" w:rsidRPr="005F1C32" w:rsidDel="000D2F3D">
          <w:rPr>
            <w:rFonts w:cstheme="minorHAnsi"/>
            <w:color w:val="1D1C1D"/>
            <w:shd w:val="clear" w:color="auto" w:fill="FFFFFF"/>
            <w:rPrChange w:id="1449" w:author="Menhorn Timo" w:date="2020-05-27T07:06:00Z">
              <w:rPr>
                <w:rFonts w:asciiTheme="majorHAnsi" w:hAnsiTheme="majorHAnsi" w:cstheme="majorHAnsi"/>
                <w:color w:val="1D1C1D"/>
                <w:sz w:val="23"/>
                <w:szCs w:val="23"/>
                <w:shd w:val="clear" w:color="auto" w:fill="FFFFFF"/>
              </w:rPr>
            </w:rPrChange>
          </w:rPr>
          <w:t xml:space="preserve"> dann mit einem Java </w:t>
        </w:r>
        <w:bookmarkStart w:id="1450" w:name="_Hlk39834809"/>
        <w:r w:rsidR="003234BC" w:rsidRPr="005F1C32" w:rsidDel="000D2F3D">
          <w:rPr>
            <w:rFonts w:cstheme="minorHAnsi"/>
            <w:color w:val="1D1C1D"/>
            <w:shd w:val="clear" w:color="auto" w:fill="FFFFFF"/>
            <w:rPrChange w:id="1451" w:author="Menhorn Timo" w:date="2020-05-27T07:06:00Z">
              <w:rPr>
                <w:rFonts w:asciiTheme="majorHAnsi" w:hAnsiTheme="majorHAnsi" w:cstheme="majorHAnsi"/>
                <w:color w:val="1D1C1D"/>
                <w:sz w:val="23"/>
                <w:szCs w:val="23"/>
                <w:shd w:val="clear" w:color="auto" w:fill="FFFFFF"/>
              </w:rPr>
            </w:rPrChange>
          </w:rPr>
          <w:t>Backend</w:t>
        </w:r>
        <w:bookmarkEnd w:id="1450"/>
        <w:r w:rsidR="00A64C9F" w:rsidRPr="005F1C32" w:rsidDel="000D2F3D">
          <w:rPr>
            <w:rFonts w:cstheme="minorHAnsi"/>
            <w:color w:val="1D1C1D"/>
            <w:shd w:val="clear" w:color="auto" w:fill="FFFFFF"/>
            <w:rPrChange w:id="1452" w:author="Menhorn Timo" w:date="2020-05-27T07:06:00Z">
              <w:rPr>
                <w:rFonts w:asciiTheme="majorHAnsi" w:hAnsiTheme="majorHAnsi" w:cstheme="majorHAnsi"/>
                <w:color w:val="1D1C1D"/>
                <w:sz w:val="23"/>
                <w:szCs w:val="23"/>
                <w:shd w:val="clear" w:color="auto" w:fill="FFFFFF"/>
              </w:rPr>
            </w:rPrChange>
          </w:rPr>
          <w:t xml:space="preserve">* </w:t>
        </w:r>
        <w:r w:rsidR="003234BC" w:rsidRPr="005F1C32" w:rsidDel="000D2F3D">
          <w:rPr>
            <w:rFonts w:cstheme="minorHAnsi"/>
            <w:color w:val="1D1C1D"/>
            <w:shd w:val="clear" w:color="auto" w:fill="FFFFFF"/>
            <w:rPrChange w:id="1453" w:author="Menhorn Timo" w:date="2020-05-27T07:06:00Z">
              <w:rPr>
                <w:rFonts w:asciiTheme="majorHAnsi" w:hAnsiTheme="majorHAnsi" w:cstheme="majorHAnsi"/>
                <w:color w:val="1D1C1D"/>
                <w:sz w:val="23"/>
                <w:szCs w:val="23"/>
                <w:shd w:val="clear" w:color="auto" w:fill="FFFFFF"/>
              </w:rPr>
            </w:rPrChange>
          </w:rPr>
          <w:t>zugegriffen</w:t>
        </w:r>
        <w:r w:rsidR="00C77398" w:rsidRPr="005F1C32" w:rsidDel="000D2F3D">
          <w:rPr>
            <w:rFonts w:cstheme="minorHAnsi"/>
            <w:color w:val="1D1C1D"/>
            <w:shd w:val="clear" w:color="auto" w:fill="FFFFFF"/>
            <w:rPrChange w:id="1454" w:author="Menhorn Timo" w:date="2020-05-27T07:06:00Z">
              <w:rPr>
                <w:rFonts w:asciiTheme="majorHAnsi" w:hAnsiTheme="majorHAnsi" w:cstheme="majorHAnsi"/>
                <w:color w:val="1D1C1D"/>
                <w:sz w:val="23"/>
                <w:szCs w:val="23"/>
                <w:shd w:val="clear" w:color="auto" w:fill="FFFFFF"/>
              </w:rPr>
            </w:rPrChange>
          </w:rPr>
          <w:t xml:space="preserve"> werden</w:t>
        </w:r>
        <w:r w:rsidR="002475AF" w:rsidRPr="005F1C32" w:rsidDel="000D2F3D">
          <w:rPr>
            <w:rFonts w:cstheme="minorHAnsi"/>
            <w:color w:val="1D1C1D"/>
            <w:shd w:val="clear" w:color="auto" w:fill="FFFFFF"/>
            <w:rPrChange w:id="1455" w:author="Menhorn Timo" w:date="2020-05-27T07:06:00Z">
              <w:rPr>
                <w:rFonts w:asciiTheme="majorHAnsi" w:hAnsiTheme="majorHAnsi" w:cstheme="majorHAnsi"/>
                <w:color w:val="1D1C1D"/>
                <w:sz w:val="23"/>
                <w:szCs w:val="23"/>
                <w:shd w:val="clear" w:color="auto" w:fill="FFFFFF"/>
              </w:rPr>
            </w:rPrChange>
          </w:rPr>
          <w:t>, da dies firmenintern genutzt wird</w:t>
        </w:r>
        <w:r w:rsidR="003234BC" w:rsidRPr="005F1C32" w:rsidDel="000D2F3D">
          <w:rPr>
            <w:rFonts w:cstheme="minorHAnsi"/>
            <w:color w:val="1D1C1D"/>
            <w:shd w:val="clear" w:color="auto" w:fill="FFFFFF"/>
            <w:rPrChange w:id="1456" w:author="Menhorn Timo" w:date="2020-05-27T07:06:00Z">
              <w:rPr>
                <w:rFonts w:asciiTheme="majorHAnsi" w:hAnsiTheme="majorHAnsi" w:cstheme="majorHAnsi"/>
                <w:color w:val="1D1C1D"/>
                <w:sz w:val="23"/>
                <w:szCs w:val="23"/>
                <w:shd w:val="clear" w:color="auto" w:fill="FFFFFF"/>
              </w:rPr>
            </w:rPrChange>
          </w:rPr>
          <w:t>.</w:t>
        </w:r>
      </w:moveFrom>
      <w:moveFromRangeEnd w:id="1416"/>
    </w:p>
    <w:p w14:paraId="397FB1AE" w14:textId="2118F151" w:rsidR="00BE7258" w:rsidRPr="005F1C32" w:rsidRDefault="00BE7258" w:rsidP="002145EE">
      <w:pPr>
        <w:jc w:val="both"/>
        <w:rPr>
          <w:rFonts w:cstheme="minorHAnsi"/>
          <w:rPrChange w:id="1457" w:author="Menhorn Timo" w:date="2020-05-27T07:06:00Z">
            <w:rPr>
              <w:rFonts w:asciiTheme="majorHAnsi" w:hAnsiTheme="majorHAnsi" w:cstheme="majorHAnsi"/>
              <w:sz w:val="23"/>
              <w:szCs w:val="23"/>
            </w:rPr>
          </w:rPrChange>
        </w:rPr>
      </w:pPr>
      <w:r w:rsidRPr="005F1C32">
        <w:rPr>
          <w:rFonts w:cstheme="minorHAnsi"/>
          <w:rPrChange w:id="1458" w:author="Menhorn Timo" w:date="2020-05-27T07:06:00Z">
            <w:rPr>
              <w:rFonts w:asciiTheme="majorHAnsi" w:hAnsiTheme="majorHAnsi" w:cstheme="majorHAnsi"/>
              <w:sz w:val="23"/>
              <w:szCs w:val="23"/>
            </w:rPr>
          </w:rPrChange>
        </w:rPr>
        <w:t xml:space="preserve">Der Einstieg in das Projekt erfolgte durch ein </w:t>
      </w:r>
      <w:r w:rsidR="003234BC" w:rsidRPr="005F1C32">
        <w:rPr>
          <w:rFonts w:cstheme="minorHAnsi"/>
          <w:rPrChange w:id="1459" w:author="Menhorn Timo" w:date="2020-05-27T07:06:00Z">
            <w:rPr>
              <w:rFonts w:asciiTheme="majorHAnsi" w:hAnsiTheme="majorHAnsi" w:cstheme="majorHAnsi"/>
              <w:sz w:val="23"/>
              <w:szCs w:val="23"/>
            </w:rPr>
          </w:rPrChange>
        </w:rPr>
        <w:t>Meeting zur Klärung der Statusschaltung</w:t>
      </w:r>
      <w:r w:rsidRPr="005F1C32">
        <w:rPr>
          <w:rFonts w:cstheme="minorHAnsi"/>
          <w:rPrChange w:id="1460" w:author="Menhorn Timo" w:date="2020-05-27T07:06:00Z">
            <w:rPr>
              <w:rFonts w:asciiTheme="majorHAnsi" w:hAnsiTheme="majorHAnsi" w:cstheme="majorHAnsi"/>
              <w:sz w:val="23"/>
              <w:szCs w:val="23"/>
            </w:rPr>
          </w:rPrChange>
        </w:rPr>
        <w:t xml:space="preserve"> und die Abnahme der </w:t>
      </w:r>
      <w:bookmarkStart w:id="1461" w:name="_Hlk39834818"/>
      <w:r w:rsidRPr="005F1C32">
        <w:rPr>
          <w:rFonts w:cstheme="minorHAnsi"/>
          <w:rPrChange w:id="1462" w:author="Menhorn Timo" w:date="2020-05-27T07:06:00Z">
            <w:rPr>
              <w:rFonts w:asciiTheme="majorHAnsi" w:hAnsiTheme="majorHAnsi" w:cstheme="majorHAnsi"/>
              <w:sz w:val="23"/>
              <w:szCs w:val="23"/>
            </w:rPr>
          </w:rPrChange>
        </w:rPr>
        <w:t>Webapplikation</w:t>
      </w:r>
      <w:bookmarkEnd w:id="1461"/>
      <w:r w:rsidR="00A64C9F" w:rsidRPr="005F1C32">
        <w:rPr>
          <w:rFonts w:cstheme="minorHAnsi"/>
          <w:rPrChange w:id="1463" w:author="Menhorn Timo" w:date="2020-05-27T07:06:00Z">
            <w:rPr>
              <w:rFonts w:asciiTheme="majorHAnsi" w:hAnsiTheme="majorHAnsi" w:cstheme="majorHAnsi"/>
              <w:sz w:val="23"/>
              <w:szCs w:val="23"/>
            </w:rPr>
          </w:rPrChange>
        </w:rPr>
        <w:t>*</w:t>
      </w:r>
      <w:r w:rsidRPr="005F1C32">
        <w:rPr>
          <w:rFonts w:cstheme="minorHAnsi"/>
          <w:rPrChange w:id="1464" w:author="Menhorn Timo" w:date="2020-05-27T07:06:00Z">
            <w:rPr>
              <w:rFonts w:asciiTheme="majorHAnsi" w:hAnsiTheme="majorHAnsi" w:cstheme="majorHAnsi"/>
              <w:sz w:val="23"/>
              <w:szCs w:val="23"/>
            </w:rPr>
          </w:rPrChange>
        </w:rPr>
        <w:t xml:space="preserve"> bildete den Ausstieg.</w:t>
      </w:r>
    </w:p>
    <w:p w14:paraId="3633FDE2" w14:textId="74C61D51" w:rsidR="00A35FA0" w:rsidRPr="005F1C32" w:rsidRDefault="00A35FA0" w:rsidP="006B5CAD">
      <w:pPr>
        <w:pStyle w:val="berschrift2"/>
        <w:rPr>
          <w:rFonts w:asciiTheme="minorHAnsi" w:hAnsiTheme="minorHAnsi" w:cstheme="minorHAnsi"/>
          <w:rPrChange w:id="1465" w:author="Menhorn Timo" w:date="2020-05-27T07:06:00Z">
            <w:rPr/>
          </w:rPrChange>
        </w:rPr>
      </w:pPr>
      <w:bookmarkStart w:id="1466" w:name="_Toc41555095"/>
      <w:r w:rsidRPr="005F1C32">
        <w:rPr>
          <w:rFonts w:asciiTheme="minorHAnsi" w:hAnsiTheme="minorHAnsi" w:cstheme="minorHAnsi"/>
          <w:rPrChange w:id="1467" w:author="Menhorn Timo" w:date="2020-05-27T07:06:00Z">
            <w:rPr/>
          </w:rPrChange>
        </w:rPr>
        <w:t>Projektabgrenzung</w:t>
      </w:r>
      <w:bookmarkEnd w:id="1466"/>
    </w:p>
    <w:p w14:paraId="6F5FA2A9" w14:textId="15C62950" w:rsidR="003234BC" w:rsidRPr="005F1C32" w:rsidRDefault="003234BC" w:rsidP="002145EE">
      <w:pPr>
        <w:jc w:val="both"/>
        <w:rPr>
          <w:rFonts w:cstheme="minorHAnsi"/>
          <w:rPrChange w:id="1468" w:author="Menhorn Timo" w:date="2020-05-27T07:06:00Z">
            <w:rPr>
              <w:rFonts w:asciiTheme="majorHAnsi" w:hAnsiTheme="majorHAnsi" w:cstheme="majorHAnsi"/>
              <w:sz w:val="23"/>
              <w:szCs w:val="23"/>
            </w:rPr>
          </w:rPrChange>
        </w:rPr>
      </w:pPr>
      <w:r w:rsidRPr="005F1C32">
        <w:rPr>
          <w:rFonts w:cstheme="minorHAnsi"/>
          <w:rPrChange w:id="1469" w:author="Menhorn Timo" w:date="2020-05-27T07:06:00Z">
            <w:rPr>
              <w:rFonts w:asciiTheme="majorHAnsi" w:hAnsiTheme="majorHAnsi" w:cstheme="majorHAnsi"/>
              <w:sz w:val="23"/>
              <w:szCs w:val="23"/>
            </w:rPr>
          </w:rPrChange>
        </w:rPr>
        <w:t xml:space="preserve">Um den Mitarbeitern den Umstieg auf das Onlinetool zu erleichtern, soll ausgewählten Mitarbeitern dieser Prototyp als vorläufige Version zur Verfügung gestellt werden. </w:t>
      </w:r>
    </w:p>
    <w:p w14:paraId="452569DE" w14:textId="00F8A4D2" w:rsidR="003234BC" w:rsidRPr="005F1C32" w:rsidRDefault="003234BC" w:rsidP="002145EE">
      <w:pPr>
        <w:jc w:val="both"/>
        <w:rPr>
          <w:ins w:id="1470" w:author="Menhorn Timo" w:date="2020-05-26T09:24:00Z"/>
          <w:rFonts w:cstheme="minorHAnsi"/>
          <w:rPrChange w:id="1471" w:author="Menhorn Timo" w:date="2020-05-27T07:06:00Z">
            <w:rPr>
              <w:ins w:id="1472" w:author="Menhorn Timo" w:date="2020-05-26T09:24:00Z"/>
              <w:rFonts w:asciiTheme="majorHAnsi" w:hAnsiTheme="majorHAnsi" w:cstheme="majorHAnsi"/>
              <w:sz w:val="23"/>
              <w:szCs w:val="23"/>
            </w:rPr>
          </w:rPrChange>
        </w:rPr>
      </w:pPr>
      <w:r w:rsidRPr="005F1C32">
        <w:rPr>
          <w:rFonts w:cstheme="minorHAnsi"/>
          <w:rPrChange w:id="1473" w:author="Menhorn Timo" w:date="2020-05-27T07:06:00Z">
            <w:rPr>
              <w:rFonts w:asciiTheme="majorHAnsi" w:hAnsiTheme="majorHAnsi" w:cstheme="majorHAnsi"/>
              <w:sz w:val="23"/>
              <w:szCs w:val="23"/>
            </w:rPr>
          </w:rPrChange>
        </w:rPr>
        <w:t>Dieser Prototyp beinhaltet einen funktionierenden Login</w:t>
      </w:r>
      <w:r w:rsidR="002F6680" w:rsidRPr="005F1C32">
        <w:rPr>
          <w:rFonts w:cstheme="minorHAnsi"/>
          <w:rPrChange w:id="1474" w:author="Menhorn Timo" w:date="2020-05-27T07:06:00Z">
            <w:rPr>
              <w:rFonts w:asciiTheme="majorHAnsi" w:hAnsiTheme="majorHAnsi" w:cstheme="majorHAnsi"/>
              <w:sz w:val="23"/>
              <w:szCs w:val="23"/>
            </w:rPr>
          </w:rPrChange>
        </w:rPr>
        <w:t>,</w:t>
      </w:r>
      <w:r w:rsidRPr="005F1C32">
        <w:rPr>
          <w:rFonts w:cstheme="minorHAnsi"/>
          <w:rPrChange w:id="1475" w:author="Menhorn Timo" w:date="2020-05-27T07:06:00Z">
            <w:rPr>
              <w:rFonts w:asciiTheme="majorHAnsi" w:hAnsiTheme="majorHAnsi" w:cstheme="majorHAnsi"/>
              <w:sz w:val="23"/>
              <w:szCs w:val="23"/>
            </w:rPr>
          </w:rPrChange>
        </w:rPr>
        <w:t xml:space="preserve"> um Zugriff auf das System zu erlangen. </w:t>
      </w:r>
      <w:r w:rsidR="00C77398" w:rsidRPr="005F1C32">
        <w:rPr>
          <w:rFonts w:cstheme="minorHAnsi"/>
          <w:rPrChange w:id="1476" w:author="Menhorn Timo" w:date="2020-05-27T07:06:00Z">
            <w:rPr>
              <w:rFonts w:asciiTheme="majorHAnsi" w:hAnsiTheme="majorHAnsi" w:cstheme="majorHAnsi"/>
              <w:sz w:val="23"/>
              <w:szCs w:val="23"/>
            </w:rPr>
          </w:rPrChange>
        </w:rPr>
        <w:t>Der Nutzer kann</w:t>
      </w:r>
      <w:r w:rsidRPr="005F1C32">
        <w:rPr>
          <w:rFonts w:cstheme="minorHAnsi"/>
          <w:rPrChange w:id="1477" w:author="Menhorn Timo" w:date="2020-05-27T07:06:00Z">
            <w:rPr>
              <w:rFonts w:asciiTheme="majorHAnsi" w:hAnsiTheme="majorHAnsi" w:cstheme="majorHAnsi"/>
              <w:sz w:val="23"/>
              <w:szCs w:val="23"/>
            </w:rPr>
          </w:rPrChange>
        </w:rPr>
        <w:t xml:space="preserve"> bereits Projektanträge erstellen oder die bestehenden Anträge einsehen</w:t>
      </w:r>
      <w:r w:rsidR="00000F0F" w:rsidRPr="005F1C32">
        <w:rPr>
          <w:rFonts w:cstheme="minorHAnsi"/>
          <w:rPrChange w:id="1478" w:author="Menhorn Timo" w:date="2020-05-27T07:06:00Z">
            <w:rPr>
              <w:rFonts w:asciiTheme="majorHAnsi" w:hAnsiTheme="majorHAnsi" w:cstheme="majorHAnsi"/>
              <w:sz w:val="23"/>
              <w:szCs w:val="23"/>
            </w:rPr>
          </w:rPrChange>
        </w:rPr>
        <w:t xml:space="preserve"> sowie nach einem Status filtern</w:t>
      </w:r>
      <w:r w:rsidRPr="005F1C32">
        <w:rPr>
          <w:rFonts w:cstheme="minorHAnsi"/>
          <w:rPrChange w:id="1479" w:author="Menhorn Timo" w:date="2020-05-27T07:06:00Z">
            <w:rPr>
              <w:rFonts w:asciiTheme="majorHAnsi" w:hAnsiTheme="majorHAnsi" w:cstheme="majorHAnsi"/>
              <w:sz w:val="23"/>
              <w:szCs w:val="23"/>
            </w:rPr>
          </w:rPrChange>
        </w:rPr>
        <w:t>. Zudem hat der Admin eine Usermanagement</w:t>
      </w:r>
      <w:r w:rsidR="00A64C9F" w:rsidRPr="005F1C32">
        <w:rPr>
          <w:rFonts w:cstheme="minorHAnsi"/>
          <w:rPrChange w:id="1480" w:author="Menhorn Timo" w:date="2020-05-27T07:06:00Z">
            <w:rPr>
              <w:rFonts w:asciiTheme="majorHAnsi" w:hAnsiTheme="majorHAnsi" w:cstheme="majorHAnsi"/>
              <w:sz w:val="23"/>
              <w:szCs w:val="23"/>
            </w:rPr>
          </w:rPrChange>
        </w:rPr>
        <w:t>*</w:t>
      </w:r>
      <w:r w:rsidRPr="005F1C32">
        <w:rPr>
          <w:rFonts w:cstheme="minorHAnsi"/>
          <w:rPrChange w:id="1481" w:author="Menhorn Timo" w:date="2020-05-27T07:06:00Z">
            <w:rPr>
              <w:rFonts w:asciiTheme="majorHAnsi" w:hAnsiTheme="majorHAnsi" w:cstheme="majorHAnsi"/>
              <w:sz w:val="23"/>
              <w:szCs w:val="23"/>
            </w:rPr>
          </w:rPrChange>
        </w:rPr>
        <w:t xml:space="preserve"> Oberfläche, auf der er User ändern, hinzufügen oder löschen kann. </w:t>
      </w:r>
    </w:p>
    <w:p w14:paraId="5DD7BD11" w14:textId="19BDCB4A" w:rsidR="000D2F3D" w:rsidRPr="005F1C32" w:rsidRDefault="000D2F3D">
      <w:pPr>
        <w:ind w:right="280"/>
        <w:jc w:val="both"/>
        <w:rPr>
          <w:rFonts w:eastAsia="Arial" w:cstheme="minorHAnsi"/>
          <w:rPrChange w:id="1482" w:author="Menhorn Timo" w:date="2020-05-27T07:06:00Z">
            <w:rPr>
              <w:rFonts w:asciiTheme="majorHAnsi" w:hAnsiTheme="majorHAnsi" w:cstheme="majorHAnsi"/>
              <w:sz w:val="23"/>
              <w:szCs w:val="23"/>
            </w:rPr>
          </w:rPrChange>
        </w:rPr>
        <w:pPrChange w:id="1483" w:author="Menhorn Timo" w:date="2020-05-26T09:24:00Z">
          <w:pPr>
            <w:jc w:val="both"/>
          </w:pPr>
        </w:pPrChange>
      </w:pPr>
      <w:ins w:id="1484" w:author="Menhorn Timo" w:date="2020-05-26T09:24:00Z">
        <w:r w:rsidRPr="005F1C32">
          <w:rPr>
            <w:rFonts w:eastAsia="Arial" w:cstheme="minorHAnsi"/>
            <w:rPrChange w:id="1485" w:author="Menhorn Timo" w:date="2020-05-27T07:06:00Z">
              <w:rPr>
                <w:rFonts w:asciiTheme="majorHAnsi" w:eastAsia="Arial" w:hAnsiTheme="majorHAnsi" w:cstheme="majorHAnsi"/>
                <w:sz w:val="23"/>
                <w:szCs w:val="23"/>
              </w:rPr>
            </w:rPrChange>
          </w:rPr>
          <w:t>Damit das Projekt den zeitlichen Rahmen nicht übersteigt, wird auf eine simulierte REST API zurückgegriffen. Im weiteren Zuge der Ausfertigung werden die Daten auf eine SQL-</w:t>
        </w:r>
        <w:r w:rsidRPr="005F1C32">
          <w:rPr>
            <w:rFonts w:eastAsia="Arial" w:cstheme="minorHAnsi"/>
            <w:rPrChange w:id="1486" w:author="Menhorn Timo" w:date="2020-05-27T07:06:00Z">
              <w:rPr>
                <w:rFonts w:asciiTheme="majorHAnsi" w:eastAsia="Arial" w:hAnsiTheme="majorHAnsi" w:cstheme="majorHAnsi"/>
                <w:sz w:val="23"/>
                <w:szCs w:val="23"/>
              </w:rPr>
            </w:rPrChange>
          </w:rPr>
          <w:lastRenderedPageBreak/>
          <w:t>Datenbank transferiert, damit auch größere Datenbestände im Verlauf des Projekts nicht zu Problemen führen und ein Mehrfachzugriff ermöglicht wird.</w:t>
        </w:r>
      </w:ins>
    </w:p>
    <w:p w14:paraId="327A8BE4" w14:textId="5BA7C495" w:rsidR="00AA35AD" w:rsidRPr="005F1C32" w:rsidRDefault="00AA35AD" w:rsidP="006B5CAD">
      <w:pPr>
        <w:pStyle w:val="berschrift2"/>
        <w:rPr>
          <w:rFonts w:asciiTheme="minorHAnsi" w:hAnsiTheme="minorHAnsi" w:cstheme="minorHAnsi"/>
          <w:rPrChange w:id="1487" w:author="Menhorn Timo" w:date="2020-05-27T07:06:00Z">
            <w:rPr/>
          </w:rPrChange>
        </w:rPr>
      </w:pPr>
      <w:bookmarkStart w:id="1488" w:name="_Toc41555096"/>
      <w:r w:rsidRPr="005F1C32">
        <w:rPr>
          <w:rFonts w:asciiTheme="minorHAnsi" w:hAnsiTheme="minorHAnsi" w:cstheme="minorHAnsi"/>
          <w:rPrChange w:id="1489" w:author="Menhorn Timo" w:date="2020-05-27T07:06:00Z">
            <w:rPr/>
          </w:rPrChange>
        </w:rPr>
        <w:t>Zielplattform</w:t>
      </w:r>
      <w:bookmarkEnd w:id="1488"/>
    </w:p>
    <w:p w14:paraId="7B9D36BD" w14:textId="486B4EC9" w:rsidR="006B0552" w:rsidRPr="009F5A82" w:rsidRDefault="00AA35AD" w:rsidP="002145EE">
      <w:pPr>
        <w:jc w:val="both"/>
        <w:rPr>
          <w:rFonts w:cstheme="minorHAnsi"/>
        </w:rPr>
      </w:pPr>
      <w:r w:rsidRPr="009F5A82">
        <w:rPr>
          <w:rFonts w:cstheme="minorHAnsi"/>
        </w:rPr>
        <w:t xml:space="preserve">Das Projektantragsverwaltungstool </w:t>
      </w:r>
      <w:r w:rsidR="003042E4" w:rsidRPr="00687C15">
        <w:rPr>
          <w:rFonts w:cstheme="minorHAnsi"/>
        </w:rPr>
        <w:t>wird</w:t>
      </w:r>
      <w:r w:rsidRPr="00687C15">
        <w:rPr>
          <w:rFonts w:cstheme="minorHAnsi"/>
        </w:rPr>
        <w:t xml:space="preserve"> als Webapplikation</w:t>
      </w:r>
      <w:r w:rsidR="00A64C9F" w:rsidRPr="00687C15">
        <w:rPr>
          <w:rFonts w:cstheme="minorHAnsi"/>
        </w:rPr>
        <w:t>*</w:t>
      </w:r>
      <w:r w:rsidRPr="005F1C32">
        <w:rPr>
          <w:rFonts w:cstheme="minorHAnsi"/>
          <w:rPrChange w:id="1490" w:author="Menhorn Timo" w:date="2020-05-27T07:06:00Z">
            <w:rPr/>
          </w:rPrChange>
        </w:rPr>
        <w:t xml:space="preserve"> erstellt. Der Vorteil </w:t>
      </w:r>
      <w:r w:rsidR="002475AF" w:rsidRPr="005F1C32">
        <w:rPr>
          <w:rFonts w:cstheme="minorHAnsi"/>
          <w:rPrChange w:id="1491" w:author="Menhorn Timo" w:date="2020-05-27T07:06:00Z">
            <w:rPr/>
          </w:rPrChange>
        </w:rPr>
        <w:t>hiervon</w:t>
      </w:r>
      <w:r w:rsidRPr="005F1C32">
        <w:rPr>
          <w:rFonts w:cstheme="minorHAnsi"/>
          <w:rPrChange w:id="1492" w:author="Menhorn Timo" w:date="2020-05-27T07:06:00Z">
            <w:rPr/>
          </w:rPrChange>
        </w:rPr>
        <w:t xml:space="preserve"> ist, dass auf Seiten des </w:t>
      </w:r>
      <w:bookmarkStart w:id="1493" w:name="_Hlk39834836"/>
      <w:r w:rsidRPr="005F1C32">
        <w:rPr>
          <w:rFonts w:cstheme="minorHAnsi"/>
          <w:rPrChange w:id="1494" w:author="Menhorn Timo" w:date="2020-05-27T07:06:00Z">
            <w:rPr/>
          </w:rPrChange>
        </w:rPr>
        <w:t>Clients</w:t>
      </w:r>
      <w:bookmarkEnd w:id="1493"/>
      <w:r w:rsidR="00A64C9F" w:rsidRPr="005F1C32">
        <w:rPr>
          <w:rFonts w:cstheme="minorHAnsi"/>
          <w:rPrChange w:id="1495" w:author="Menhorn Timo" w:date="2020-05-27T07:06:00Z">
            <w:rPr/>
          </w:rPrChange>
        </w:rPr>
        <w:t>*</w:t>
      </w:r>
      <w:r w:rsidRPr="005F1C32">
        <w:rPr>
          <w:rFonts w:cstheme="minorHAnsi"/>
          <w:rPrChange w:id="1496" w:author="Menhorn Timo" w:date="2020-05-27T07:06:00Z">
            <w:rPr/>
          </w:rPrChange>
        </w:rPr>
        <w:t xml:space="preserve"> lediglich ein </w:t>
      </w:r>
      <w:bookmarkStart w:id="1497" w:name="_Hlk39834846"/>
      <w:r w:rsidRPr="005F1C32">
        <w:rPr>
          <w:rFonts w:cstheme="minorHAnsi"/>
          <w:rPrChange w:id="1498" w:author="Menhorn Timo" w:date="2020-05-27T07:06:00Z">
            <w:rPr/>
          </w:rPrChange>
        </w:rPr>
        <w:t>Webbrowser</w:t>
      </w:r>
      <w:bookmarkEnd w:id="1497"/>
      <w:r w:rsidR="00A64C9F" w:rsidRPr="005F1C32">
        <w:rPr>
          <w:rFonts w:cstheme="minorHAnsi"/>
          <w:rPrChange w:id="1499" w:author="Menhorn Timo" w:date="2020-05-27T07:06:00Z">
            <w:rPr/>
          </w:rPrChange>
        </w:rPr>
        <w:t>*</w:t>
      </w:r>
      <w:r w:rsidRPr="005F1C32">
        <w:rPr>
          <w:rFonts w:cstheme="minorHAnsi"/>
          <w:rPrChange w:id="1500" w:author="Menhorn Timo" w:date="2020-05-27T07:06:00Z">
            <w:rPr/>
          </w:rPrChange>
        </w:rPr>
        <w:t xml:space="preserve"> nötig ist.</w:t>
      </w:r>
      <w:r w:rsidR="002475AF" w:rsidRPr="005F1C32">
        <w:rPr>
          <w:rFonts w:cstheme="minorHAnsi"/>
          <w:rPrChange w:id="1501" w:author="Menhorn Timo" w:date="2020-05-27T07:06:00Z">
            <w:rPr/>
          </w:rPrChange>
        </w:rPr>
        <w:t xml:space="preserve"> Die Benutzerfreundlichkeit ist verbessert, da die Software nicht extra installiert werden muss.</w:t>
      </w:r>
      <w:r w:rsidRPr="005F1C32">
        <w:rPr>
          <w:rFonts w:cstheme="minorHAnsi"/>
          <w:rPrChange w:id="1502" w:author="Menhorn Timo" w:date="2020-05-27T07:06:00Z">
            <w:rPr/>
          </w:rPrChange>
        </w:rPr>
        <w:t xml:space="preserve"> Außerdem kann durch die </w:t>
      </w:r>
      <w:bookmarkStart w:id="1503" w:name="_Hlk39834860"/>
      <w:r w:rsidRPr="005F1C32">
        <w:rPr>
          <w:rFonts w:cstheme="minorHAnsi"/>
          <w:rPrChange w:id="1504" w:author="Menhorn Timo" w:date="2020-05-27T07:06:00Z">
            <w:rPr/>
          </w:rPrChange>
        </w:rPr>
        <w:t>Client-Server-Architektur</w:t>
      </w:r>
      <w:bookmarkEnd w:id="1503"/>
      <w:r w:rsidR="00A64C9F" w:rsidRPr="005F1C32">
        <w:rPr>
          <w:rFonts w:cstheme="minorHAnsi"/>
          <w:rPrChange w:id="1505" w:author="Menhorn Timo" w:date="2020-05-27T07:06:00Z">
            <w:rPr/>
          </w:rPrChange>
        </w:rPr>
        <w:t>*</w:t>
      </w:r>
      <w:r w:rsidRPr="005F1C32">
        <w:rPr>
          <w:rFonts w:cstheme="minorHAnsi"/>
          <w:rPrChange w:id="1506" w:author="Menhorn Timo" w:date="2020-05-27T07:06:00Z">
            <w:rPr/>
          </w:rPrChange>
        </w:rPr>
        <w:t xml:space="preserve"> von mehreren Geräten aus gleichzeitig auf die Software zugegriffen werden. Auch die Wartung wird vereinfacht, da das Wartungspersonal über</w:t>
      </w:r>
      <w:r w:rsidR="00875ED9" w:rsidRPr="005F1C32">
        <w:rPr>
          <w:rFonts w:cstheme="minorHAnsi"/>
          <w:rPrChange w:id="1507" w:author="Menhorn Timo" w:date="2020-05-27T07:06:00Z">
            <w:rPr/>
          </w:rPrChange>
        </w:rPr>
        <w:t xml:space="preserve"> </w:t>
      </w:r>
      <w:r w:rsidRPr="005F1C32">
        <w:rPr>
          <w:rFonts w:cstheme="minorHAnsi"/>
          <w:rPrChange w:id="1508" w:author="Menhorn Timo" w:date="2020-05-27T07:06:00Z">
            <w:rPr/>
          </w:rPrChange>
        </w:rPr>
        <w:t>das Internet einfach auf die Webapplikation</w:t>
      </w:r>
      <w:r w:rsidR="00A64C9F" w:rsidRPr="005F1C32">
        <w:rPr>
          <w:rFonts w:cstheme="minorHAnsi"/>
          <w:rPrChange w:id="1509" w:author="Menhorn Timo" w:date="2020-05-27T07:06:00Z">
            <w:rPr/>
          </w:rPrChange>
        </w:rPr>
        <w:t>*</w:t>
      </w:r>
      <w:r w:rsidRPr="005F1C32">
        <w:rPr>
          <w:rFonts w:cstheme="minorHAnsi"/>
          <w:rPrChange w:id="1510" w:author="Menhorn Timo" w:date="2020-05-27T07:06:00Z">
            <w:rPr/>
          </w:rPrChange>
        </w:rPr>
        <w:t xml:space="preserve"> zugreifen und z.B. eine neue Version hochlade</w:t>
      </w:r>
      <w:r w:rsidR="00C77398" w:rsidRPr="005F1C32">
        <w:rPr>
          <w:rFonts w:cstheme="minorHAnsi"/>
          <w:rPrChange w:id="1511" w:author="Menhorn Timo" w:date="2020-05-27T07:06:00Z">
            <w:rPr/>
          </w:rPrChange>
        </w:rPr>
        <w:t>n</w:t>
      </w:r>
      <w:r w:rsidRPr="005F1C32">
        <w:rPr>
          <w:rFonts w:cstheme="minorHAnsi"/>
          <w:rPrChange w:id="1512" w:author="Menhorn Timo" w:date="2020-05-27T07:06:00Z">
            <w:rPr/>
          </w:rPrChange>
        </w:rPr>
        <w:t>, die</w:t>
      </w:r>
      <w:r w:rsidR="00875ED9" w:rsidRPr="005F1C32">
        <w:rPr>
          <w:rFonts w:cstheme="minorHAnsi"/>
          <w:rPrChange w:id="1513" w:author="Menhorn Timo" w:date="2020-05-27T07:06:00Z">
            <w:rPr/>
          </w:rPrChange>
        </w:rPr>
        <w:t xml:space="preserve"> </w:t>
      </w:r>
      <w:r w:rsidRPr="005F1C32">
        <w:rPr>
          <w:rFonts w:cstheme="minorHAnsi"/>
          <w:rPrChange w:id="1514" w:author="Menhorn Timo" w:date="2020-05-27T07:06:00Z">
            <w:rPr/>
          </w:rPrChange>
        </w:rPr>
        <w:t>anschließend sofort vom User genutzt werden kann.</w:t>
      </w:r>
      <w:r w:rsidR="00875ED9" w:rsidRPr="005F1C32">
        <w:rPr>
          <w:rFonts w:cstheme="minorHAnsi"/>
          <w:rPrChange w:id="1515" w:author="Menhorn Timo" w:date="2020-05-27T07:06:00Z">
            <w:rPr/>
          </w:rPrChange>
        </w:rPr>
        <w:t xml:space="preserve"> </w:t>
      </w:r>
    </w:p>
    <w:p w14:paraId="79892F71" w14:textId="6F04D644" w:rsidR="0077004C" w:rsidRPr="005F1C32" w:rsidRDefault="0077004C" w:rsidP="002145EE">
      <w:pPr>
        <w:pStyle w:val="berschrift1"/>
        <w:rPr>
          <w:rFonts w:asciiTheme="minorHAnsi" w:hAnsiTheme="minorHAnsi" w:cstheme="minorHAnsi"/>
          <w:rPrChange w:id="1516" w:author="Menhorn Timo" w:date="2020-05-27T07:06:00Z">
            <w:rPr/>
          </w:rPrChange>
        </w:rPr>
      </w:pPr>
      <w:bookmarkStart w:id="1517" w:name="_Toc41555097"/>
      <w:r w:rsidRPr="005F1C32">
        <w:rPr>
          <w:rFonts w:asciiTheme="minorHAnsi" w:hAnsiTheme="minorHAnsi" w:cstheme="minorHAnsi"/>
          <w:rPrChange w:id="1518" w:author="Menhorn Timo" w:date="2020-05-27T07:06:00Z">
            <w:rPr/>
          </w:rPrChange>
        </w:rPr>
        <w:lastRenderedPageBreak/>
        <w:t>Projektplanung</w:t>
      </w:r>
      <w:bookmarkEnd w:id="1517"/>
    </w:p>
    <w:p w14:paraId="279CCFE3" w14:textId="137DE0FB" w:rsidR="0077004C" w:rsidRPr="005F1C32" w:rsidRDefault="0077004C" w:rsidP="006B5CAD">
      <w:pPr>
        <w:pStyle w:val="berschrift2"/>
        <w:rPr>
          <w:rFonts w:asciiTheme="minorHAnsi" w:hAnsiTheme="minorHAnsi" w:cstheme="minorHAnsi"/>
          <w:rPrChange w:id="1519" w:author="Menhorn Timo" w:date="2020-05-27T07:06:00Z">
            <w:rPr/>
          </w:rPrChange>
        </w:rPr>
      </w:pPr>
      <w:bookmarkStart w:id="1520" w:name="_Toc41555098"/>
      <w:r w:rsidRPr="005F1C32">
        <w:rPr>
          <w:rFonts w:asciiTheme="minorHAnsi" w:hAnsiTheme="minorHAnsi" w:cstheme="minorHAnsi"/>
          <w:rPrChange w:id="1521" w:author="Menhorn Timo" w:date="2020-05-27T07:06:00Z">
            <w:rPr/>
          </w:rPrChange>
        </w:rPr>
        <w:t>Zeitplanung</w:t>
      </w:r>
      <w:bookmarkEnd w:id="1520"/>
    </w:p>
    <w:p w14:paraId="5F2CC065" w14:textId="4F54A34D" w:rsidR="003234BC" w:rsidRPr="005F1C32" w:rsidRDefault="003234BC" w:rsidP="002145EE">
      <w:pPr>
        <w:jc w:val="both"/>
        <w:rPr>
          <w:ins w:id="1522" w:author="Menhorn Timo" w:date="2020-05-26T11:03:00Z"/>
          <w:rFonts w:cstheme="minorHAnsi"/>
          <w:rPrChange w:id="1523" w:author="Menhorn Timo" w:date="2020-05-27T07:06:00Z">
            <w:rPr>
              <w:ins w:id="1524" w:author="Menhorn Timo" w:date="2020-05-26T11:03:00Z"/>
              <w:rFonts w:asciiTheme="majorHAnsi" w:hAnsiTheme="majorHAnsi" w:cstheme="majorHAnsi"/>
            </w:rPr>
          </w:rPrChange>
        </w:rPr>
      </w:pPr>
      <w:r w:rsidRPr="005F1C32">
        <w:rPr>
          <w:rFonts w:cstheme="minorHAnsi"/>
          <w:rPrChange w:id="1525" w:author="Menhorn Timo" w:date="2020-05-27T07:06:00Z">
            <w:rPr>
              <w:rFonts w:asciiTheme="majorHAnsi" w:hAnsiTheme="majorHAnsi" w:cstheme="majorHAnsi"/>
              <w:sz w:val="23"/>
              <w:szCs w:val="23"/>
            </w:rPr>
          </w:rPrChange>
        </w:rPr>
        <w:t xml:space="preserve">Dem Autor stand ein Durchführungszeitraum von 70 Stunden zur Verfügung. Eine grobe Zeitplanung findet sich nachfolgend. </w:t>
      </w:r>
    </w:p>
    <w:tbl>
      <w:tblPr>
        <w:tblStyle w:val="Gitternetztabelle6farbigAkzent3"/>
        <w:tblW w:w="9062" w:type="dxa"/>
        <w:tblLook w:val="04A0" w:firstRow="1" w:lastRow="0" w:firstColumn="1" w:lastColumn="0" w:noHBand="0" w:noVBand="1"/>
      </w:tblPr>
      <w:tblGrid>
        <w:gridCol w:w="4531"/>
        <w:gridCol w:w="4531"/>
      </w:tblGrid>
      <w:tr w:rsidR="00147C0D" w14:paraId="3394E8CA" w14:textId="77777777" w:rsidTr="00147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EC7E87A" w14:textId="22522526" w:rsidR="00147C0D" w:rsidRDefault="00147C0D" w:rsidP="00147C0D">
            <w:pPr>
              <w:jc w:val="both"/>
              <w:rPr>
                <w:rFonts w:cstheme="minorHAnsi"/>
              </w:rPr>
            </w:pPr>
            <w:r>
              <w:rPr>
                <w:rFonts w:cstheme="minorHAnsi"/>
              </w:rPr>
              <w:t>Phase</w:t>
            </w:r>
          </w:p>
        </w:tc>
        <w:tc>
          <w:tcPr>
            <w:tcW w:w="4531" w:type="dxa"/>
          </w:tcPr>
          <w:p w14:paraId="562E79AB" w14:textId="4467F8AC" w:rsidR="00147C0D" w:rsidRDefault="00147C0D" w:rsidP="00147C0D">
            <w:pPr>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Stunden</w:t>
            </w:r>
          </w:p>
        </w:tc>
      </w:tr>
      <w:tr w:rsidR="00147C0D" w14:paraId="6D418F75" w14:textId="77777777" w:rsidTr="0014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328B2C" w14:textId="63BBBE77" w:rsidR="00147C0D" w:rsidRDefault="00147C0D" w:rsidP="00147C0D">
            <w:pPr>
              <w:jc w:val="both"/>
              <w:rPr>
                <w:rFonts w:cstheme="minorHAnsi"/>
              </w:rPr>
            </w:pPr>
            <w:ins w:id="1526" w:author="Menhorn Timo" w:date="2020-05-26T11:04:00Z">
              <w:r w:rsidRPr="005F1C32">
                <w:rPr>
                  <w:rFonts w:cstheme="minorHAnsi"/>
                  <w:rPrChange w:id="1527" w:author="Menhorn Timo" w:date="2020-05-27T07:06:00Z">
                    <w:rPr>
                      <w:rFonts w:asciiTheme="majorHAnsi" w:hAnsiTheme="majorHAnsi" w:cstheme="majorHAnsi"/>
                    </w:rPr>
                  </w:rPrChange>
                </w:rPr>
                <w:t>Analyse</w:t>
              </w:r>
            </w:ins>
          </w:p>
        </w:tc>
        <w:tc>
          <w:tcPr>
            <w:tcW w:w="4531" w:type="dxa"/>
          </w:tcPr>
          <w:p w14:paraId="3B120428" w14:textId="22AA9C02" w:rsidR="00147C0D" w:rsidRDefault="00147C0D" w:rsidP="00147C0D">
            <w:pPr>
              <w:jc w:val="both"/>
              <w:cnfStyle w:val="000000100000" w:firstRow="0" w:lastRow="0" w:firstColumn="0" w:lastColumn="0" w:oddVBand="0" w:evenVBand="0" w:oddHBand="1" w:evenHBand="0" w:firstRowFirstColumn="0" w:firstRowLastColumn="0" w:lastRowFirstColumn="0" w:lastRowLastColumn="0"/>
              <w:rPr>
                <w:rFonts w:cstheme="minorHAnsi"/>
              </w:rPr>
            </w:pPr>
            <w:ins w:id="1528" w:author="Menhorn Timo" w:date="2020-05-26T11:05:00Z">
              <w:r w:rsidRPr="00147C0D">
                <w:rPr>
                  <w:rFonts w:cstheme="minorHAnsi"/>
                  <w:rPrChange w:id="1529" w:author="Menhorn Timo" w:date="2020-05-28T10:24:00Z">
                    <w:rPr>
                      <w:rFonts w:asciiTheme="majorHAnsi" w:hAnsiTheme="majorHAnsi" w:cstheme="majorHAnsi"/>
                    </w:rPr>
                  </w:rPrChange>
                </w:rPr>
                <w:t>4</w:t>
              </w:r>
            </w:ins>
          </w:p>
        </w:tc>
      </w:tr>
      <w:tr w:rsidR="00147C0D" w14:paraId="14CDB2E4" w14:textId="77777777" w:rsidTr="00147C0D">
        <w:tc>
          <w:tcPr>
            <w:cnfStyle w:val="001000000000" w:firstRow="0" w:lastRow="0" w:firstColumn="1" w:lastColumn="0" w:oddVBand="0" w:evenVBand="0" w:oddHBand="0" w:evenHBand="0" w:firstRowFirstColumn="0" w:firstRowLastColumn="0" w:lastRowFirstColumn="0" w:lastRowLastColumn="0"/>
            <w:tcW w:w="4531" w:type="dxa"/>
          </w:tcPr>
          <w:p w14:paraId="651D0134" w14:textId="32C87814" w:rsidR="00147C0D" w:rsidRDefault="00147C0D" w:rsidP="00147C0D">
            <w:pPr>
              <w:jc w:val="both"/>
              <w:rPr>
                <w:rFonts w:cstheme="minorHAnsi"/>
              </w:rPr>
            </w:pPr>
            <w:ins w:id="1530" w:author="Menhorn Timo" w:date="2020-05-26T11:04:00Z">
              <w:r w:rsidRPr="005F1C32">
                <w:rPr>
                  <w:rFonts w:cstheme="minorHAnsi"/>
                  <w:rPrChange w:id="1531" w:author="Menhorn Timo" w:date="2020-05-27T07:06:00Z">
                    <w:rPr>
                      <w:rFonts w:asciiTheme="majorHAnsi" w:hAnsiTheme="majorHAnsi" w:cstheme="majorHAnsi"/>
                    </w:rPr>
                  </w:rPrChange>
                </w:rPr>
                <w:t>Konzeption</w:t>
              </w:r>
            </w:ins>
          </w:p>
        </w:tc>
        <w:tc>
          <w:tcPr>
            <w:tcW w:w="4531" w:type="dxa"/>
          </w:tcPr>
          <w:p w14:paraId="24C405ED" w14:textId="062FAFF4" w:rsidR="00147C0D" w:rsidRDefault="00147C0D" w:rsidP="00147C0D">
            <w:pPr>
              <w:jc w:val="both"/>
              <w:cnfStyle w:val="000000000000" w:firstRow="0" w:lastRow="0" w:firstColumn="0" w:lastColumn="0" w:oddVBand="0" w:evenVBand="0" w:oddHBand="0" w:evenHBand="0" w:firstRowFirstColumn="0" w:firstRowLastColumn="0" w:lastRowFirstColumn="0" w:lastRowLastColumn="0"/>
              <w:rPr>
                <w:rFonts w:cstheme="minorHAnsi"/>
              </w:rPr>
            </w:pPr>
            <w:ins w:id="1532" w:author="Menhorn Timo" w:date="2020-05-26T11:05:00Z">
              <w:r w:rsidRPr="005F1C32">
                <w:rPr>
                  <w:rFonts w:cstheme="minorHAnsi"/>
                  <w:rPrChange w:id="1533" w:author="Menhorn Timo" w:date="2020-05-27T07:06:00Z">
                    <w:rPr>
                      <w:rFonts w:asciiTheme="majorHAnsi" w:hAnsiTheme="majorHAnsi" w:cstheme="majorHAnsi"/>
                    </w:rPr>
                  </w:rPrChange>
                </w:rPr>
                <w:t>10</w:t>
              </w:r>
            </w:ins>
          </w:p>
        </w:tc>
      </w:tr>
      <w:tr w:rsidR="00147C0D" w14:paraId="597ADFF6" w14:textId="77777777" w:rsidTr="0014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ED2192" w14:textId="2F242BB8" w:rsidR="00147C0D" w:rsidRDefault="00147C0D" w:rsidP="00147C0D">
            <w:pPr>
              <w:jc w:val="both"/>
              <w:rPr>
                <w:rFonts w:cstheme="minorHAnsi"/>
              </w:rPr>
            </w:pPr>
            <w:ins w:id="1534" w:author="Menhorn Timo" w:date="2020-05-26T11:04:00Z">
              <w:r w:rsidRPr="005F1C32">
                <w:rPr>
                  <w:rFonts w:cstheme="minorHAnsi"/>
                  <w:rPrChange w:id="1535" w:author="Menhorn Timo" w:date="2020-05-27T07:06:00Z">
                    <w:rPr>
                      <w:rFonts w:asciiTheme="majorHAnsi" w:hAnsiTheme="majorHAnsi" w:cstheme="majorHAnsi"/>
                    </w:rPr>
                  </w:rPrChange>
                </w:rPr>
                <w:t>Realisierung</w:t>
              </w:r>
            </w:ins>
          </w:p>
        </w:tc>
        <w:tc>
          <w:tcPr>
            <w:tcW w:w="4531" w:type="dxa"/>
          </w:tcPr>
          <w:p w14:paraId="192DE79C" w14:textId="6E7DD218" w:rsidR="00147C0D" w:rsidRDefault="00147C0D" w:rsidP="00147C0D">
            <w:pPr>
              <w:jc w:val="both"/>
              <w:cnfStyle w:val="000000100000" w:firstRow="0" w:lastRow="0" w:firstColumn="0" w:lastColumn="0" w:oddVBand="0" w:evenVBand="0" w:oddHBand="1" w:evenHBand="0" w:firstRowFirstColumn="0" w:firstRowLastColumn="0" w:lastRowFirstColumn="0" w:lastRowLastColumn="0"/>
              <w:rPr>
                <w:rFonts w:cstheme="minorHAnsi"/>
              </w:rPr>
            </w:pPr>
            <w:ins w:id="1536" w:author="Menhorn Timo" w:date="2020-05-26T11:05:00Z">
              <w:r w:rsidRPr="005F1C32">
                <w:rPr>
                  <w:rFonts w:cstheme="minorHAnsi"/>
                  <w:rPrChange w:id="1537" w:author="Menhorn Timo" w:date="2020-05-27T07:06:00Z">
                    <w:rPr>
                      <w:rFonts w:asciiTheme="majorHAnsi" w:hAnsiTheme="majorHAnsi" w:cstheme="majorHAnsi"/>
                    </w:rPr>
                  </w:rPrChange>
                </w:rPr>
                <w:t>33</w:t>
              </w:r>
            </w:ins>
          </w:p>
        </w:tc>
      </w:tr>
      <w:tr w:rsidR="00147C0D" w14:paraId="2A2FC58D" w14:textId="77777777" w:rsidTr="00147C0D">
        <w:tc>
          <w:tcPr>
            <w:cnfStyle w:val="001000000000" w:firstRow="0" w:lastRow="0" w:firstColumn="1" w:lastColumn="0" w:oddVBand="0" w:evenVBand="0" w:oddHBand="0" w:evenHBand="0" w:firstRowFirstColumn="0" w:firstRowLastColumn="0" w:lastRowFirstColumn="0" w:lastRowLastColumn="0"/>
            <w:tcW w:w="4531" w:type="dxa"/>
          </w:tcPr>
          <w:p w14:paraId="568F85E3" w14:textId="42B00504" w:rsidR="00147C0D" w:rsidRDefault="00147C0D" w:rsidP="00147C0D">
            <w:pPr>
              <w:jc w:val="both"/>
              <w:rPr>
                <w:rFonts w:cstheme="minorHAnsi"/>
              </w:rPr>
            </w:pPr>
            <w:ins w:id="1538" w:author="Menhorn Timo" w:date="2020-05-26T11:04:00Z">
              <w:r w:rsidRPr="005F1C32">
                <w:rPr>
                  <w:rFonts w:cstheme="minorHAnsi"/>
                  <w:rPrChange w:id="1539" w:author="Menhorn Timo" w:date="2020-05-27T07:06:00Z">
                    <w:rPr>
                      <w:rFonts w:asciiTheme="majorHAnsi" w:hAnsiTheme="majorHAnsi" w:cstheme="majorHAnsi"/>
                    </w:rPr>
                  </w:rPrChange>
                </w:rPr>
                <w:t>Sonstiges</w:t>
              </w:r>
            </w:ins>
          </w:p>
        </w:tc>
        <w:tc>
          <w:tcPr>
            <w:tcW w:w="4531" w:type="dxa"/>
          </w:tcPr>
          <w:p w14:paraId="5B102C28" w14:textId="6BF1D43C" w:rsidR="00147C0D" w:rsidRDefault="00147C0D" w:rsidP="00147C0D">
            <w:pPr>
              <w:jc w:val="both"/>
              <w:cnfStyle w:val="000000000000" w:firstRow="0" w:lastRow="0" w:firstColumn="0" w:lastColumn="0" w:oddVBand="0" w:evenVBand="0" w:oddHBand="0" w:evenHBand="0" w:firstRowFirstColumn="0" w:firstRowLastColumn="0" w:lastRowFirstColumn="0" w:lastRowLastColumn="0"/>
              <w:rPr>
                <w:rFonts w:cstheme="minorHAnsi"/>
              </w:rPr>
            </w:pPr>
            <w:ins w:id="1540" w:author="Menhorn Timo" w:date="2020-05-26T11:05:00Z">
              <w:r w:rsidRPr="005F1C32">
                <w:rPr>
                  <w:rFonts w:cstheme="minorHAnsi"/>
                  <w:rPrChange w:id="1541" w:author="Menhorn Timo" w:date="2020-05-27T07:06:00Z">
                    <w:rPr>
                      <w:rFonts w:asciiTheme="majorHAnsi" w:hAnsiTheme="majorHAnsi" w:cstheme="majorHAnsi"/>
                    </w:rPr>
                  </w:rPrChange>
                </w:rPr>
                <w:t>23</w:t>
              </w:r>
            </w:ins>
          </w:p>
        </w:tc>
      </w:tr>
      <w:tr w:rsidR="00147C0D" w14:paraId="10DB7FB3" w14:textId="77777777" w:rsidTr="0014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3AEAA5" w14:textId="4FBEA0F6" w:rsidR="00147C0D" w:rsidRPr="005F1C32" w:rsidRDefault="00147C0D" w:rsidP="00147C0D">
            <w:pPr>
              <w:jc w:val="both"/>
              <w:rPr>
                <w:rFonts w:cstheme="minorHAnsi"/>
                <w:rPrChange w:id="1542" w:author="Menhorn Timo" w:date="2020-05-27T07:06:00Z">
                  <w:rPr>
                    <w:rFonts w:cstheme="minorHAnsi"/>
                  </w:rPr>
                </w:rPrChange>
              </w:rPr>
            </w:pPr>
            <w:ins w:id="1543" w:author="Menhorn Timo" w:date="2020-05-26T11:04:00Z">
              <w:r w:rsidRPr="005F1C32">
                <w:rPr>
                  <w:rFonts w:cstheme="minorHAnsi"/>
                  <w:rPrChange w:id="1544" w:author="Menhorn Timo" w:date="2020-05-27T07:06:00Z">
                    <w:rPr>
                      <w:rFonts w:asciiTheme="majorHAnsi" w:hAnsiTheme="majorHAnsi" w:cstheme="majorHAnsi"/>
                    </w:rPr>
                  </w:rPrChange>
                </w:rPr>
                <w:t>Gesamt</w:t>
              </w:r>
            </w:ins>
          </w:p>
        </w:tc>
        <w:tc>
          <w:tcPr>
            <w:tcW w:w="4531" w:type="dxa"/>
          </w:tcPr>
          <w:p w14:paraId="744886CB" w14:textId="3767E2D4" w:rsidR="00147C0D" w:rsidRPr="005F1C32" w:rsidRDefault="00147C0D" w:rsidP="00147C0D">
            <w:pPr>
              <w:jc w:val="both"/>
              <w:cnfStyle w:val="000000100000" w:firstRow="0" w:lastRow="0" w:firstColumn="0" w:lastColumn="0" w:oddVBand="0" w:evenVBand="0" w:oddHBand="1" w:evenHBand="0" w:firstRowFirstColumn="0" w:firstRowLastColumn="0" w:lastRowFirstColumn="0" w:lastRowLastColumn="0"/>
              <w:rPr>
                <w:rFonts w:cstheme="minorHAnsi"/>
                <w:rPrChange w:id="1545" w:author="Menhorn Timo" w:date="2020-05-27T07:06:00Z">
                  <w:rPr>
                    <w:rFonts w:cstheme="minorHAnsi"/>
                  </w:rPr>
                </w:rPrChange>
              </w:rPr>
            </w:pPr>
            <w:ins w:id="1546" w:author="Menhorn Timo" w:date="2020-05-26T11:05:00Z">
              <w:r w:rsidRPr="005F1C32">
                <w:rPr>
                  <w:rFonts w:cstheme="minorHAnsi"/>
                  <w:rPrChange w:id="1547" w:author="Menhorn Timo" w:date="2020-05-27T07:06:00Z">
                    <w:rPr>
                      <w:rFonts w:asciiTheme="majorHAnsi" w:hAnsiTheme="majorHAnsi" w:cstheme="majorHAnsi"/>
                    </w:rPr>
                  </w:rPrChange>
                </w:rPr>
                <w:t>70</w:t>
              </w:r>
            </w:ins>
          </w:p>
        </w:tc>
      </w:tr>
    </w:tbl>
    <w:p w14:paraId="7D099B08" w14:textId="77777777" w:rsidR="008F36AD" w:rsidRPr="005F1C32" w:rsidRDefault="008F36AD" w:rsidP="002145EE">
      <w:pPr>
        <w:jc w:val="both"/>
        <w:rPr>
          <w:rFonts w:cstheme="minorHAnsi"/>
          <w:rPrChange w:id="1548" w:author="Menhorn Timo" w:date="2020-05-27T07:06:00Z">
            <w:rPr>
              <w:rFonts w:asciiTheme="majorHAnsi" w:hAnsiTheme="majorHAnsi" w:cstheme="majorHAnsi"/>
              <w:sz w:val="23"/>
              <w:szCs w:val="23"/>
            </w:rPr>
          </w:rPrChange>
        </w:rPr>
      </w:pPr>
    </w:p>
    <w:p w14:paraId="77260C3E" w14:textId="2F8DA0CA" w:rsidR="00920C79" w:rsidRPr="005F1C32" w:rsidRDefault="00382D9E" w:rsidP="006B5CAD">
      <w:pPr>
        <w:pStyle w:val="berschrift2"/>
        <w:rPr>
          <w:rFonts w:asciiTheme="minorHAnsi" w:hAnsiTheme="minorHAnsi" w:cstheme="minorHAnsi"/>
          <w:rPrChange w:id="1549" w:author="Menhorn Timo" w:date="2020-05-27T07:06:00Z">
            <w:rPr/>
          </w:rPrChange>
        </w:rPr>
      </w:pPr>
      <w:bookmarkStart w:id="1550" w:name="_Toc41555099"/>
      <w:r w:rsidRPr="005F1C32">
        <w:rPr>
          <w:rFonts w:asciiTheme="minorHAnsi" w:hAnsiTheme="minorHAnsi" w:cstheme="minorHAnsi"/>
          <w:rPrChange w:id="1551" w:author="Menhorn Timo" w:date="2020-05-27T07:06:00Z">
            <w:rPr/>
          </w:rPrChange>
        </w:rPr>
        <w:t>Ressourcenplanung</w:t>
      </w:r>
      <w:bookmarkEnd w:id="1550"/>
    </w:p>
    <w:p w14:paraId="675E2359" w14:textId="0506C94D" w:rsidR="00382D9E" w:rsidRPr="005F1C32" w:rsidRDefault="00382D9E" w:rsidP="002145EE">
      <w:pPr>
        <w:jc w:val="both"/>
        <w:rPr>
          <w:rFonts w:cstheme="minorHAnsi"/>
          <w:rPrChange w:id="1552" w:author="Menhorn Timo" w:date="2020-05-27T07:06:00Z">
            <w:rPr/>
          </w:rPrChange>
        </w:rPr>
      </w:pPr>
      <w:r w:rsidRPr="009F5A82">
        <w:rPr>
          <w:rFonts w:cstheme="minorHAnsi"/>
        </w:rPr>
        <w:t>Für die Erstellung des Projekts wird ein Schreibtisch Arbeitsplatz mit einem Laptop (HP Pro</w:t>
      </w:r>
      <w:r w:rsidR="006E38C2" w:rsidRPr="00687C15">
        <w:rPr>
          <w:rFonts w:cstheme="minorHAnsi"/>
        </w:rPr>
        <w:t>-B</w:t>
      </w:r>
      <w:r w:rsidRPr="005F1C32">
        <w:rPr>
          <w:rFonts w:cstheme="minorHAnsi"/>
          <w:rPrChange w:id="1553" w:author="Menhorn Timo" w:date="2020-05-27T07:06:00Z">
            <w:rPr/>
          </w:rPrChange>
        </w:rPr>
        <w:t>ook 650 G4</w:t>
      </w:r>
      <w:r w:rsidR="006560D1" w:rsidRPr="005F1C32">
        <w:rPr>
          <w:rFonts w:cstheme="minorHAnsi"/>
          <w:rPrChange w:id="1554" w:author="Menhorn Timo" w:date="2020-05-27T07:06:00Z">
            <w:rPr/>
          </w:rPrChange>
        </w:rPr>
        <w:t xml:space="preserve"> mit Windows 10 x64) sowie ein Internetzugang benötigt.</w:t>
      </w:r>
    </w:p>
    <w:p w14:paraId="3BE61ACD" w14:textId="26E6AA25" w:rsidR="0077004C" w:rsidRPr="005F1C32" w:rsidRDefault="0077004C" w:rsidP="006B5CAD">
      <w:pPr>
        <w:pStyle w:val="berschrift2"/>
        <w:rPr>
          <w:rFonts w:asciiTheme="minorHAnsi" w:hAnsiTheme="minorHAnsi" w:cstheme="minorHAnsi"/>
          <w:rPrChange w:id="1555" w:author="Menhorn Timo" w:date="2020-05-27T07:06:00Z">
            <w:rPr/>
          </w:rPrChange>
        </w:rPr>
      </w:pPr>
      <w:bookmarkStart w:id="1556" w:name="_Toc41555100"/>
      <w:r w:rsidRPr="005F1C32">
        <w:rPr>
          <w:rFonts w:asciiTheme="minorHAnsi" w:hAnsiTheme="minorHAnsi" w:cstheme="minorHAnsi"/>
          <w:rPrChange w:id="1557" w:author="Menhorn Timo" w:date="2020-05-27T07:06:00Z">
            <w:rPr/>
          </w:rPrChange>
        </w:rPr>
        <w:t>Personalplanung</w:t>
      </w:r>
      <w:bookmarkEnd w:id="1556"/>
    </w:p>
    <w:p w14:paraId="7A1A1E96" w14:textId="72E4B32C" w:rsidR="00B748AF" w:rsidRPr="005F1C32" w:rsidRDefault="00B748AF" w:rsidP="002145EE">
      <w:pPr>
        <w:jc w:val="both"/>
        <w:rPr>
          <w:ins w:id="1558" w:author="Menhorn Timo" w:date="2020-05-26T11:29:00Z"/>
          <w:rFonts w:cstheme="minorHAnsi"/>
          <w:rPrChange w:id="1559" w:author="Menhorn Timo" w:date="2020-05-27T07:06:00Z">
            <w:rPr>
              <w:ins w:id="1560" w:author="Menhorn Timo" w:date="2020-05-26T11:29:00Z"/>
              <w:rFonts w:asciiTheme="majorHAnsi" w:hAnsiTheme="majorHAnsi" w:cstheme="majorHAnsi"/>
            </w:rPr>
          </w:rPrChange>
        </w:rPr>
      </w:pPr>
      <w:r w:rsidRPr="005F1C32">
        <w:rPr>
          <w:rFonts w:cstheme="minorHAnsi"/>
          <w:rPrChange w:id="1561" w:author="Menhorn Timo" w:date="2020-05-27T07:06:00Z">
            <w:rPr>
              <w:rFonts w:asciiTheme="majorHAnsi" w:hAnsiTheme="majorHAnsi" w:cstheme="majorHAnsi"/>
              <w:sz w:val="23"/>
              <w:szCs w:val="23"/>
            </w:rPr>
          </w:rPrChange>
        </w:rPr>
        <w:t>Der Ausbilder stand bei organisatorischen Fragen zur Verfügung. Die Stundensätze</w:t>
      </w:r>
      <w:ins w:id="1562" w:author="Menhorn Timo" w:date="2020-05-26T11:09:00Z">
        <w:r w:rsidR="00592167" w:rsidRPr="005F1C32">
          <w:rPr>
            <w:rFonts w:cstheme="minorHAnsi"/>
            <w:rPrChange w:id="1563" w:author="Menhorn Timo" w:date="2020-05-27T07:06:00Z">
              <w:rPr>
                <w:rFonts w:asciiTheme="majorHAnsi" w:hAnsiTheme="majorHAnsi" w:cstheme="majorHAnsi"/>
              </w:rPr>
            </w:rPrChange>
          </w:rPr>
          <w:t xml:space="preserve"> </w:t>
        </w:r>
      </w:ins>
      <w:ins w:id="1564" w:author="Menhorn Timo" w:date="2020-05-26T11:12:00Z">
        <w:r w:rsidR="00592167" w:rsidRPr="005F1C32">
          <w:rPr>
            <w:rFonts w:cstheme="minorHAnsi"/>
            <w:rPrChange w:id="1565" w:author="Menhorn Timo" w:date="2020-05-27T07:06:00Z">
              <w:rPr>
                <w:rFonts w:asciiTheme="majorHAnsi" w:hAnsiTheme="majorHAnsi" w:cstheme="majorHAnsi"/>
              </w:rPr>
            </w:rPrChange>
          </w:rPr>
          <w:t>(Auszubildender 15€, Entwickler 90€</w:t>
        </w:r>
      </w:ins>
      <w:ins w:id="1566" w:author="Menhorn Timo" w:date="2020-05-26T11:26:00Z">
        <w:r w:rsidR="00EE4EB1" w:rsidRPr="005F1C32">
          <w:rPr>
            <w:rFonts w:cstheme="minorHAnsi"/>
            <w:rPrChange w:id="1567" w:author="Menhorn Timo" w:date="2020-05-27T07:06:00Z">
              <w:rPr>
                <w:rFonts w:asciiTheme="majorHAnsi" w:hAnsiTheme="majorHAnsi" w:cstheme="majorHAnsi"/>
              </w:rPr>
            </w:rPrChange>
          </w:rPr>
          <w:t xml:space="preserve">, </w:t>
        </w:r>
      </w:ins>
      <w:ins w:id="1568" w:author="Menhorn Timo" w:date="2020-05-26T11:30:00Z">
        <w:r w:rsidR="00EE4EB1" w:rsidRPr="005F1C32">
          <w:rPr>
            <w:rFonts w:cstheme="minorHAnsi"/>
            <w:rPrChange w:id="1569" w:author="Menhorn Timo" w:date="2020-05-27T07:06:00Z">
              <w:rPr>
                <w:rFonts w:asciiTheme="majorHAnsi" w:hAnsiTheme="majorHAnsi" w:cstheme="majorHAnsi"/>
              </w:rPr>
            </w:rPrChange>
          </w:rPr>
          <w:t>Abteilungsleite</w:t>
        </w:r>
      </w:ins>
      <w:ins w:id="1570" w:author="Menhorn Timo" w:date="2020-05-26T11:31:00Z">
        <w:r w:rsidR="00EE4EB1" w:rsidRPr="005F1C32">
          <w:rPr>
            <w:rFonts w:cstheme="minorHAnsi"/>
            <w:rPrChange w:id="1571" w:author="Menhorn Timo" w:date="2020-05-27T07:06:00Z">
              <w:rPr>
                <w:rFonts w:asciiTheme="majorHAnsi" w:hAnsiTheme="majorHAnsi" w:cstheme="majorHAnsi"/>
              </w:rPr>
            </w:rPrChange>
          </w:rPr>
          <w:t>r</w:t>
        </w:r>
      </w:ins>
      <w:ins w:id="1572" w:author="Menhorn Timo" w:date="2020-05-26T11:27:00Z">
        <w:r w:rsidR="00EE4EB1" w:rsidRPr="005F1C32">
          <w:rPr>
            <w:rFonts w:cstheme="minorHAnsi"/>
            <w:rPrChange w:id="1573" w:author="Menhorn Timo" w:date="2020-05-27T07:06:00Z">
              <w:rPr>
                <w:rFonts w:asciiTheme="majorHAnsi" w:hAnsiTheme="majorHAnsi" w:cstheme="majorHAnsi"/>
              </w:rPr>
            </w:rPrChange>
          </w:rPr>
          <w:t xml:space="preserve"> 105</w:t>
        </w:r>
      </w:ins>
      <w:ins w:id="1574" w:author="Menhorn Timo" w:date="2020-05-26T11:28:00Z">
        <w:r w:rsidR="00EE4EB1" w:rsidRPr="005F1C32">
          <w:rPr>
            <w:rFonts w:cstheme="minorHAnsi"/>
            <w:rPrChange w:id="1575" w:author="Menhorn Timo" w:date="2020-05-27T07:06:00Z">
              <w:rPr>
                <w:rFonts w:asciiTheme="majorHAnsi" w:hAnsiTheme="majorHAnsi" w:cstheme="majorHAnsi"/>
              </w:rPr>
            </w:rPrChange>
          </w:rPr>
          <w:t>€</w:t>
        </w:r>
      </w:ins>
      <w:ins w:id="1576" w:author="Menhorn Timo" w:date="2020-05-26T11:12:00Z">
        <w:r w:rsidR="00592167" w:rsidRPr="005F1C32">
          <w:rPr>
            <w:rFonts w:cstheme="minorHAnsi"/>
            <w:rPrChange w:id="1577" w:author="Menhorn Timo" w:date="2020-05-27T07:06:00Z">
              <w:rPr>
                <w:rFonts w:asciiTheme="majorHAnsi" w:hAnsiTheme="majorHAnsi" w:cstheme="majorHAnsi"/>
              </w:rPr>
            </w:rPrChange>
          </w:rPr>
          <w:t>)</w:t>
        </w:r>
      </w:ins>
      <w:r w:rsidRPr="005F1C32">
        <w:rPr>
          <w:rFonts w:cstheme="minorHAnsi"/>
          <w:rPrChange w:id="1578" w:author="Menhorn Timo" w:date="2020-05-27T07:06:00Z">
            <w:rPr>
              <w:rFonts w:asciiTheme="majorHAnsi" w:hAnsiTheme="majorHAnsi" w:cstheme="majorHAnsi"/>
              <w:sz w:val="23"/>
              <w:szCs w:val="23"/>
            </w:rPr>
          </w:rPrChange>
        </w:rPr>
        <w:t xml:space="preserve"> sind Pauschalsätze, die sich unter anderem aus dem Bruttostundenlohn, den Sozialaufwendungen des Arbeitgebers und der Ressourcennutzung zusammensetzen.</w:t>
      </w:r>
      <w:ins w:id="1579" w:author="Menhorn Timo" w:date="2020-05-26T15:33:00Z">
        <w:r w:rsidR="004212C0" w:rsidRPr="005F1C32">
          <w:rPr>
            <w:rFonts w:cstheme="minorHAnsi"/>
            <w:rPrChange w:id="1580" w:author="Menhorn Timo" w:date="2020-05-27T07:06:00Z">
              <w:rPr>
                <w:rFonts w:asciiTheme="majorHAnsi" w:hAnsiTheme="majorHAnsi" w:cstheme="majorHAnsi"/>
              </w:rPr>
            </w:rPrChange>
          </w:rPr>
          <w:t xml:space="preserve"> </w:t>
        </w:r>
      </w:ins>
      <w:ins w:id="1581" w:author="Menhorn Timo" w:date="2020-05-26T15:34:00Z">
        <w:r w:rsidR="004212C0" w:rsidRPr="005F1C32">
          <w:rPr>
            <w:rFonts w:cstheme="minorHAnsi"/>
            <w:rPrChange w:id="1582" w:author="Menhorn Timo" w:date="2020-05-27T07:06:00Z">
              <w:rPr>
                <w:rFonts w:asciiTheme="majorHAnsi" w:hAnsiTheme="majorHAnsi" w:cstheme="majorHAnsi"/>
              </w:rPr>
            </w:rPrChange>
          </w:rPr>
          <w:t>Eine Kostenverteilung findet sich nachfolgend unter dem Punkt 8 „</w:t>
        </w:r>
      </w:ins>
      <w:ins w:id="1583" w:author="Menhorn Timo" w:date="2020-05-26T15:35:00Z">
        <w:r w:rsidR="004212C0" w:rsidRPr="005F1C32">
          <w:rPr>
            <w:rFonts w:cstheme="minorHAnsi"/>
            <w:rPrChange w:id="1584" w:author="Menhorn Timo" w:date="2020-05-27T07:06:00Z">
              <w:rPr>
                <w:rFonts w:asciiTheme="majorHAnsi" w:hAnsiTheme="majorHAnsi" w:cstheme="majorHAnsi"/>
              </w:rPr>
            </w:rPrChange>
          </w:rPr>
          <w:t>Kostenschätzung“</w:t>
        </w:r>
      </w:ins>
      <w:ins w:id="1585" w:author="Menhorn Timo" w:date="2020-05-27T14:36:00Z">
        <w:r w:rsidR="003477A3">
          <w:rPr>
            <w:rFonts w:cstheme="minorHAnsi"/>
          </w:rPr>
          <w:t>.</w:t>
        </w:r>
      </w:ins>
    </w:p>
    <w:p w14:paraId="16FFD971" w14:textId="4A548A7C" w:rsidR="00EE4EB1" w:rsidRPr="005F1C32" w:rsidRDefault="00EE4EB1" w:rsidP="002145EE">
      <w:pPr>
        <w:jc w:val="both"/>
        <w:rPr>
          <w:rFonts w:cstheme="minorHAnsi"/>
          <w:rPrChange w:id="1586" w:author="Menhorn Timo" w:date="2020-05-27T07:06:00Z">
            <w:rPr>
              <w:rFonts w:asciiTheme="majorHAnsi" w:hAnsiTheme="majorHAnsi" w:cstheme="majorHAnsi"/>
              <w:sz w:val="23"/>
              <w:szCs w:val="23"/>
            </w:rPr>
          </w:rPrChange>
        </w:rPr>
      </w:pPr>
      <w:ins w:id="1587" w:author="Menhorn Timo" w:date="2020-05-26T11:29:00Z">
        <w:r w:rsidRPr="005F1C32">
          <w:rPr>
            <w:rFonts w:cstheme="minorHAnsi"/>
            <w:rPrChange w:id="1588" w:author="Menhorn Timo" w:date="2020-05-27T07:06:00Z">
              <w:rPr>
                <w:rFonts w:asciiTheme="majorHAnsi" w:hAnsiTheme="majorHAnsi" w:cstheme="majorHAnsi"/>
              </w:rPr>
            </w:rPrChange>
          </w:rPr>
          <w:t xml:space="preserve">Der </w:t>
        </w:r>
      </w:ins>
      <w:ins w:id="1589" w:author="Menhorn Timo" w:date="2020-05-26T11:31:00Z">
        <w:r w:rsidRPr="005F1C32">
          <w:rPr>
            <w:rFonts w:cstheme="minorHAnsi"/>
            <w:rPrChange w:id="1590" w:author="Menhorn Timo" w:date="2020-05-27T07:06:00Z">
              <w:rPr>
                <w:rFonts w:asciiTheme="majorHAnsi" w:hAnsiTheme="majorHAnsi" w:cstheme="majorHAnsi"/>
              </w:rPr>
            </w:rPrChange>
          </w:rPr>
          <w:t>Abteilungs</w:t>
        </w:r>
      </w:ins>
      <w:ins w:id="1591" w:author="Menhorn Timo" w:date="2020-05-26T11:29:00Z">
        <w:r w:rsidRPr="005F1C32">
          <w:rPr>
            <w:rFonts w:cstheme="minorHAnsi"/>
            <w:rPrChange w:id="1592" w:author="Menhorn Timo" w:date="2020-05-27T07:06:00Z">
              <w:rPr>
                <w:rFonts w:asciiTheme="majorHAnsi" w:hAnsiTheme="majorHAnsi" w:cstheme="majorHAnsi"/>
              </w:rPr>
            </w:rPrChange>
          </w:rPr>
          <w:t>leite</w:t>
        </w:r>
      </w:ins>
      <w:ins w:id="1593" w:author="Menhorn Timo" w:date="2020-05-26T11:30:00Z">
        <w:r w:rsidRPr="005F1C32">
          <w:rPr>
            <w:rFonts w:cstheme="minorHAnsi"/>
            <w:rPrChange w:id="1594" w:author="Menhorn Timo" w:date="2020-05-27T07:06:00Z">
              <w:rPr>
                <w:rFonts w:asciiTheme="majorHAnsi" w:hAnsiTheme="majorHAnsi" w:cstheme="majorHAnsi"/>
              </w:rPr>
            </w:rPrChange>
          </w:rPr>
          <w:t xml:space="preserve">r fungiert hier als Anforderer </w:t>
        </w:r>
      </w:ins>
      <w:ins w:id="1595" w:author="Menhorn Timo" w:date="2020-05-26T11:31:00Z">
        <w:r w:rsidRPr="005F1C32">
          <w:rPr>
            <w:rFonts w:cstheme="minorHAnsi"/>
            <w:rPrChange w:id="1596" w:author="Menhorn Timo" w:date="2020-05-27T07:06:00Z">
              <w:rPr>
                <w:rFonts w:asciiTheme="majorHAnsi" w:hAnsiTheme="majorHAnsi" w:cstheme="majorHAnsi"/>
              </w:rPr>
            </w:rPrChange>
          </w:rPr>
          <w:t>und Projektleiter. Manuelle Tests wurden durch den Auszubildenden sowie den</w:t>
        </w:r>
      </w:ins>
      <w:ins w:id="1597" w:author="Menhorn Timo" w:date="2020-05-26T11:32:00Z">
        <w:r w:rsidRPr="005F1C32">
          <w:rPr>
            <w:rFonts w:cstheme="minorHAnsi"/>
            <w:rPrChange w:id="1598" w:author="Menhorn Timo" w:date="2020-05-27T07:06:00Z">
              <w:rPr>
                <w:rFonts w:asciiTheme="majorHAnsi" w:hAnsiTheme="majorHAnsi" w:cstheme="majorHAnsi"/>
              </w:rPr>
            </w:rPrChange>
          </w:rPr>
          <w:t xml:space="preserve"> Entwickler durchgeführt. </w:t>
        </w:r>
        <w:r w:rsidR="00E01D8A" w:rsidRPr="005F1C32">
          <w:rPr>
            <w:rFonts w:cstheme="minorHAnsi"/>
            <w:rPrChange w:id="1599" w:author="Menhorn Timo" w:date="2020-05-27T07:06:00Z">
              <w:rPr>
                <w:rFonts w:asciiTheme="majorHAnsi" w:hAnsiTheme="majorHAnsi" w:cstheme="majorHAnsi"/>
              </w:rPr>
            </w:rPrChange>
          </w:rPr>
          <w:t>Die Projektabnahme erfolgt durch den Abteilungsleiter.</w:t>
        </w:r>
      </w:ins>
    </w:p>
    <w:p w14:paraId="06EA825A" w14:textId="7CDC363F" w:rsidR="0077004C" w:rsidRPr="005F1C32" w:rsidRDefault="0077004C" w:rsidP="006B5CAD">
      <w:pPr>
        <w:pStyle w:val="berschrift2"/>
        <w:rPr>
          <w:rFonts w:asciiTheme="minorHAnsi" w:hAnsiTheme="minorHAnsi" w:cstheme="minorHAnsi"/>
          <w:rPrChange w:id="1600" w:author="Menhorn Timo" w:date="2020-05-27T07:06:00Z">
            <w:rPr/>
          </w:rPrChange>
        </w:rPr>
      </w:pPr>
      <w:bookmarkStart w:id="1601" w:name="_Toc41555101"/>
      <w:r w:rsidRPr="005F1C32">
        <w:rPr>
          <w:rFonts w:asciiTheme="minorHAnsi" w:hAnsiTheme="minorHAnsi" w:cstheme="minorHAnsi"/>
          <w:rPrChange w:id="1602" w:author="Menhorn Timo" w:date="2020-05-27T07:06:00Z">
            <w:rPr/>
          </w:rPrChange>
        </w:rPr>
        <w:t>Sachmittelplanung</w:t>
      </w:r>
      <w:bookmarkEnd w:id="1601"/>
    </w:p>
    <w:p w14:paraId="271A18E8" w14:textId="6661E6A1" w:rsidR="00B748AF" w:rsidRPr="005F1C32" w:rsidRDefault="00B748AF" w:rsidP="002145EE">
      <w:pPr>
        <w:jc w:val="both"/>
        <w:rPr>
          <w:rFonts w:cstheme="minorHAnsi"/>
          <w:rPrChange w:id="1603" w:author="Menhorn Timo" w:date="2020-05-27T07:06:00Z">
            <w:rPr>
              <w:rFonts w:asciiTheme="majorHAnsi" w:hAnsiTheme="majorHAnsi" w:cstheme="majorHAnsi"/>
              <w:sz w:val="23"/>
              <w:szCs w:val="23"/>
            </w:rPr>
          </w:rPrChange>
        </w:rPr>
      </w:pPr>
      <w:r w:rsidRPr="005F1C32">
        <w:rPr>
          <w:rFonts w:cstheme="minorHAnsi"/>
          <w:rPrChange w:id="1604" w:author="Menhorn Timo" w:date="2020-05-27T07:06:00Z">
            <w:rPr>
              <w:rFonts w:asciiTheme="majorHAnsi" w:hAnsiTheme="majorHAnsi" w:cstheme="majorHAnsi"/>
              <w:sz w:val="23"/>
              <w:szCs w:val="23"/>
            </w:rPr>
          </w:rPrChange>
        </w:rPr>
        <w:t xml:space="preserve">Um die anfallenden Kosten möglichst gering zu halten, wurde bei der Auswahl der Software darauf geachtet, dass diese kostenfrei zur Verfügung stehen, z.B. als </w:t>
      </w:r>
      <w:bookmarkStart w:id="1605" w:name="_Hlk39834924"/>
      <w:r w:rsidRPr="005F1C32">
        <w:rPr>
          <w:rFonts w:cstheme="minorHAnsi"/>
          <w:rPrChange w:id="1606" w:author="Menhorn Timo" w:date="2020-05-27T07:06:00Z">
            <w:rPr>
              <w:rFonts w:asciiTheme="majorHAnsi" w:hAnsiTheme="majorHAnsi" w:cstheme="majorHAnsi"/>
              <w:sz w:val="23"/>
              <w:szCs w:val="23"/>
            </w:rPr>
          </w:rPrChange>
        </w:rPr>
        <w:t>Open-Source-Software</w:t>
      </w:r>
      <w:bookmarkEnd w:id="1605"/>
      <w:r w:rsidR="00A64C9F" w:rsidRPr="005F1C32">
        <w:rPr>
          <w:rFonts w:cstheme="minorHAnsi"/>
          <w:rPrChange w:id="1607" w:author="Menhorn Timo" w:date="2020-05-27T07:06:00Z">
            <w:rPr>
              <w:rFonts w:asciiTheme="majorHAnsi" w:hAnsiTheme="majorHAnsi" w:cstheme="majorHAnsi"/>
              <w:sz w:val="23"/>
              <w:szCs w:val="23"/>
            </w:rPr>
          </w:rPrChange>
        </w:rPr>
        <w:t>*</w:t>
      </w:r>
      <w:r w:rsidRPr="005F1C32">
        <w:rPr>
          <w:rFonts w:cstheme="minorHAnsi"/>
          <w:rPrChange w:id="1608" w:author="Menhorn Timo" w:date="2020-05-27T07:06:00Z">
            <w:rPr>
              <w:rFonts w:asciiTheme="majorHAnsi" w:hAnsiTheme="majorHAnsi" w:cstheme="majorHAnsi"/>
              <w:sz w:val="23"/>
              <w:szCs w:val="23"/>
            </w:rPr>
          </w:rPrChange>
        </w:rPr>
        <w:t xml:space="preserve"> oder durch bereits vorhandene Lizenzen.</w:t>
      </w:r>
    </w:p>
    <w:p w14:paraId="54D9893A" w14:textId="0B495350" w:rsidR="006B5CAD" w:rsidRPr="005F1C32" w:rsidRDefault="006B5CAD" w:rsidP="006B5CAD">
      <w:pPr>
        <w:pStyle w:val="berschrift2"/>
        <w:rPr>
          <w:rFonts w:asciiTheme="minorHAnsi" w:hAnsiTheme="minorHAnsi" w:cstheme="minorHAnsi"/>
          <w:rPrChange w:id="1609" w:author="Menhorn Timo" w:date="2020-05-27T07:06:00Z">
            <w:rPr/>
          </w:rPrChange>
        </w:rPr>
      </w:pPr>
      <w:bookmarkStart w:id="1610" w:name="_Toc41555102"/>
      <w:r w:rsidRPr="005F1C32">
        <w:rPr>
          <w:rFonts w:asciiTheme="minorHAnsi" w:hAnsiTheme="minorHAnsi" w:cstheme="minorHAnsi"/>
          <w:rPrChange w:id="1611" w:author="Menhorn Timo" w:date="2020-05-27T07:06:00Z">
            <w:rPr/>
          </w:rPrChange>
        </w:rPr>
        <w:t>Maßnahmen zur Qualitätssicherung</w:t>
      </w:r>
      <w:bookmarkEnd w:id="1610"/>
    </w:p>
    <w:p w14:paraId="65D1C45E" w14:textId="77E589BD" w:rsidR="006B5CAD" w:rsidRPr="005F1C32" w:rsidRDefault="006B5CAD" w:rsidP="006B5CAD">
      <w:pPr>
        <w:jc w:val="both"/>
        <w:rPr>
          <w:rFonts w:cstheme="minorHAnsi"/>
          <w:rPrChange w:id="1612" w:author="Menhorn Timo" w:date="2020-05-27T07:06:00Z">
            <w:rPr>
              <w:rFonts w:asciiTheme="majorHAnsi" w:hAnsiTheme="majorHAnsi" w:cstheme="majorHAnsi"/>
              <w:sz w:val="23"/>
              <w:szCs w:val="23"/>
            </w:rPr>
          </w:rPrChange>
        </w:rPr>
      </w:pPr>
      <w:r w:rsidRPr="005F1C32">
        <w:rPr>
          <w:rFonts w:cstheme="minorHAnsi"/>
          <w:rPrChange w:id="1613" w:author="Menhorn Timo" w:date="2020-05-27T07:06:00Z">
            <w:rPr>
              <w:rFonts w:asciiTheme="majorHAnsi" w:hAnsiTheme="majorHAnsi" w:cstheme="majorHAnsi"/>
              <w:sz w:val="23"/>
              <w:szCs w:val="23"/>
            </w:rPr>
          </w:rPrChange>
        </w:rPr>
        <w:t xml:space="preserve">Um eine möglichst hohe Qualität der Webapplikation sicherzustellen, </w:t>
      </w:r>
      <w:r w:rsidR="00A1267F" w:rsidRPr="005F1C32">
        <w:rPr>
          <w:rFonts w:cstheme="minorHAnsi"/>
          <w:rPrChange w:id="1614" w:author="Menhorn Timo" w:date="2020-05-27T07:06:00Z">
            <w:rPr>
              <w:rFonts w:asciiTheme="majorHAnsi" w:hAnsiTheme="majorHAnsi" w:cstheme="majorHAnsi"/>
              <w:sz w:val="23"/>
              <w:szCs w:val="23"/>
            </w:rPr>
          </w:rPrChange>
        </w:rPr>
        <w:t>werden</w:t>
      </w:r>
      <w:r w:rsidRPr="005F1C32">
        <w:rPr>
          <w:rFonts w:cstheme="minorHAnsi"/>
          <w:rPrChange w:id="1615" w:author="Menhorn Timo" w:date="2020-05-27T07:06:00Z">
            <w:rPr>
              <w:rFonts w:asciiTheme="majorHAnsi" w:hAnsiTheme="majorHAnsi" w:cstheme="majorHAnsi"/>
              <w:sz w:val="23"/>
              <w:szCs w:val="23"/>
            </w:rPr>
          </w:rPrChange>
        </w:rPr>
        <w:t xml:space="preserve"> wichtige Funktionen bereits während der Implementierungsphase getestet.</w:t>
      </w:r>
    </w:p>
    <w:p w14:paraId="170DEBEC" w14:textId="1642CF56" w:rsidR="006B5CAD" w:rsidRDefault="006B5CAD" w:rsidP="006B5CAD">
      <w:pPr>
        <w:jc w:val="both"/>
        <w:rPr>
          <w:ins w:id="1616" w:author="Menhorn Timo" w:date="2020-05-27T11:11:00Z"/>
          <w:rFonts w:cstheme="minorHAnsi"/>
        </w:rPr>
      </w:pPr>
      <w:r w:rsidRPr="005F1C32">
        <w:rPr>
          <w:rFonts w:cstheme="minorHAnsi"/>
          <w:rPrChange w:id="1617" w:author="Menhorn Timo" w:date="2020-05-27T07:06:00Z">
            <w:rPr>
              <w:rFonts w:asciiTheme="majorHAnsi" w:hAnsiTheme="majorHAnsi" w:cstheme="majorHAnsi"/>
              <w:sz w:val="23"/>
              <w:szCs w:val="23"/>
            </w:rPr>
          </w:rPrChange>
        </w:rPr>
        <w:t xml:space="preserve">Dies </w:t>
      </w:r>
      <w:r w:rsidR="00A1267F" w:rsidRPr="005F1C32">
        <w:rPr>
          <w:rFonts w:cstheme="minorHAnsi"/>
          <w:rPrChange w:id="1618" w:author="Menhorn Timo" w:date="2020-05-27T07:06:00Z">
            <w:rPr>
              <w:rFonts w:asciiTheme="majorHAnsi" w:hAnsiTheme="majorHAnsi" w:cstheme="majorHAnsi"/>
              <w:sz w:val="23"/>
              <w:szCs w:val="23"/>
            </w:rPr>
          </w:rPrChange>
        </w:rPr>
        <w:t>geschieht</w:t>
      </w:r>
      <w:r w:rsidRPr="005F1C32">
        <w:rPr>
          <w:rFonts w:cstheme="minorHAnsi"/>
          <w:rPrChange w:id="1619" w:author="Menhorn Timo" w:date="2020-05-27T07:06:00Z">
            <w:rPr>
              <w:rFonts w:asciiTheme="majorHAnsi" w:hAnsiTheme="majorHAnsi" w:cstheme="majorHAnsi"/>
              <w:sz w:val="23"/>
              <w:szCs w:val="23"/>
            </w:rPr>
          </w:rPrChange>
        </w:rPr>
        <w:t xml:space="preserve"> durch Unit</w:t>
      </w:r>
      <w:r w:rsidR="00471C29" w:rsidRPr="005F1C32">
        <w:rPr>
          <w:rFonts w:cstheme="minorHAnsi"/>
          <w:rPrChange w:id="1620" w:author="Menhorn Timo" w:date="2020-05-27T07:06:00Z">
            <w:rPr>
              <w:rFonts w:asciiTheme="majorHAnsi" w:hAnsiTheme="majorHAnsi" w:cstheme="majorHAnsi"/>
              <w:sz w:val="23"/>
              <w:szCs w:val="23"/>
            </w:rPr>
          </w:rPrChange>
        </w:rPr>
        <w:t>tests</w:t>
      </w:r>
      <w:r w:rsidRPr="005F1C32">
        <w:rPr>
          <w:rFonts w:cstheme="minorHAnsi"/>
          <w:rPrChange w:id="1621" w:author="Menhorn Timo" w:date="2020-05-27T07:06:00Z">
            <w:rPr>
              <w:rFonts w:asciiTheme="majorHAnsi" w:hAnsiTheme="majorHAnsi" w:cstheme="majorHAnsi"/>
              <w:sz w:val="23"/>
              <w:szCs w:val="23"/>
            </w:rPr>
          </w:rPrChange>
        </w:rPr>
        <w:t>.</w:t>
      </w:r>
      <w:r w:rsidR="00471C29" w:rsidRPr="005F1C32">
        <w:rPr>
          <w:rFonts w:cstheme="minorHAnsi"/>
          <w:rPrChange w:id="1622" w:author="Menhorn Timo" w:date="2020-05-27T07:06:00Z">
            <w:rPr>
              <w:rFonts w:asciiTheme="majorHAnsi" w:hAnsiTheme="majorHAnsi" w:cstheme="majorHAnsi"/>
              <w:sz w:val="23"/>
              <w:szCs w:val="23"/>
            </w:rPr>
          </w:rPrChange>
        </w:rPr>
        <w:t xml:space="preserve"> </w:t>
      </w:r>
      <w:r w:rsidRPr="005F1C32">
        <w:rPr>
          <w:rFonts w:cstheme="minorHAnsi"/>
          <w:rPrChange w:id="1623" w:author="Menhorn Timo" w:date="2020-05-27T07:06:00Z">
            <w:rPr>
              <w:rFonts w:asciiTheme="majorHAnsi" w:hAnsiTheme="majorHAnsi" w:cstheme="majorHAnsi"/>
              <w:sz w:val="23"/>
              <w:szCs w:val="23"/>
            </w:rPr>
          </w:rPrChange>
        </w:rPr>
        <w:t>Mithilfe de</w:t>
      </w:r>
      <w:r w:rsidR="00471C29" w:rsidRPr="005F1C32">
        <w:rPr>
          <w:rFonts w:cstheme="minorHAnsi"/>
          <w:rPrChange w:id="1624" w:author="Menhorn Timo" w:date="2020-05-27T07:06:00Z">
            <w:rPr>
              <w:rFonts w:asciiTheme="majorHAnsi" w:hAnsiTheme="majorHAnsi" w:cstheme="majorHAnsi"/>
              <w:sz w:val="23"/>
              <w:szCs w:val="23"/>
            </w:rPr>
          </w:rPrChange>
        </w:rPr>
        <w:t>r</w:t>
      </w:r>
      <w:r w:rsidRPr="005F1C32">
        <w:rPr>
          <w:rFonts w:cstheme="minorHAnsi"/>
          <w:rPrChange w:id="1625" w:author="Menhorn Timo" w:date="2020-05-27T07:06:00Z">
            <w:rPr>
              <w:rFonts w:asciiTheme="majorHAnsi" w:hAnsiTheme="majorHAnsi" w:cstheme="majorHAnsi"/>
              <w:sz w:val="23"/>
              <w:szCs w:val="23"/>
            </w:rPr>
          </w:rPrChange>
        </w:rPr>
        <w:t xml:space="preserve"> Tools </w:t>
      </w:r>
      <w:r w:rsidR="00471C29" w:rsidRPr="005F1C32">
        <w:rPr>
          <w:rFonts w:cstheme="minorHAnsi"/>
          <w:rPrChange w:id="1626" w:author="Menhorn Timo" w:date="2020-05-27T07:06:00Z">
            <w:rPr>
              <w:rFonts w:asciiTheme="majorHAnsi" w:hAnsiTheme="majorHAnsi" w:cstheme="majorHAnsi"/>
              <w:sz w:val="23"/>
              <w:szCs w:val="23"/>
            </w:rPr>
          </w:rPrChange>
        </w:rPr>
        <w:t>Karma und Jasmine</w:t>
      </w:r>
      <w:r w:rsidRPr="005F1C32">
        <w:rPr>
          <w:rFonts w:cstheme="minorHAnsi"/>
          <w:rPrChange w:id="1627" w:author="Menhorn Timo" w:date="2020-05-27T07:06:00Z">
            <w:rPr>
              <w:rFonts w:asciiTheme="majorHAnsi" w:hAnsiTheme="majorHAnsi" w:cstheme="majorHAnsi"/>
              <w:sz w:val="23"/>
              <w:szCs w:val="23"/>
            </w:rPr>
          </w:rPrChange>
        </w:rPr>
        <w:t xml:space="preserve"> wurden die Tests automatisch ausgeführt. Dieses Vorgehen stellt eine hohe</w:t>
      </w:r>
      <w:r w:rsidR="00471C29" w:rsidRPr="005F1C32">
        <w:rPr>
          <w:rFonts w:cstheme="minorHAnsi"/>
          <w:rPrChange w:id="1628" w:author="Menhorn Timo" w:date="2020-05-27T07:06:00Z">
            <w:rPr>
              <w:rFonts w:asciiTheme="majorHAnsi" w:hAnsiTheme="majorHAnsi" w:cstheme="majorHAnsi"/>
              <w:sz w:val="23"/>
              <w:szCs w:val="23"/>
            </w:rPr>
          </w:rPrChange>
        </w:rPr>
        <w:t xml:space="preserve"> </w:t>
      </w:r>
      <w:r w:rsidRPr="005F1C32">
        <w:rPr>
          <w:rFonts w:cstheme="minorHAnsi"/>
          <w:rPrChange w:id="1629" w:author="Menhorn Timo" w:date="2020-05-27T07:06:00Z">
            <w:rPr>
              <w:rFonts w:asciiTheme="majorHAnsi" w:hAnsiTheme="majorHAnsi" w:cstheme="majorHAnsi"/>
              <w:sz w:val="23"/>
              <w:szCs w:val="23"/>
            </w:rPr>
          </w:rPrChange>
        </w:rPr>
        <w:t xml:space="preserve">Qualität der Software sicher, da </w:t>
      </w:r>
      <w:r w:rsidRPr="005F1C32">
        <w:rPr>
          <w:rFonts w:cstheme="minorHAnsi"/>
          <w:rPrChange w:id="1630" w:author="Menhorn Timo" w:date="2020-05-27T07:06:00Z">
            <w:rPr>
              <w:rFonts w:asciiTheme="majorHAnsi" w:hAnsiTheme="majorHAnsi" w:cstheme="majorHAnsi"/>
              <w:sz w:val="23"/>
              <w:szCs w:val="23"/>
            </w:rPr>
          </w:rPrChange>
        </w:rPr>
        <w:lastRenderedPageBreak/>
        <w:t>Fehler frühzeitig erkannt werden und regelmäßig überprüft wird, ob</w:t>
      </w:r>
      <w:r w:rsidR="00471C29" w:rsidRPr="005F1C32">
        <w:rPr>
          <w:rFonts w:cstheme="minorHAnsi"/>
          <w:rPrChange w:id="1631" w:author="Menhorn Timo" w:date="2020-05-27T07:06:00Z">
            <w:rPr>
              <w:rFonts w:asciiTheme="majorHAnsi" w:hAnsiTheme="majorHAnsi" w:cstheme="majorHAnsi"/>
              <w:sz w:val="23"/>
              <w:szCs w:val="23"/>
            </w:rPr>
          </w:rPrChange>
        </w:rPr>
        <w:t xml:space="preserve"> </w:t>
      </w:r>
      <w:r w:rsidRPr="005F1C32">
        <w:rPr>
          <w:rFonts w:cstheme="minorHAnsi"/>
          <w:rPrChange w:id="1632" w:author="Menhorn Timo" w:date="2020-05-27T07:06:00Z">
            <w:rPr>
              <w:rFonts w:asciiTheme="majorHAnsi" w:hAnsiTheme="majorHAnsi" w:cstheme="majorHAnsi"/>
              <w:sz w:val="23"/>
              <w:szCs w:val="23"/>
            </w:rPr>
          </w:rPrChange>
        </w:rPr>
        <w:t>Änderungen an einer Stelle Probleme im restlichen Code bewirken.</w:t>
      </w:r>
    </w:p>
    <w:p w14:paraId="5E681BA9" w14:textId="77777777" w:rsidR="00AE1D8F" w:rsidRDefault="00AE1D8F">
      <w:pPr>
        <w:keepNext/>
        <w:jc w:val="both"/>
        <w:rPr>
          <w:ins w:id="1633" w:author="Menhorn Timo" w:date="2020-05-27T11:19:00Z"/>
        </w:rPr>
        <w:pPrChange w:id="1634" w:author="Menhorn Timo" w:date="2020-05-27T11:19:00Z">
          <w:pPr>
            <w:jc w:val="both"/>
          </w:pPr>
        </w:pPrChange>
      </w:pPr>
      <w:ins w:id="1635" w:author="Menhorn Timo" w:date="2020-05-27T11:18:00Z">
        <w:r>
          <w:rPr>
            <w:noProof/>
          </w:rPr>
          <w:drawing>
            <wp:inline distT="0" distB="0" distL="0" distR="0" wp14:anchorId="749B1824" wp14:editId="12948C70">
              <wp:extent cx="5768340" cy="2569631"/>
              <wp:effectExtent l="0" t="0" r="381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0778" cy="2592991"/>
                      </a:xfrm>
                      <a:prstGeom prst="rect">
                        <a:avLst/>
                      </a:prstGeom>
                    </pic:spPr>
                  </pic:pic>
                </a:graphicData>
              </a:graphic>
            </wp:inline>
          </w:drawing>
        </w:r>
      </w:ins>
    </w:p>
    <w:p w14:paraId="2BAD2650" w14:textId="12E0E0EC" w:rsidR="00AE1D8F" w:rsidRDefault="00AE1D8F">
      <w:pPr>
        <w:pStyle w:val="Beschriftung"/>
        <w:jc w:val="both"/>
        <w:rPr>
          <w:ins w:id="1636" w:author="Menhorn Timo" w:date="2020-05-27T11:18:00Z"/>
          <w:rFonts w:cstheme="minorHAnsi"/>
        </w:rPr>
        <w:pPrChange w:id="1637" w:author="Menhorn Timo" w:date="2020-05-27T11:19:00Z">
          <w:pPr>
            <w:jc w:val="both"/>
          </w:pPr>
        </w:pPrChange>
      </w:pPr>
      <w:bookmarkStart w:id="1638" w:name="_Toc41553018"/>
      <w:ins w:id="1639" w:author="Menhorn Timo" w:date="2020-05-27T11:19:00Z">
        <w:r>
          <w:t xml:space="preserve">Abbildung </w:t>
        </w:r>
        <w:r>
          <w:fldChar w:fldCharType="begin"/>
        </w:r>
        <w:r>
          <w:instrText xml:space="preserve"> SEQ Abbildung \* ARABIC </w:instrText>
        </w:r>
      </w:ins>
      <w:r>
        <w:fldChar w:fldCharType="separate"/>
      </w:r>
      <w:ins w:id="1640" w:author="Menhorn Timo" w:date="2020-05-28T10:15:00Z">
        <w:r w:rsidR="00687C15">
          <w:rPr>
            <w:noProof/>
          </w:rPr>
          <w:t>1</w:t>
        </w:r>
      </w:ins>
      <w:ins w:id="1641" w:author="Menhorn Timo" w:date="2020-05-27T11:19:00Z">
        <w:r>
          <w:fldChar w:fldCharType="end"/>
        </w:r>
        <w:r>
          <w:t xml:space="preserve">: </w:t>
        </w:r>
      </w:ins>
      <w:ins w:id="1642" w:author="Menhorn Timo" w:date="2020-05-28T10:08:00Z">
        <w:r w:rsidR="00BA47D9">
          <w:t xml:space="preserve">Test </w:t>
        </w:r>
      </w:ins>
      <w:ins w:id="1643" w:author="Menhorn Timo" w:date="2020-05-27T11:19:00Z">
        <w:r>
          <w:t>Beispiel Login: Korrektes Laden der Komponente</w:t>
        </w:r>
      </w:ins>
      <w:bookmarkEnd w:id="1638"/>
    </w:p>
    <w:tbl>
      <w:tblPr>
        <w:tblStyle w:val="Gitternetztabelle6farbigAkzent3"/>
        <w:tblW w:w="0" w:type="auto"/>
        <w:tblLook w:val="04A0" w:firstRow="1" w:lastRow="0" w:firstColumn="1" w:lastColumn="0" w:noHBand="0" w:noVBand="1"/>
      </w:tblPr>
      <w:tblGrid>
        <w:gridCol w:w="3020"/>
        <w:gridCol w:w="3021"/>
        <w:gridCol w:w="3021"/>
      </w:tblGrid>
      <w:tr w:rsidR="001303C1" w14:paraId="5EDB5B86" w14:textId="77777777" w:rsidTr="005A26D4">
        <w:trPr>
          <w:cnfStyle w:val="100000000000" w:firstRow="1" w:lastRow="0" w:firstColumn="0" w:lastColumn="0" w:oddVBand="0" w:evenVBand="0" w:oddHBand="0" w:evenHBand="0" w:firstRowFirstColumn="0" w:firstRowLastColumn="0" w:lastRowFirstColumn="0" w:lastRowLastColumn="0"/>
          <w:ins w:id="1644" w:author="Menhorn Timo" w:date="2020-05-27T11:30:00Z"/>
        </w:trPr>
        <w:tc>
          <w:tcPr>
            <w:cnfStyle w:val="001000000000" w:firstRow="0" w:lastRow="0" w:firstColumn="1" w:lastColumn="0" w:oddVBand="0" w:evenVBand="0" w:oddHBand="0" w:evenHBand="0" w:firstRowFirstColumn="0" w:firstRowLastColumn="0" w:lastRowFirstColumn="0" w:lastRowLastColumn="0"/>
            <w:tcW w:w="3020" w:type="dxa"/>
          </w:tcPr>
          <w:p w14:paraId="4BAAF14B" w14:textId="32F8C8B8" w:rsidR="001303C1" w:rsidRPr="006B12F7" w:rsidRDefault="001303C1" w:rsidP="00AE1D8F">
            <w:pPr>
              <w:keepNext/>
              <w:jc w:val="both"/>
              <w:rPr>
                <w:ins w:id="1645" w:author="Menhorn Timo" w:date="2020-05-27T11:30:00Z"/>
                <w:rPrChange w:id="1646" w:author="Menhorn Timo" w:date="2020-05-27T15:58:00Z">
                  <w:rPr>
                    <w:ins w:id="1647" w:author="Menhorn Timo" w:date="2020-05-27T11:30:00Z"/>
                  </w:rPr>
                </w:rPrChange>
              </w:rPr>
            </w:pPr>
            <w:ins w:id="1648" w:author="Menhorn Timo" w:date="2020-05-27T11:30:00Z">
              <w:r w:rsidRPr="006B12F7">
                <w:rPr>
                  <w:rPrChange w:id="1649" w:author="Menhorn Timo" w:date="2020-05-27T15:58:00Z">
                    <w:rPr/>
                  </w:rPrChange>
                </w:rPr>
                <w:t>Beispiel Nummer</w:t>
              </w:r>
            </w:ins>
          </w:p>
        </w:tc>
        <w:tc>
          <w:tcPr>
            <w:tcW w:w="6042" w:type="dxa"/>
            <w:gridSpan w:val="2"/>
          </w:tcPr>
          <w:p w14:paraId="744A3B8C" w14:textId="7E7DA292" w:rsidR="001303C1" w:rsidRDefault="001303C1" w:rsidP="00AE1D8F">
            <w:pPr>
              <w:keepNext/>
              <w:jc w:val="both"/>
              <w:cnfStyle w:val="100000000000" w:firstRow="1" w:lastRow="0" w:firstColumn="0" w:lastColumn="0" w:oddVBand="0" w:evenVBand="0" w:oddHBand="0" w:evenHBand="0" w:firstRowFirstColumn="0" w:firstRowLastColumn="0" w:lastRowFirstColumn="0" w:lastRowLastColumn="0"/>
              <w:rPr>
                <w:ins w:id="1650" w:author="Menhorn Timo" w:date="2020-05-27T11:30:00Z"/>
              </w:rPr>
            </w:pPr>
            <w:ins w:id="1651" w:author="Menhorn Timo" w:date="2020-05-27T11:30:00Z">
              <w:r>
                <w:t>1</w:t>
              </w:r>
            </w:ins>
          </w:p>
        </w:tc>
      </w:tr>
      <w:tr w:rsidR="001303C1" w14:paraId="208B7061" w14:textId="77777777" w:rsidTr="005A26D4">
        <w:trPr>
          <w:cnfStyle w:val="000000100000" w:firstRow="0" w:lastRow="0" w:firstColumn="0" w:lastColumn="0" w:oddVBand="0" w:evenVBand="0" w:oddHBand="1" w:evenHBand="0" w:firstRowFirstColumn="0" w:firstRowLastColumn="0" w:lastRowFirstColumn="0" w:lastRowLastColumn="0"/>
          <w:ins w:id="1652" w:author="Menhorn Timo" w:date="2020-05-27T11:30:00Z"/>
        </w:trPr>
        <w:tc>
          <w:tcPr>
            <w:cnfStyle w:val="001000000000" w:firstRow="0" w:lastRow="0" w:firstColumn="1" w:lastColumn="0" w:oddVBand="0" w:evenVBand="0" w:oddHBand="0" w:evenHBand="0" w:firstRowFirstColumn="0" w:firstRowLastColumn="0" w:lastRowFirstColumn="0" w:lastRowLastColumn="0"/>
            <w:tcW w:w="3020" w:type="dxa"/>
          </w:tcPr>
          <w:p w14:paraId="205312A7" w14:textId="082AB300" w:rsidR="001303C1" w:rsidRPr="006B12F7" w:rsidRDefault="001303C1" w:rsidP="00AE1D8F">
            <w:pPr>
              <w:keepNext/>
              <w:jc w:val="both"/>
              <w:rPr>
                <w:ins w:id="1653" w:author="Menhorn Timo" w:date="2020-05-27T11:30:00Z"/>
                <w:rPrChange w:id="1654" w:author="Menhorn Timo" w:date="2020-05-27T15:58:00Z">
                  <w:rPr>
                    <w:ins w:id="1655" w:author="Menhorn Timo" w:date="2020-05-27T11:30:00Z"/>
                  </w:rPr>
                </w:rPrChange>
              </w:rPr>
            </w:pPr>
            <w:ins w:id="1656" w:author="Menhorn Timo" w:date="2020-05-27T11:30:00Z">
              <w:r w:rsidRPr="006B12F7">
                <w:rPr>
                  <w:rPrChange w:id="1657" w:author="Menhorn Timo" w:date="2020-05-27T15:58:00Z">
                    <w:rPr/>
                  </w:rPrChange>
                </w:rPr>
                <w:t>Name</w:t>
              </w:r>
            </w:ins>
          </w:p>
        </w:tc>
        <w:tc>
          <w:tcPr>
            <w:tcW w:w="6042" w:type="dxa"/>
            <w:gridSpan w:val="2"/>
          </w:tcPr>
          <w:p w14:paraId="34F47078" w14:textId="166FF9D5" w:rsidR="001303C1" w:rsidRDefault="001303C1" w:rsidP="00AE1D8F">
            <w:pPr>
              <w:keepNext/>
              <w:jc w:val="both"/>
              <w:cnfStyle w:val="000000100000" w:firstRow="0" w:lastRow="0" w:firstColumn="0" w:lastColumn="0" w:oddVBand="0" w:evenVBand="0" w:oddHBand="1" w:evenHBand="0" w:firstRowFirstColumn="0" w:firstRowLastColumn="0" w:lastRowFirstColumn="0" w:lastRowLastColumn="0"/>
              <w:rPr>
                <w:ins w:id="1658" w:author="Menhorn Timo" w:date="2020-05-27T11:30:00Z"/>
              </w:rPr>
            </w:pPr>
            <w:ins w:id="1659" w:author="Menhorn Timo" w:date="2020-05-27T11:32:00Z">
              <w:r>
                <w:t>Komponenteninitialisation</w:t>
              </w:r>
            </w:ins>
          </w:p>
        </w:tc>
      </w:tr>
      <w:tr w:rsidR="001303C1" w14:paraId="5BBF80A1" w14:textId="77777777" w:rsidTr="005A26D4">
        <w:trPr>
          <w:ins w:id="1660" w:author="Menhorn Timo" w:date="2020-05-27T11:30:00Z"/>
        </w:trPr>
        <w:tc>
          <w:tcPr>
            <w:cnfStyle w:val="001000000000" w:firstRow="0" w:lastRow="0" w:firstColumn="1" w:lastColumn="0" w:oddVBand="0" w:evenVBand="0" w:oddHBand="0" w:evenHBand="0" w:firstRowFirstColumn="0" w:firstRowLastColumn="0" w:lastRowFirstColumn="0" w:lastRowLastColumn="0"/>
            <w:tcW w:w="3020" w:type="dxa"/>
          </w:tcPr>
          <w:p w14:paraId="20630957" w14:textId="5BBAFF2D" w:rsidR="001303C1" w:rsidRPr="006B12F7" w:rsidRDefault="001303C1" w:rsidP="00AE1D8F">
            <w:pPr>
              <w:keepNext/>
              <w:jc w:val="both"/>
              <w:rPr>
                <w:ins w:id="1661" w:author="Menhorn Timo" w:date="2020-05-27T11:30:00Z"/>
                <w:rPrChange w:id="1662" w:author="Menhorn Timo" w:date="2020-05-27T15:58:00Z">
                  <w:rPr>
                    <w:ins w:id="1663" w:author="Menhorn Timo" w:date="2020-05-27T11:30:00Z"/>
                  </w:rPr>
                </w:rPrChange>
              </w:rPr>
            </w:pPr>
            <w:ins w:id="1664" w:author="Menhorn Timo" w:date="2020-05-27T11:31:00Z">
              <w:r w:rsidRPr="006B12F7">
                <w:rPr>
                  <w:rPrChange w:id="1665" w:author="Menhorn Timo" w:date="2020-05-27T15:58:00Z">
                    <w:rPr/>
                  </w:rPrChange>
                </w:rPr>
                <w:t>Rolle</w:t>
              </w:r>
            </w:ins>
            <w:ins w:id="1666" w:author="Menhorn Timo" w:date="2020-05-27T11:32:00Z">
              <w:r w:rsidRPr="006B12F7">
                <w:rPr>
                  <w:rPrChange w:id="1667" w:author="Menhorn Timo" w:date="2020-05-27T15:58:00Z">
                    <w:rPr/>
                  </w:rPrChange>
                </w:rPr>
                <w:t>n</w:t>
              </w:r>
            </w:ins>
          </w:p>
        </w:tc>
        <w:tc>
          <w:tcPr>
            <w:tcW w:w="6042" w:type="dxa"/>
            <w:gridSpan w:val="2"/>
          </w:tcPr>
          <w:p w14:paraId="08DE85CB" w14:textId="58CE070E" w:rsidR="001303C1" w:rsidRDefault="001303C1" w:rsidP="00AE1D8F">
            <w:pPr>
              <w:keepNext/>
              <w:jc w:val="both"/>
              <w:cnfStyle w:val="000000000000" w:firstRow="0" w:lastRow="0" w:firstColumn="0" w:lastColumn="0" w:oddVBand="0" w:evenVBand="0" w:oddHBand="0" w:evenHBand="0" w:firstRowFirstColumn="0" w:firstRowLastColumn="0" w:lastRowFirstColumn="0" w:lastRowLastColumn="0"/>
              <w:rPr>
                <w:ins w:id="1668" w:author="Menhorn Timo" w:date="2020-05-27T11:30:00Z"/>
              </w:rPr>
            </w:pPr>
            <w:ins w:id="1669" w:author="Menhorn Timo" w:date="2020-05-27T11:33:00Z">
              <w:r>
                <w:t xml:space="preserve">Admin, </w:t>
              </w:r>
            </w:ins>
            <w:ins w:id="1670" w:author="Menhorn Timo" w:date="2020-05-27T11:34:00Z">
              <w:r>
                <w:t>Mitarbeiter, Bereichsleiter, Betriebsleitung, Erweiterte Betriebsleitung</w:t>
              </w:r>
            </w:ins>
          </w:p>
        </w:tc>
      </w:tr>
      <w:tr w:rsidR="009C35A9" w14:paraId="34FE1A0B" w14:textId="77777777" w:rsidTr="005A26D4">
        <w:trPr>
          <w:cnfStyle w:val="000000100000" w:firstRow="0" w:lastRow="0" w:firstColumn="0" w:lastColumn="0" w:oddVBand="0" w:evenVBand="0" w:oddHBand="1" w:evenHBand="0" w:firstRowFirstColumn="0" w:firstRowLastColumn="0" w:lastRowFirstColumn="0" w:lastRowLastColumn="0"/>
          <w:ins w:id="1671" w:author="Menhorn Timo" w:date="2020-05-27T11:30:00Z"/>
        </w:trPr>
        <w:tc>
          <w:tcPr>
            <w:cnfStyle w:val="001000000000" w:firstRow="0" w:lastRow="0" w:firstColumn="1" w:lastColumn="0" w:oddVBand="0" w:evenVBand="0" w:oddHBand="0" w:evenHBand="0" w:firstRowFirstColumn="0" w:firstRowLastColumn="0" w:lastRowFirstColumn="0" w:lastRowLastColumn="0"/>
            <w:tcW w:w="3020" w:type="dxa"/>
          </w:tcPr>
          <w:p w14:paraId="5CB6900E" w14:textId="0C58A547" w:rsidR="009C35A9" w:rsidRPr="006B12F7" w:rsidRDefault="001303C1" w:rsidP="00AE1D8F">
            <w:pPr>
              <w:keepNext/>
              <w:jc w:val="both"/>
              <w:rPr>
                <w:ins w:id="1672" w:author="Menhorn Timo" w:date="2020-05-27T11:30:00Z"/>
                <w:rPrChange w:id="1673" w:author="Menhorn Timo" w:date="2020-05-27T15:58:00Z">
                  <w:rPr>
                    <w:ins w:id="1674" w:author="Menhorn Timo" w:date="2020-05-27T11:30:00Z"/>
                  </w:rPr>
                </w:rPrChange>
              </w:rPr>
            </w:pPr>
            <w:ins w:id="1675" w:author="Menhorn Timo" w:date="2020-05-27T11:31:00Z">
              <w:r w:rsidRPr="006B12F7">
                <w:rPr>
                  <w:rPrChange w:id="1676" w:author="Menhorn Timo" w:date="2020-05-27T15:58:00Z">
                    <w:rPr/>
                  </w:rPrChange>
                </w:rPr>
                <w:t>Vorgehen</w:t>
              </w:r>
            </w:ins>
          </w:p>
        </w:tc>
        <w:tc>
          <w:tcPr>
            <w:tcW w:w="3021" w:type="dxa"/>
          </w:tcPr>
          <w:p w14:paraId="62C154AE" w14:textId="42D9FFA1" w:rsidR="009C35A9" w:rsidRPr="006B12F7" w:rsidRDefault="001303C1" w:rsidP="00AE1D8F">
            <w:pPr>
              <w:keepNext/>
              <w:jc w:val="both"/>
              <w:cnfStyle w:val="000000100000" w:firstRow="0" w:lastRow="0" w:firstColumn="0" w:lastColumn="0" w:oddVBand="0" w:evenVBand="0" w:oddHBand="1" w:evenHBand="0" w:firstRowFirstColumn="0" w:firstRowLastColumn="0" w:lastRowFirstColumn="0" w:lastRowLastColumn="0"/>
              <w:rPr>
                <w:ins w:id="1677" w:author="Menhorn Timo" w:date="2020-05-27T11:30:00Z"/>
                <w:b/>
                <w:bCs/>
                <w:rPrChange w:id="1678" w:author="Menhorn Timo" w:date="2020-05-27T15:58:00Z">
                  <w:rPr>
                    <w:ins w:id="1679" w:author="Menhorn Timo" w:date="2020-05-27T11:30:00Z"/>
                  </w:rPr>
                </w:rPrChange>
              </w:rPr>
            </w:pPr>
            <w:ins w:id="1680" w:author="Menhorn Timo" w:date="2020-05-27T11:31:00Z">
              <w:r w:rsidRPr="006B12F7">
                <w:rPr>
                  <w:b/>
                  <w:bCs/>
                  <w:rPrChange w:id="1681" w:author="Menhorn Timo" w:date="2020-05-27T15:58:00Z">
                    <w:rPr/>
                  </w:rPrChange>
                </w:rPr>
                <w:t>Testschritte</w:t>
              </w:r>
            </w:ins>
          </w:p>
        </w:tc>
        <w:tc>
          <w:tcPr>
            <w:tcW w:w="3021" w:type="dxa"/>
          </w:tcPr>
          <w:p w14:paraId="2DDA911F" w14:textId="17C1C732" w:rsidR="009C35A9" w:rsidRPr="006B12F7" w:rsidRDefault="001303C1" w:rsidP="00AE1D8F">
            <w:pPr>
              <w:keepNext/>
              <w:jc w:val="both"/>
              <w:cnfStyle w:val="000000100000" w:firstRow="0" w:lastRow="0" w:firstColumn="0" w:lastColumn="0" w:oddVBand="0" w:evenVBand="0" w:oddHBand="1" w:evenHBand="0" w:firstRowFirstColumn="0" w:firstRowLastColumn="0" w:lastRowFirstColumn="0" w:lastRowLastColumn="0"/>
              <w:rPr>
                <w:ins w:id="1682" w:author="Menhorn Timo" w:date="2020-05-27T11:30:00Z"/>
                <w:b/>
                <w:bCs/>
                <w:rPrChange w:id="1683" w:author="Menhorn Timo" w:date="2020-05-27T15:58:00Z">
                  <w:rPr>
                    <w:ins w:id="1684" w:author="Menhorn Timo" w:date="2020-05-27T11:30:00Z"/>
                  </w:rPr>
                </w:rPrChange>
              </w:rPr>
            </w:pPr>
            <w:ins w:id="1685" w:author="Menhorn Timo" w:date="2020-05-27T11:31:00Z">
              <w:r w:rsidRPr="006B12F7">
                <w:rPr>
                  <w:b/>
                  <w:bCs/>
                  <w:rPrChange w:id="1686" w:author="Menhorn Timo" w:date="2020-05-27T15:58:00Z">
                    <w:rPr/>
                  </w:rPrChange>
                </w:rPr>
                <w:t>Erwartetes Ergebnis</w:t>
              </w:r>
            </w:ins>
          </w:p>
        </w:tc>
      </w:tr>
      <w:tr w:rsidR="009C35A9" w14:paraId="6A6A05FF" w14:textId="77777777" w:rsidTr="005A26D4">
        <w:trPr>
          <w:ins w:id="1687" w:author="Menhorn Timo" w:date="2020-05-27T11:30:00Z"/>
        </w:trPr>
        <w:tc>
          <w:tcPr>
            <w:cnfStyle w:val="001000000000" w:firstRow="0" w:lastRow="0" w:firstColumn="1" w:lastColumn="0" w:oddVBand="0" w:evenVBand="0" w:oddHBand="0" w:evenHBand="0" w:firstRowFirstColumn="0" w:firstRowLastColumn="0" w:lastRowFirstColumn="0" w:lastRowLastColumn="0"/>
            <w:tcW w:w="3020" w:type="dxa"/>
          </w:tcPr>
          <w:p w14:paraId="1339F24A" w14:textId="77777777" w:rsidR="009C35A9" w:rsidRPr="006B12F7" w:rsidRDefault="009C35A9" w:rsidP="00AE1D8F">
            <w:pPr>
              <w:keepNext/>
              <w:jc w:val="both"/>
              <w:rPr>
                <w:ins w:id="1688" w:author="Menhorn Timo" w:date="2020-05-27T11:30:00Z"/>
                <w:rPrChange w:id="1689" w:author="Menhorn Timo" w:date="2020-05-27T15:58:00Z">
                  <w:rPr>
                    <w:ins w:id="1690" w:author="Menhorn Timo" w:date="2020-05-27T11:30:00Z"/>
                  </w:rPr>
                </w:rPrChange>
              </w:rPr>
            </w:pPr>
          </w:p>
        </w:tc>
        <w:tc>
          <w:tcPr>
            <w:tcW w:w="3021" w:type="dxa"/>
          </w:tcPr>
          <w:p w14:paraId="3110AFA4" w14:textId="53F82392" w:rsidR="009C35A9" w:rsidRDefault="001303C1" w:rsidP="00AE1D8F">
            <w:pPr>
              <w:keepNext/>
              <w:jc w:val="both"/>
              <w:cnfStyle w:val="000000000000" w:firstRow="0" w:lastRow="0" w:firstColumn="0" w:lastColumn="0" w:oddVBand="0" w:evenVBand="0" w:oddHBand="0" w:evenHBand="0" w:firstRowFirstColumn="0" w:firstRowLastColumn="0" w:lastRowFirstColumn="0" w:lastRowLastColumn="0"/>
              <w:rPr>
                <w:ins w:id="1691" w:author="Menhorn Timo" w:date="2020-05-27T11:30:00Z"/>
              </w:rPr>
            </w:pPr>
            <w:ins w:id="1692" w:author="Menhorn Timo" w:date="2020-05-27T11:35:00Z">
              <w:r>
                <w:t>Komponenteninitialisation</w:t>
              </w:r>
            </w:ins>
          </w:p>
        </w:tc>
        <w:tc>
          <w:tcPr>
            <w:tcW w:w="3021" w:type="dxa"/>
          </w:tcPr>
          <w:p w14:paraId="682EE73D" w14:textId="3838E61A" w:rsidR="009C35A9" w:rsidRDefault="001303C1" w:rsidP="00AE1D8F">
            <w:pPr>
              <w:keepNext/>
              <w:jc w:val="both"/>
              <w:cnfStyle w:val="000000000000" w:firstRow="0" w:lastRow="0" w:firstColumn="0" w:lastColumn="0" w:oddVBand="0" w:evenVBand="0" w:oddHBand="0" w:evenHBand="0" w:firstRowFirstColumn="0" w:firstRowLastColumn="0" w:lastRowFirstColumn="0" w:lastRowLastColumn="0"/>
              <w:rPr>
                <w:ins w:id="1693" w:author="Menhorn Timo" w:date="2020-05-27T11:30:00Z"/>
              </w:rPr>
            </w:pPr>
            <w:ins w:id="1694" w:author="Menhorn Timo" w:date="2020-05-27T11:35:00Z">
              <w:r>
                <w:t>Komponenten werden standardmäßig initialisatiert</w:t>
              </w:r>
            </w:ins>
          </w:p>
        </w:tc>
      </w:tr>
    </w:tbl>
    <w:p w14:paraId="49C532AC" w14:textId="77777777" w:rsidR="00687C15" w:rsidRDefault="00687C15">
      <w:pPr>
        <w:keepNext/>
        <w:jc w:val="both"/>
        <w:rPr>
          <w:ins w:id="1695" w:author="Menhorn Timo" w:date="2020-05-28T10:14:00Z"/>
        </w:rPr>
      </w:pPr>
    </w:p>
    <w:p w14:paraId="32DDAC3C" w14:textId="05A2989B" w:rsidR="00AE1D8F" w:rsidRDefault="00AE1D8F">
      <w:pPr>
        <w:keepNext/>
        <w:jc w:val="both"/>
        <w:rPr>
          <w:ins w:id="1696" w:author="Menhorn Timo" w:date="2020-05-27T11:20:00Z"/>
        </w:rPr>
        <w:pPrChange w:id="1697" w:author="Menhorn Timo" w:date="2020-05-27T11:20:00Z">
          <w:pPr>
            <w:jc w:val="both"/>
          </w:pPr>
        </w:pPrChange>
      </w:pPr>
      <w:ins w:id="1698" w:author="Menhorn Timo" w:date="2020-05-27T11:11:00Z">
        <w:r>
          <w:rPr>
            <w:noProof/>
          </w:rPr>
          <w:drawing>
            <wp:inline distT="0" distB="0" distL="0" distR="0" wp14:anchorId="2ED97016" wp14:editId="545C11C0">
              <wp:extent cx="5760720" cy="1216660"/>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16660"/>
                      </a:xfrm>
                      <a:prstGeom prst="rect">
                        <a:avLst/>
                      </a:prstGeom>
                    </pic:spPr>
                  </pic:pic>
                </a:graphicData>
              </a:graphic>
            </wp:inline>
          </w:drawing>
        </w:r>
      </w:ins>
    </w:p>
    <w:p w14:paraId="278AECE0" w14:textId="3D998549" w:rsidR="00AE1D8F" w:rsidRDefault="00AE1D8F" w:rsidP="00AE1D8F">
      <w:pPr>
        <w:pStyle w:val="Beschriftung"/>
        <w:jc w:val="both"/>
        <w:rPr>
          <w:ins w:id="1699" w:author="Menhorn Timo" w:date="2020-05-27T11:38:00Z"/>
        </w:rPr>
      </w:pPr>
      <w:bookmarkStart w:id="1700" w:name="_Toc41553019"/>
      <w:ins w:id="1701" w:author="Menhorn Timo" w:date="2020-05-27T11:20:00Z">
        <w:r>
          <w:t xml:space="preserve">Abbildung </w:t>
        </w:r>
        <w:r>
          <w:fldChar w:fldCharType="begin"/>
        </w:r>
        <w:r>
          <w:instrText xml:space="preserve"> SEQ Abbildung \* ARABIC </w:instrText>
        </w:r>
      </w:ins>
      <w:r>
        <w:fldChar w:fldCharType="separate"/>
      </w:r>
      <w:ins w:id="1702" w:author="Menhorn Timo" w:date="2020-05-28T10:15:00Z">
        <w:r w:rsidR="00687C15">
          <w:rPr>
            <w:noProof/>
          </w:rPr>
          <w:t>2</w:t>
        </w:r>
      </w:ins>
      <w:ins w:id="1703" w:author="Menhorn Timo" w:date="2020-05-27T11:20:00Z">
        <w:r>
          <w:fldChar w:fldCharType="end"/>
        </w:r>
        <w:r>
          <w:t xml:space="preserve">: </w:t>
        </w:r>
      </w:ins>
      <w:ins w:id="1704" w:author="Menhorn Timo" w:date="2020-05-28T10:08:00Z">
        <w:r w:rsidR="00BA47D9">
          <w:t xml:space="preserve">Test  </w:t>
        </w:r>
      </w:ins>
      <w:ins w:id="1705" w:author="Menhorn Timo" w:date="2020-05-27T11:20:00Z">
        <w:r>
          <w:t>Beispiel Login: Login eines Users</w:t>
        </w:r>
      </w:ins>
      <w:bookmarkEnd w:id="1700"/>
    </w:p>
    <w:tbl>
      <w:tblPr>
        <w:tblStyle w:val="Gitternetztabelle6farbigAkzent3"/>
        <w:tblW w:w="0" w:type="auto"/>
        <w:tblLook w:val="04A0" w:firstRow="1" w:lastRow="0" w:firstColumn="1" w:lastColumn="0" w:noHBand="0" w:noVBand="1"/>
      </w:tblPr>
      <w:tblGrid>
        <w:gridCol w:w="3020"/>
        <w:gridCol w:w="3021"/>
        <w:gridCol w:w="3021"/>
      </w:tblGrid>
      <w:tr w:rsidR="001303C1" w14:paraId="2152DAB3" w14:textId="77777777" w:rsidTr="005A26D4">
        <w:trPr>
          <w:cnfStyle w:val="100000000000" w:firstRow="1" w:lastRow="0" w:firstColumn="0" w:lastColumn="0" w:oddVBand="0" w:evenVBand="0" w:oddHBand="0" w:evenHBand="0" w:firstRowFirstColumn="0" w:firstRowLastColumn="0" w:lastRowFirstColumn="0" w:lastRowLastColumn="0"/>
          <w:ins w:id="1706" w:author="Menhorn Timo" w:date="2020-05-27T11:38:00Z"/>
        </w:trPr>
        <w:tc>
          <w:tcPr>
            <w:cnfStyle w:val="001000000000" w:firstRow="0" w:lastRow="0" w:firstColumn="1" w:lastColumn="0" w:oddVBand="0" w:evenVBand="0" w:oddHBand="0" w:evenHBand="0" w:firstRowFirstColumn="0" w:firstRowLastColumn="0" w:lastRowFirstColumn="0" w:lastRowLastColumn="0"/>
            <w:tcW w:w="3020" w:type="dxa"/>
          </w:tcPr>
          <w:p w14:paraId="1C0A629C" w14:textId="77777777" w:rsidR="001303C1" w:rsidRPr="006B12F7" w:rsidRDefault="001303C1" w:rsidP="009D2BB4">
            <w:pPr>
              <w:keepNext/>
              <w:jc w:val="both"/>
              <w:rPr>
                <w:ins w:id="1707" w:author="Menhorn Timo" w:date="2020-05-27T11:38:00Z"/>
                <w:rPrChange w:id="1708" w:author="Menhorn Timo" w:date="2020-05-27T15:57:00Z">
                  <w:rPr>
                    <w:ins w:id="1709" w:author="Menhorn Timo" w:date="2020-05-27T11:38:00Z"/>
                  </w:rPr>
                </w:rPrChange>
              </w:rPr>
            </w:pPr>
            <w:ins w:id="1710" w:author="Menhorn Timo" w:date="2020-05-27T11:38:00Z">
              <w:r w:rsidRPr="006B12F7">
                <w:rPr>
                  <w:rPrChange w:id="1711" w:author="Menhorn Timo" w:date="2020-05-27T15:57:00Z">
                    <w:rPr/>
                  </w:rPrChange>
                </w:rPr>
                <w:lastRenderedPageBreak/>
                <w:t>Beispiel Nummer</w:t>
              </w:r>
            </w:ins>
          </w:p>
        </w:tc>
        <w:tc>
          <w:tcPr>
            <w:tcW w:w="6042" w:type="dxa"/>
            <w:gridSpan w:val="2"/>
          </w:tcPr>
          <w:p w14:paraId="5575BFFB" w14:textId="11382E48" w:rsidR="001303C1" w:rsidRDefault="001303C1" w:rsidP="009D2BB4">
            <w:pPr>
              <w:keepNext/>
              <w:jc w:val="both"/>
              <w:cnfStyle w:val="100000000000" w:firstRow="1" w:lastRow="0" w:firstColumn="0" w:lastColumn="0" w:oddVBand="0" w:evenVBand="0" w:oddHBand="0" w:evenHBand="0" w:firstRowFirstColumn="0" w:firstRowLastColumn="0" w:lastRowFirstColumn="0" w:lastRowLastColumn="0"/>
              <w:rPr>
                <w:ins w:id="1712" w:author="Menhorn Timo" w:date="2020-05-27T11:38:00Z"/>
              </w:rPr>
            </w:pPr>
            <w:ins w:id="1713" w:author="Menhorn Timo" w:date="2020-05-27T11:38:00Z">
              <w:r>
                <w:t>3</w:t>
              </w:r>
            </w:ins>
          </w:p>
        </w:tc>
      </w:tr>
      <w:tr w:rsidR="001303C1" w14:paraId="4FC0FF8B" w14:textId="77777777" w:rsidTr="005A26D4">
        <w:trPr>
          <w:cnfStyle w:val="000000100000" w:firstRow="0" w:lastRow="0" w:firstColumn="0" w:lastColumn="0" w:oddVBand="0" w:evenVBand="0" w:oddHBand="1" w:evenHBand="0" w:firstRowFirstColumn="0" w:firstRowLastColumn="0" w:lastRowFirstColumn="0" w:lastRowLastColumn="0"/>
          <w:ins w:id="1714" w:author="Menhorn Timo" w:date="2020-05-27T11:38:00Z"/>
        </w:trPr>
        <w:tc>
          <w:tcPr>
            <w:cnfStyle w:val="001000000000" w:firstRow="0" w:lastRow="0" w:firstColumn="1" w:lastColumn="0" w:oddVBand="0" w:evenVBand="0" w:oddHBand="0" w:evenHBand="0" w:firstRowFirstColumn="0" w:firstRowLastColumn="0" w:lastRowFirstColumn="0" w:lastRowLastColumn="0"/>
            <w:tcW w:w="3020" w:type="dxa"/>
          </w:tcPr>
          <w:p w14:paraId="029CC8B1" w14:textId="77777777" w:rsidR="001303C1" w:rsidRPr="006B12F7" w:rsidRDefault="001303C1" w:rsidP="009D2BB4">
            <w:pPr>
              <w:keepNext/>
              <w:jc w:val="both"/>
              <w:rPr>
                <w:ins w:id="1715" w:author="Menhorn Timo" w:date="2020-05-27T11:38:00Z"/>
                <w:rPrChange w:id="1716" w:author="Menhorn Timo" w:date="2020-05-27T15:57:00Z">
                  <w:rPr>
                    <w:ins w:id="1717" w:author="Menhorn Timo" w:date="2020-05-27T11:38:00Z"/>
                  </w:rPr>
                </w:rPrChange>
              </w:rPr>
            </w:pPr>
            <w:ins w:id="1718" w:author="Menhorn Timo" w:date="2020-05-27T11:38:00Z">
              <w:r w:rsidRPr="006B12F7">
                <w:rPr>
                  <w:rPrChange w:id="1719" w:author="Menhorn Timo" w:date="2020-05-27T15:57:00Z">
                    <w:rPr/>
                  </w:rPrChange>
                </w:rPr>
                <w:t>Name</w:t>
              </w:r>
            </w:ins>
          </w:p>
        </w:tc>
        <w:tc>
          <w:tcPr>
            <w:tcW w:w="6042" w:type="dxa"/>
            <w:gridSpan w:val="2"/>
          </w:tcPr>
          <w:p w14:paraId="53CBE29A" w14:textId="3AB1A115" w:rsidR="001303C1" w:rsidRDefault="001303C1" w:rsidP="009D2BB4">
            <w:pPr>
              <w:keepNext/>
              <w:jc w:val="both"/>
              <w:cnfStyle w:val="000000100000" w:firstRow="0" w:lastRow="0" w:firstColumn="0" w:lastColumn="0" w:oddVBand="0" w:evenVBand="0" w:oddHBand="1" w:evenHBand="0" w:firstRowFirstColumn="0" w:firstRowLastColumn="0" w:lastRowFirstColumn="0" w:lastRowLastColumn="0"/>
              <w:rPr>
                <w:ins w:id="1720" w:author="Menhorn Timo" w:date="2020-05-27T11:38:00Z"/>
              </w:rPr>
            </w:pPr>
            <w:ins w:id="1721" w:author="Menhorn Timo" w:date="2020-05-27T11:38:00Z">
              <w:r>
                <w:t>Servicetests</w:t>
              </w:r>
            </w:ins>
          </w:p>
        </w:tc>
      </w:tr>
      <w:tr w:rsidR="001303C1" w14:paraId="5D58F0A7" w14:textId="77777777" w:rsidTr="005A26D4">
        <w:trPr>
          <w:ins w:id="1722" w:author="Menhorn Timo" w:date="2020-05-27T11:38:00Z"/>
        </w:trPr>
        <w:tc>
          <w:tcPr>
            <w:cnfStyle w:val="001000000000" w:firstRow="0" w:lastRow="0" w:firstColumn="1" w:lastColumn="0" w:oddVBand="0" w:evenVBand="0" w:oddHBand="0" w:evenHBand="0" w:firstRowFirstColumn="0" w:firstRowLastColumn="0" w:lastRowFirstColumn="0" w:lastRowLastColumn="0"/>
            <w:tcW w:w="3020" w:type="dxa"/>
          </w:tcPr>
          <w:p w14:paraId="3A1860EC" w14:textId="77777777" w:rsidR="001303C1" w:rsidRPr="006B12F7" w:rsidRDefault="001303C1" w:rsidP="009D2BB4">
            <w:pPr>
              <w:keepNext/>
              <w:jc w:val="both"/>
              <w:rPr>
                <w:ins w:id="1723" w:author="Menhorn Timo" w:date="2020-05-27T11:38:00Z"/>
                <w:rPrChange w:id="1724" w:author="Menhorn Timo" w:date="2020-05-27T15:57:00Z">
                  <w:rPr>
                    <w:ins w:id="1725" w:author="Menhorn Timo" w:date="2020-05-27T11:38:00Z"/>
                  </w:rPr>
                </w:rPrChange>
              </w:rPr>
            </w:pPr>
            <w:ins w:id="1726" w:author="Menhorn Timo" w:date="2020-05-27T11:38:00Z">
              <w:r w:rsidRPr="006B12F7">
                <w:rPr>
                  <w:rPrChange w:id="1727" w:author="Menhorn Timo" w:date="2020-05-27T15:57:00Z">
                    <w:rPr/>
                  </w:rPrChange>
                </w:rPr>
                <w:t>Rollen</w:t>
              </w:r>
            </w:ins>
          </w:p>
        </w:tc>
        <w:tc>
          <w:tcPr>
            <w:tcW w:w="6042" w:type="dxa"/>
            <w:gridSpan w:val="2"/>
          </w:tcPr>
          <w:p w14:paraId="544B0703" w14:textId="77777777" w:rsidR="001303C1" w:rsidRDefault="001303C1" w:rsidP="009D2BB4">
            <w:pPr>
              <w:keepNext/>
              <w:jc w:val="both"/>
              <w:cnfStyle w:val="000000000000" w:firstRow="0" w:lastRow="0" w:firstColumn="0" w:lastColumn="0" w:oddVBand="0" w:evenVBand="0" w:oddHBand="0" w:evenHBand="0" w:firstRowFirstColumn="0" w:firstRowLastColumn="0" w:lastRowFirstColumn="0" w:lastRowLastColumn="0"/>
              <w:rPr>
                <w:ins w:id="1728" w:author="Menhorn Timo" w:date="2020-05-27T11:38:00Z"/>
              </w:rPr>
            </w:pPr>
            <w:ins w:id="1729" w:author="Menhorn Timo" w:date="2020-05-27T11:38:00Z">
              <w:r>
                <w:t>Admin, Mitarbeiter, Bereichsleiter, Betriebsleitung, Erweiterte Betriebsleitung</w:t>
              </w:r>
            </w:ins>
          </w:p>
        </w:tc>
      </w:tr>
      <w:tr w:rsidR="001303C1" w14:paraId="64D2F9C5" w14:textId="77777777" w:rsidTr="005A26D4">
        <w:trPr>
          <w:cnfStyle w:val="000000100000" w:firstRow="0" w:lastRow="0" w:firstColumn="0" w:lastColumn="0" w:oddVBand="0" w:evenVBand="0" w:oddHBand="1" w:evenHBand="0" w:firstRowFirstColumn="0" w:firstRowLastColumn="0" w:lastRowFirstColumn="0" w:lastRowLastColumn="0"/>
          <w:ins w:id="1730" w:author="Menhorn Timo" w:date="2020-05-27T11:38:00Z"/>
        </w:trPr>
        <w:tc>
          <w:tcPr>
            <w:cnfStyle w:val="001000000000" w:firstRow="0" w:lastRow="0" w:firstColumn="1" w:lastColumn="0" w:oddVBand="0" w:evenVBand="0" w:oddHBand="0" w:evenHBand="0" w:firstRowFirstColumn="0" w:firstRowLastColumn="0" w:lastRowFirstColumn="0" w:lastRowLastColumn="0"/>
            <w:tcW w:w="3020" w:type="dxa"/>
          </w:tcPr>
          <w:p w14:paraId="38152C75" w14:textId="77777777" w:rsidR="001303C1" w:rsidRPr="006B12F7" w:rsidRDefault="001303C1" w:rsidP="009D2BB4">
            <w:pPr>
              <w:keepNext/>
              <w:jc w:val="both"/>
              <w:rPr>
                <w:ins w:id="1731" w:author="Menhorn Timo" w:date="2020-05-27T11:38:00Z"/>
                <w:rPrChange w:id="1732" w:author="Menhorn Timo" w:date="2020-05-27T15:57:00Z">
                  <w:rPr>
                    <w:ins w:id="1733" w:author="Menhorn Timo" w:date="2020-05-27T11:38:00Z"/>
                  </w:rPr>
                </w:rPrChange>
              </w:rPr>
            </w:pPr>
            <w:ins w:id="1734" w:author="Menhorn Timo" w:date="2020-05-27T11:38:00Z">
              <w:r w:rsidRPr="006B12F7">
                <w:rPr>
                  <w:rPrChange w:id="1735" w:author="Menhorn Timo" w:date="2020-05-27T15:57:00Z">
                    <w:rPr/>
                  </w:rPrChange>
                </w:rPr>
                <w:t>Vorgehen</w:t>
              </w:r>
            </w:ins>
          </w:p>
        </w:tc>
        <w:tc>
          <w:tcPr>
            <w:tcW w:w="3021" w:type="dxa"/>
          </w:tcPr>
          <w:p w14:paraId="1F574CAA" w14:textId="77777777" w:rsidR="001303C1" w:rsidRPr="006B12F7" w:rsidRDefault="001303C1" w:rsidP="009D2BB4">
            <w:pPr>
              <w:keepNext/>
              <w:jc w:val="both"/>
              <w:cnfStyle w:val="000000100000" w:firstRow="0" w:lastRow="0" w:firstColumn="0" w:lastColumn="0" w:oddVBand="0" w:evenVBand="0" w:oddHBand="1" w:evenHBand="0" w:firstRowFirstColumn="0" w:firstRowLastColumn="0" w:lastRowFirstColumn="0" w:lastRowLastColumn="0"/>
              <w:rPr>
                <w:ins w:id="1736" w:author="Menhorn Timo" w:date="2020-05-27T11:38:00Z"/>
                <w:b/>
                <w:bCs/>
                <w:rPrChange w:id="1737" w:author="Menhorn Timo" w:date="2020-05-27T15:57:00Z">
                  <w:rPr>
                    <w:ins w:id="1738" w:author="Menhorn Timo" w:date="2020-05-27T11:38:00Z"/>
                  </w:rPr>
                </w:rPrChange>
              </w:rPr>
            </w:pPr>
            <w:ins w:id="1739" w:author="Menhorn Timo" w:date="2020-05-27T11:38:00Z">
              <w:r w:rsidRPr="006B12F7">
                <w:rPr>
                  <w:b/>
                  <w:bCs/>
                  <w:rPrChange w:id="1740" w:author="Menhorn Timo" w:date="2020-05-27T15:57:00Z">
                    <w:rPr/>
                  </w:rPrChange>
                </w:rPr>
                <w:t>Testschritte</w:t>
              </w:r>
            </w:ins>
          </w:p>
        </w:tc>
        <w:tc>
          <w:tcPr>
            <w:tcW w:w="3021" w:type="dxa"/>
          </w:tcPr>
          <w:p w14:paraId="7324C629" w14:textId="77777777" w:rsidR="001303C1" w:rsidRPr="006B12F7" w:rsidRDefault="001303C1" w:rsidP="009D2BB4">
            <w:pPr>
              <w:keepNext/>
              <w:jc w:val="both"/>
              <w:cnfStyle w:val="000000100000" w:firstRow="0" w:lastRow="0" w:firstColumn="0" w:lastColumn="0" w:oddVBand="0" w:evenVBand="0" w:oddHBand="1" w:evenHBand="0" w:firstRowFirstColumn="0" w:firstRowLastColumn="0" w:lastRowFirstColumn="0" w:lastRowLastColumn="0"/>
              <w:rPr>
                <w:ins w:id="1741" w:author="Menhorn Timo" w:date="2020-05-27T11:38:00Z"/>
                <w:b/>
                <w:bCs/>
                <w:rPrChange w:id="1742" w:author="Menhorn Timo" w:date="2020-05-27T15:57:00Z">
                  <w:rPr>
                    <w:ins w:id="1743" w:author="Menhorn Timo" w:date="2020-05-27T11:38:00Z"/>
                  </w:rPr>
                </w:rPrChange>
              </w:rPr>
            </w:pPr>
            <w:ins w:id="1744" w:author="Menhorn Timo" w:date="2020-05-27T11:38:00Z">
              <w:r w:rsidRPr="006B12F7">
                <w:rPr>
                  <w:b/>
                  <w:bCs/>
                  <w:rPrChange w:id="1745" w:author="Menhorn Timo" w:date="2020-05-27T15:57:00Z">
                    <w:rPr/>
                  </w:rPrChange>
                </w:rPr>
                <w:t>Erwartetes Ergebnis</w:t>
              </w:r>
            </w:ins>
          </w:p>
        </w:tc>
      </w:tr>
      <w:tr w:rsidR="001303C1" w14:paraId="67E5EAAA" w14:textId="77777777" w:rsidTr="005A26D4">
        <w:trPr>
          <w:ins w:id="1746" w:author="Menhorn Timo" w:date="2020-05-27T11:38:00Z"/>
        </w:trPr>
        <w:tc>
          <w:tcPr>
            <w:cnfStyle w:val="001000000000" w:firstRow="0" w:lastRow="0" w:firstColumn="1" w:lastColumn="0" w:oddVBand="0" w:evenVBand="0" w:oddHBand="0" w:evenHBand="0" w:firstRowFirstColumn="0" w:firstRowLastColumn="0" w:lastRowFirstColumn="0" w:lastRowLastColumn="0"/>
            <w:tcW w:w="3020" w:type="dxa"/>
          </w:tcPr>
          <w:p w14:paraId="0CC4E38B" w14:textId="77777777" w:rsidR="001303C1" w:rsidRPr="006B12F7" w:rsidRDefault="001303C1" w:rsidP="009D2BB4">
            <w:pPr>
              <w:keepNext/>
              <w:jc w:val="both"/>
              <w:rPr>
                <w:ins w:id="1747" w:author="Menhorn Timo" w:date="2020-05-27T11:38:00Z"/>
                <w:rPrChange w:id="1748" w:author="Menhorn Timo" w:date="2020-05-27T15:57:00Z">
                  <w:rPr>
                    <w:ins w:id="1749" w:author="Menhorn Timo" w:date="2020-05-27T11:38:00Z"/>
                  </w:rPr>
                </w:rPrChange>
              </w:rPr>
            </w:pPr>
          </w:p>
        </w:tc>
        <w:tc>
          <w:tcPr>
            <w:tcW w:w="3021" w:type="dxa"/>
          </w:tcPr>
          <w:p w14:paraId="785A1153" w14:textId="3327F222" w:rsidR="001303C1" w:rsidRDefault="001303C1" w:rsidP="009D2BB4">
            <w:pPr>
              <w:keepNext/>
              <w:jc w:val="both"/>
              <w:cnfStyle w:val="000000000000" w:firstRow="0" w:lastRow="0" w:firstColumn="0" w:lastColumn="0" w:oddVBand="0" w:evenVBand="0" w:oddHBand="0" w:evenHBand="0" w:firstRowFirstColumn="0" w:firstRowLastColumn="0" w:lastRowFirstColumn="0" w:lastRowLastColumn="0"/>
              <w:rPr>
                <w:ins w:id="1750" w:author="Menhorn Timo" w:date="2020-05-27T11:38:00Z"/>
              </w:rPr>
            </w:pPr>
            <w:ins w:id="1751" w:author="Menhorn Timo" w:date="2020-05-27T11:38:00Z">
              <w:r>
                <w:t xml:space="preserve">Login </w:t>
              </w:r>
            </w:ins>
            <w:ins w:id="1752" w:author="Menhorn Timo" w:date="2020-05-27T11:39:00Z">
              <w:r>
                <w:t>als Admin</w:t>
              </w:r>
            </w:ins>
          </w:p>
        </w:tc>
        <w:tc>
          <w:tcPr>
            <w:tcW w:w="3021" w:type="dxa"/>
          </w:tcPr>
          <w:p w14:paraId="3257A872" w14:textId="51369C9A" w:rsidR="001303C1" w:rsidRDefault="001303C1" w:rsidP="009D2BB4">
            <w:pPr>
              <w:keepNext/>
              <w:jc w:val="both"/>
              <w:cnfStyle w:val="000000000000" w:firstRow="0" w:lastRow="0" w:firstColumn="0" w:lastColumn="0" w:oddVBand="0" w:evenVBand="0" w:oddHBand="0" w:evenHBand="0" w:firstRowFirstColumn="0" w:firstRowLastColumn="0" w:lastRowFirstColumn="0" w:lastRowLastColumn="0"/>
              <w:rPr>
                <w:ins w:id="1753" w:author="Menhorn Timo" w:date="2020-05-27T11:38:00Z"/>
              </w:rPr>
            </w:pPr>
            <w:ins w:id="1754" w:author="Menhorn Timo" w:date="2020-05-27T11:39:00Z">
              <w:r>
                <w:t>Dashboardkomponente erscheint mit Auswahl „Usermanagement“</w:t>
              </w:r>
            </w:ins>
          </w:p>
        </w:tc>
      </w:tr>
      <w:tr w:rsidR="001303C1" w14:paraId="7DD68ACC" w14:textId="77777777" w:rsidTr="005A26D4">
        <w:trPr>
          <w:cnfStyle w:val="000000100000" w:firstRow="0" w:lastRow="0" w:firstColumn="0" w:lastColumn="0" w:oddVBand="0" w:evenVBand="0" w:oddHBand="1" w:evenHBand="0" w:firstRowFirstColumn="0" w:firstRowLastColumn="0" w:lastRowFirstColumn="0" w:lastRowLastColumn="0"/>
          <w:ins w:id="1755" w:author="Menhorn Timo" w:date="2020-05-27T11:39:00Z"/>
        </w:trPr>
        <w:tc>
          <w:tcPr>
            <w:cnfStyle w:val="001000000000" w:firstRow="0" w:lastRow="0" w:firstColumn="1" w:lastColumn="0" w:oddVBand="0" w:evenVBand="0" w:oddHBand="0" w:evenHBand="0" w:firstRowFirstColumn="0" w:firstRowLastColumn="0" w:lastRowFirstColumn="0" w:lastRowLastColumn="0"/>
            <w:tcW w:w="3020" w:type="dxa"/>
          </w:tcPr>
          <w:p w14:paraId="78CBF126" w14:textId="77777777" w:rsidR="001303C1" w:rsidRPr="006B12F7" w:rsidRDefault="001303C1" w:rsidP="009D2BB4">
            <w:pPr>
              <w:keepNext/>
              <w:jc w:val="both"/>
              <w:rPr>
                <w:ins w:id="1756" w:author="Menhorn Timo" w:date="2020-05-27T11:39:00Z"/>
                <w:rPrChange w:id="1757" w:author="Menhorn Timo" w:date="2020-05-27T15:57:00Z">
                  <w:rPr>
                    <w:ins w:id="1758" w:author="Menhorn Timo" w:date="2020-05-27T11:39:00Z"/>
                  </w:rPr>
                </w:rPrChange>
              </w:rPr>
            </w:pPr>
          </w:p>
        </w:tc>
        <w:tc>
          <w:tcPr>
            <w:tcW w:w="3021" w:type="dxa"/>
          </w:tcPr>
          <w:p w14:paraId="42EF4620" w14:textId="21718747" w:rsidR="001303C1" w:rsidRDefault="001303C1" w:rsidP="009D2BB4">
            <w:pPr>
              <w:keepNext/>
              <w:jc w:val="both"/>
              <w:cnfStyle w:val="000000100000" w:firstRow="0" w:lastRow="0" w:firstColumn="0" w:lastColumn="0" w:oddVBand="0" w:evenVBand="0" w:oddHBand="1" w:evenHBand="0" w:firstRowFirstColumn="0" w:firstRowLastColumn="0" w:lastRowFirstColumn="0" w:lastRowLastColumn="0"/>
              <w:rPr>
                <w:ins w:id="1759" w:author="Menhorn Timo" w:date="2020-05-27T11:39:00Z"/>
              </w:rPr>
            </w:pPr>
            <w:ins w:id="1760" w:author="Menhorn Timo" w:date="2020-05-27T11:39:00Z">
              <w:r>
                <w:t xml:space="preserve">Login </w:t>
              </w:r>
            </w:ins>
            <w:ins w:id="1761" w:author="Menhorn Timo" w:date="2020-05-27T11:40:00Z">
              <w:r>
                <w:t>als Standarduser</w:t>
              </w:r>
            </w:ins>
          </w:p>
        </w:tc>
        <w:tc>
          <w:tcPr>
            <w:tcW w:w="3021" w:type="dxa"/>
          </w:tcPr>
          <w:p w14:paraId="70621542" w14:textId="6F1DF434" w:rsidR="001303C1" w:rsidRDefault="001303C1" w:rsidP="009D2BB4">
            <w:pPr>
              <w:keepNext/>
              <w:jc w:val="both"/>
              <w:cnfStyle w:val="000000100000" w:firstRow="0" w:lastRow="0" w:firstColumn="0" w:lastColumn="0" w:oddVBand="0" w:evenVBand="0" w:oddHBand="1" w:evenHBand="0" w:firstRowFirstColumn="0" w:firstRowLastColumn="0" w:lastRowFirstColumn="0" w:lastRowLastColumn="0"/>
              <w:rPr>
                <w:ins w:id="1762" w:author="Menhorn Timo" w:date="2020-05-27T11:39:00Z"/>
              </w:rPr>
            </w:pPr>
            <w:ins w:id="1763" w:author="Menhorn Timo" w:date="2020-05-27T11:40:00Z">
              <w:r>
                <w:t>Dashbaordkomponente erscheint ohne Auswahl „Usermanagement“</w:t>
              </w:r>
            </w:ins>
          </w:p>
        </w:tc>
      </w:tr>
    </w:tbl>
    <w:p w14:paraId="3BD2AB82" w14:textId="2B78DC3A" w:rsidR="001303C1" w:rsidRDefault="001303C1">
      <w:pPr>
        <w:rPr>
          <w:ins w:id="1764" w:author="Menhorn Timo" w:date="2020-05-28T08:54:00Z"/>
        </w:rPr>
      </w:pPr>
    </w:p>
    <w:p w14:paraId="2231D874" w14:textId="77777777" w:rsidR="000224DB" w:rsidRDefault="000224DB" w:rsidP="000224DB">
      <w:pPr>
        <w:keepNext/>
        <w:jc w:val="both"/>
        <w:rPr>
          <w:ins w:id="1765" w:author="Menhorn Timo" w:date="2020-05-28T08:54:00Z"/>
        </w:rPr>
      </w:pPr>
      <w:ins w:id="1766" w:author="Menhorn Timo" w:date="2020-05-28T08:54:00Z">
        <w:r>
          <w:rPr>
            <w:noProof/>
          </w:rPr>
          <w:drawing>
            <wp:inline distT="0" distB="0" distL="0" distR="0" wp14:anchorId="4A04B10F" wp14:editId="310965C4">
              <wp:extent cx="5760720" cy="104140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41400"/>
                      </a:xfrm>
                      <a:prstGeom prst="rect">
                        <a:avLst/>
                      </a:prstGeom>
                    </pic:spPr>
                  </pic:pic>
                </a:graphicData>
              </a:graphic>
            </wp:inline>
          </w:drawing>
        </w:r>
      </w:ins>
    </w:p>
    <w:p w14:paraId="6D498E4A" w14:textId="482E3CCE" w:rsidR="000224DB" w:rsidRDefault="000224DB" w:rsidP="000224DB">
      <w:pPr>
        <w:pStyle w:val="Beschriftung"/>
        <w:jc w:val="both"/>
        <w:rPr>
          <w:ins w:id="1767" w:author="Menhorn Timo" w:date="2020-05-28T08:54:00Z"/>
          <w:rFonts w:cstheme="minorHAnsi"/>
        </w:rPr>
      </w:pPr>
      <w:bookmarkStart w:id="1768" w:name="_Toc41553020"/>
      <w:ins w:id="1769" w:author="Menhorn Timo" w:date="2020-05-28T08:54:00Z">
        <w:r>
          <w:t xml:space="preserve">Abbildung </w:t>
        </w:r>
        <w:r>
          <w:fldChar w:fldCharType="begin"/>
        </w:r>
        <w:r>
          <w:instrText xml:space="preserve"> SEQ Abbildung \* ARABIC </w:instrText>
        </w:r>
        <w:r>
          <w:fldChar w:fldCharType="separate"/>
        </w:r>
      </w:ins>
      <w:ins w:id="1770" w:author="Menhorn Timo" w:date="2020-05-28T10:15:00Z">
        <w:r w:rsidR="00687C15">
          <w:rPr>
            <w:noProof/>
          </w:rPr>
          <w:t>3</w:t>
        </w:r>
      </w:ins>
      <w:ins w:id="1771" w:author="Menhorn Timo" w:date="2020-05-28T08:54:00Z">
        <w:r>
          <w:fldChar w:fldCharType="end"/>
        </w:r>
        <w:r>
          <w:t xml:space="preserve">: </w:t>
        </w:r>
      </w:ins>
      <w:ins w:id="1772" w:author="Menhorn Timo" w:date="2020-05-28T10:09:00Z">
        <w:r w:rsidR="00BA47D9">
          <w:t xml:space="preserve">Test </w:t>
        </w:r>
      </w:ins>
      <w:ins w:id="1773" w:author="Menhorn Timo" w:date="2020-05-28T08:54:00Z">
        <w:r>
          <w:t>Beispiel</w:t>
        </w:r>
      </w:ins>
      <w:ins w:id="1774" w:author="Menhorn Timo" w:date="2020-05-28T10:08:00Z">
        <w:r w:rsidR="00BA47D9">
          <w:t xml:space="preserve"> </w:t>
        </w:r>
      </w:ins>
      <w:ins w:id="1775" w:author="Menhorn Timo" w:date="2020-05-28T08:54:00Z">
        <w:r>
          <w:t>Login: Initialisieren der FormControls</w:t>
        </w:r>
        <w:bookmarkEnd w:id="1768"/>
      </w:ins>
    </w:p>
    <w:tbl>
      <w:tblPr>
        <w:tblStyle w:val="Gitternetztabelle6farbigAkzent3"/>
        <w:tblW w:w="0" w:type="auto"/>
        <w:tblLook w:val="04A0" w:firstRow="1" w:lastRow="0" w:firstColumn="1" w:lastColumn="0" w:noHBand="0" w:noVBand="1"/>
      </w:tblPr>
      <w:tblGrid>
        <w:gridCol w:w="3020"/>
        <w:gridCol w:w="3021"/>
        <w:gridCol w:w="3021"/>
      </w:tblGrid>
      <w:tr w:rsidR="000224DB" w14:paraId="2E2C2162" w14:textId="77777777" w:rsidTr="005A26D4">
        <w:trPr>
          <w:cnfStyle w:val="100000000000" w:firstRow="1" w:lastRow="0" w:firstColumn="0" w:lastColumn="0" w:oddVBand="0" w:evenVBand="0" w:oddHBand="0" w:evenHBand="0" w:firstRowFirstColumn="0" w:firstRowLastColumn="0" w:lastRowFirstColumn="0" w:lastRowLastColumn="0"/>
          <w:ins w:id="1776" w:author="Menhorn Timo" w:date="2020-05-28T08:54:00Z"/>
        </w:trPr>
        <w:tc>
          <w:tcPr>
            <w:cnfStyle w:val="001000000000" w:firstRow="0" w:lastRow="0" w:firstColumn="1" w:lastColumn="0" w:oddVBand="0" w:evenVBand="0" w:oddHBand="0" w:evenHBand="0" w:firstRowFirstColumn="0" w:firstRowLastColumn="0" w:lastRowFirstColumn="0" w:lastRowLastColumn="0"/>
            <w:tcW w:w="3020" w:type="dxa"/>
          </w:tcPr>
          <w:p w14:paraId="39E496E8" w14:textId="77777777" w:rsidR="000224DB" w:rsidRPr="005A26D4" w:rsidRDefault="000224DB" w:rsidP="00F66773">
            <w:pPr>
              <w:keepNext/>
              <w:jc w:val="both"/>
              <w:rPr>
                <w:ins w:id="1777" w:author="Menhorn Timo" w:date="2020-05-28T08:54:00Z"/>
              </w:rPr>
            </w:pPr>
            <w:ins w:id="1778" w:author="Menhorn Timo" w:date="2020-05-28T08:54:00Z">
              <w:r w:rsidRPr="005A26D4">
                <w:t>Beispiel Nummer</w:t>
              </w:r>
            </w:ins>
          </w:p>
        </w:tc>
        <w:tc>
          <w:tcPr>
            <w:tcW w:w="6042" w:type="dxa"/>
            <w:gridSpan w:val="2"/>
          </w:tcPr>
          <w:p w14:paraId="117E1D06" w14:textId="060399BF" w:rsidR="000224DB" w:rsidRDefault="000224DB" w:rsidP="00F66773">
            <w:pPr>
              <w:keepNext/>
              <w:jc w:val="both"/>
              <w:cnfStyle w:val="100000000000" w:firstRow="1" w:lastRow="0" w:firstColumn="0" w:lastColumn="0" w:oddVBand="0" w:evenVBand="0" w:oddHBand="0" w:evenHBand="0" w:firstRowFirstColumn="0" w:firstRowLastColumn="0" w:lastRowFirstColumn="0" w:lastRowLastColumn="0"/>
              <w:rPr>
                <w:ins w:id="1779" w:author="Menhorn Timo" w:date="2020-05-28T08:54:00Z"/>
              </w:rPr>
            </w:pPr>
            <w:ins w:id="1780" w:author="Menhorn Timo" w:date="2020-05-28T08:54:00Z">
              <w:r>
                <w:t>4</w:t>
              </w:r>
            </w:ins>
          </w:p>
        </w:tc>
      </w:tr>
      <w:tr w:rsidR="000224DB" w14:paraId="7083D56F" w14:textId="77777777" w:rsidTr="005A26D4">
        <w:trPr>
          <w:cnfStyle w:val="000000100000" w:firstRow="0" w:lastRow="0" w:firstColumn="0" w:lastColumn="0" w:oddVBand="0" w:evenVBand="0" w:oddHBand="1" w:evenHBand="0" w:firstRowFirstColumn="0" w:firstRowLastColumn="0" w:lastRowFirstColumn="0" w:lastRowLastColumn="0"/>
          <w:ins w:id="1781" w:author="Menhorn Timo" w:date="2020-05-28T08:54:00Z"/>
        </w:trPr>
        <w:tc>
          <w:tcPr>
            <w:cnfStyle w:val="001000000000" w:firstRow="0" w:lastRow="0" w:firstColumn="1" w:lastColumn="0" w:oddVBand="0" w:evenVBand="0" w:oddHBand="0" w:evenHBand="0" w:firstRowFirstColumn="0" w:firstRowLastColumn="0" w:lastRowFirstColumn="0" w:lastRowLastColumn="0"/>
            <w:tcW w:w="3020" w:type="dxa"/>
          </w:tcPr>
          <w:p w14:paraId="6E097AE6" w14:textId="77777777" w:rsidR="000224DB" w:rsidRPr="005A26D4" w:rsidRDefault="000224DB" w:rsidP="00F66773">
            <w:pPr>
              <w:keepNext/>
              <w:jc w:val="both"/>
              <w:rPr>
                <w:ins w:id="1782" w:author="Menhorn Timo" w:date="2020-05-28T08:54:00Z"/>
              </w:rPr>
            </w:pPr>
            <w:ins w:id="1783" w:author="Menhorn Timo" w:date="2020-05-28T08:54:00Z">
              <w:r w:rsidRPr="005A26D4">
                <w:t>Name</w:t>
              </w:r>
            </w:ins>
          </w:p>
        </w:tc>
        <w:tc>
          <w:tcPr>
            <w:tcW w:w="6042" w:type="dxa"/>
            <w:gridSpan w:val="2"/>
          </w:tcPr>
          <w:p w14:paraId="7CBCC2A3" w14:textId="77777777" w:rsidR="000224DB" w:rsidRDefault="000224DB" w:rsidP="00F66773">
            <w:pPr>
              <w:keepNext/>
              <w:jc w:val="both"/>
              <w:cnfStyle w:val="000000100000" w:firstRow="0" w:lastRow="0" w:firstColumn="0" w:lastColumn="0" w:oddVBand="0" w:evenVBand="0" w:oddHBand="1" w:evenHBand="0" w:firstRowFirstColumn="0" w:firstRowLastColumn="0" w:lastRowFirstColumn="0" w:lastRowLastColumn="0"/>
              <w:rPr>
                <w:ins w:id="1784" w:author="Menhorn Timo" w:date="2020-05-28T08:54:00Z"/>
              </w:rPr>
            </w:pPr>
            <w:ins w:id="1785" w:author="Menhorn Timo" w:date="2020-05-28T08:54:00Z">
              <w:r>
                <w:t>Initialisation der Form Controls</w:t>
              </w:r>
            </w:ins>
          </w:p>
        </w:tc>
      </w:tr>
      <w:tr w:rsidR="000224DB" w14:paraId="2D7B71CA" w14:textId="77777777" w:rsidTr="005A26D4">
        <w:trPr>
          <w:ins w:id="1786" w:author="Menhorn Timo" w:date="2020-05-28T08:54:00Z"/>
        </w:trPr>
        <w:tc>
          <w:tcPr>
            <w:cnfStyle w:val="001000000000" w:firstRow="0" w:lastRow="0" w:firstColumn="1" w:lastColumn="0" w:oddVBand="0" w:evenVBand="0" w:oddHBand="0" w:evenHBand="0" w:firstRowFirstColumn="0" w:firstRowLastColumn="0" w:lastRowFirstColumn="0" w:lastRowLastColumn="0"/>
            <w:tcW w:w="3020" w:type="dxa"/>
          </w:tcPr>
          <w:p w14:paraId="0C9FE4A9" w14:textId="77777777" w:rsidR="000224DB" w:rsidRPr="005A26D4" w:rsidRDefault="000224DB" w:rsidP="00F66773">
            <w:pPr>
              <w:keepNext/>
              <w:jc w:val="both"/>
              <w:rPr>
                <w:ins w:id="1787" w:author="Menhorn Timo" w:date="2020-05-28T08:54:00Z"/>
              </w:rPr>
            </w:pPr>
            <w:ins w:id="1788" w:author="Menhorn Timo" w:date="2020-05-28T08:54:00Z">
              <w:r w:rsidRPr="005A26D4">
                <w:t>Rollen</w:t>
              </w:r>
            </w:ins>
          </w:p>
        </w:tc>
        <w:tc>
          <w:tcPr>
            <w:tcW w:w="6042" w:type="dxa"/>
            <w:gridSpan w:val="2"/>
          </w:tcPr>
          <w:p w14:paraId="6D13D912" w14:textId="0D63616A"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rPr>
                <w:ins w:id="1789" w:author="Menhorn Timo" w:date="2020-05-28T08:54:00Z"/>
              </w:rPr>
            </w:pPr>
            <w:ins w:id="1790" w:author="Menhorn Timo" w:date="2020-05-28T08:55:00Z">
              <w:r>
                <w:t>Mitarbeiter</w:t>
              </w:r>
            </w:ins>
          </w:p>
        </w:tc>
      </w:tr>
      <w:tr w:rsidR="000224DB" w14:paraId="0D1373D9" w14:textId="77777777" w:rsidTr="005A26D4">
        <w:trPr>
          <w:cnfStyle w:val="000000100000" w:firstRow="0" w:lastRow="0" w:firstColumn="0" w:lastColumn="0" w:oddVBand="0" w:evenVBand="0" w:oddHBand="1" w:evenHBand="0" w:firstRowFirstColumn="0" w:firstRowLastColumn="0" w:lastRowFirstColumn="0" w:lastRowLastColumn="0"/>
          <w:ins w:id="1791" w:author="Menhorn Timo" w:date="2020-05-28T08:54:00Z"/>
        </w:trPr>
        <w:tc>
          <w:tcPr>
            <w:cnfStyle w:val="001000000000" w:firstRow="0" w:lastRow="0" w:firstColumn="1" w:lastColumn="0" w:oddVBand="0" w:evenVBand="0" w:oddHBand="0" w:evenHBand="0" w:firstRowFirstColumn="0" w:firstRowLastColumn="0" w:lastRowFirstColumn="0" w:lastRowLastColumn="0"/>
            <w:tcW w:w="3020" w:type="dxa"/>
          </w:tcPr>
          <w:p w14:paraId="73C91BBC" w14:textId="77777777" w:rsidR="000224DB" w:rsidRPr="005A26D4" w:rsidRDefault="000224DB" w:rsidP="00F66773">
            <w:pPr>
              <w:keepNext/>
              <w:jc w:val="both"/>
              <w:rPr>
                <w:ins w:id="1792" w:author="Menhorn Timo" w:date="2020-05-28T08:54:00Z"/>
              </w:rPr>
            </w:pPr>
            <w:ins w:id="1793" w:author="Menhorn Timo" w:date="2020-05-28T08:54:00Z">
              <w:r w:rsidRPr="005A26D4">
                <w:t>Vorgehen</w:t>
              </w:r>
            </w:ins>
          </w:p>
        </w:tc>
        <w:tc>
          <w:tcPr>
            <w:tcW w:w="3021" w:type="dxa"/>
          </w:tcPr>
          <w:p w14:paraId="0539F4D6"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ins w:id="1794" w:author="Menhorn Timo" w:date="2020-05-28T08:54:00Z"/>
                <w:b/>
                <w:bCs/>
              </w:rPr>
            </w:pPr>
            <w:ins w:id="1795" w:author="Menhorn Timo" w:date="2020-05-28T08:54:00Z">
              <w:r w:rsidRPr="003E7716">
                <w:rPr>
                  <w:b/>
                  <w:bCs/>
                </w:rPr>
                <w:t>Testschritte</w:t>
              </w:r>
            </w:ins>
          </w:p>
        </w:tc>
        <w:tc>
          <w:tcPr>
            <w:tcW w:w="3021" w:type="dxa"/>
          </w:tcPr>
          <w:p w14:paraId="1B725AD6"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ins w:id="1796" w:author="Menhorn Timo" w:date="2020-05-28T08:54:00Z"/>
                <w:b/>
                <w:bCs/>
              </w:rPr>
            </w:pPr>
            <w:ins w:id="1797" w:author="Menhorn Timo" w:date="2020-05-28T08:54:00Z">
              <w:r w:rsidRPr="003E7716">
                <w:rPr>
                  <w:b/>
                  <w:bCs/>
                </w:rPr>
                <w:t>Erwartetes Ergebnis</w:t>
              </w:r>
            </w:ins>
          </w:p>
        </w:tc>
      </w:tr>
      <w:tr w:rsidR="000224DB" w14:paraId="3AEA4FD0" w14:textId="77777777" w:rsidTr="005A26D4">
        <w:trPr>
          <w:ins w:id="1798" w:author="Menhorn Timo" w:date="2020-05-28T08:54:00Z"/>
        </w:trPr>
        <w:tc>
          <w:tcPr>
            <w:cnfStyle w:val="001000000000" w:firstRow="0" w:lastRow="0" w:firstColumn="1" w:lastColumn="0" w:oddVBand="0" w:evenVBand="0" w:oddHBand="0" w:evenHBand="0" w:firstRowFirstColumn="0" w:firstRowLastColumn="0" w:lastRowFirstColumn="0" w:lastRowLastColumn="0"/>
            <w:tcW w:w="3020" w:type="dxa"/>
          </w:tcPr>
          <w:p w14:paraId="3E5016D6" w14:textId="77777777" w:rsidR="000224DB" w:rsidRPr="005A26D4" w:rsidRDefault="000224DB" w:rsidP="00F66773">
            <w:pPr>
              <w:keepNext/>
              <w:jc w:val="both"/>
              <w:rPr>
                <w:ins w:id="1799" w:author="Menhorn Timo" w:date="2020-05-28T08:54:00Z"/>
              </w:rPr>
            </w:pPr>
          </w:p>
        </w:tc>
        <w:tc>
          <w:tcPr>
            <w:tcW w:w="3021" w:type="dxa"/>
          </w:tcPr>
          <w:p w14:paraId="2188E2C4"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rPr>
                <w:ins w:id="1800" w:author="Menhorn Timo" w:date="2020-05-28T08:54:00Z"/>
              </w:rPr>
            </w:pPr>
            <w:ins w:id="1801" w:author="Menhorn Timo" w:date="2020-05-28T08:54:00Z">
              <w:r>
                <w:t>Funktion zum Anlegen der Form Controls</w:t>
              </w:r>
            </w:ins>
          </w:p>
        </w:tc>
        <w:tc>
          <w:tcPr>
            <w:tcW w:w="3021" w:type="dxa"/>
          </w:tcPr>
          <w:p w14:paraId="1B703692"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rPr>
                <w:ins w:id="1802" w:author="Menhorn Timo" w:date="2020-05-28T08:54:00Z"/>
              </w:rPr>
            </w:pPr>
            <w:ins w:id="1803" w:author="Menhorn Timo" w:date="2020-05-28T08:54:00Z">
              <w:r>
                <w:t>FormControls werden in der erwarteten Reihenfolge vollständig angelegt</w:t>
              </w:r>
            </w:ins>
          </w:p>
        </w:tc>
      </w:tr>
    </w:tbl>
    <w:p w14:paraId="56A56573" w14:textId="389CD874" w:rsidR="000224DB" w:rsidRDefault="000224DB">
      <w:pPr>
        <w:rPr>
          <w:ins w:id="1804" w:author="Menhorn Timo" w:date="2020-05-28T08:55:00Z"/>
        </w:rPr>
      </w:pPr>
    </w:p>
    <w:p w14:paraId="1257531F" w14:textId="77777777" w:rsidR="000224DB" w:rsidRDefault="000224DB" w:rsidP="000224DB">
      <w:pPr>
        <w:keepNext/>
        <w:rPr>
          <w:ins w:id="1805" w:author="Menhorn Timo" w:date="2020-05-28T08:57:00Z"/>
        </w:rPr>
        <w:pPrChange w:id="1806" w:author="Menhorn Timo" w:date="2020-05-28T08:57:00Z">
          <w:pPr/>
        </w:pPrChange>
      </w:pPr>
      <w:ins w:id="1807" w:author="Menhorn Timo" w:date="2020-05-28T08:56:00Z">
        <w:r>
          <w:rPr>
            <w:noProof/>
          </w:rPr>
          <w:drawing>
            <wp:inline distT="0" distB="0" distL="0" distR="0" wp14:anchorId="4CDAC88F" wp14:editId="6932BAFF">
              <wp:extent cx="5741582" cy="1002688"/>
              <wp:effectExtent l="0" t="0" r="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2337" cy="1034254"/>
                      </a:xfrm>
                      <a:prstGeom prst="rect">
                        <a:avLst/>
                      </a:prstGeom>
                    </pic:spPr>
                  </pic:pic>
                </a:graphicData>
              </a:graphic>
            </wp:inline>
          </w:drawing>
        </w:r>
      </w:ins>
    </w:p>
    <w:p w14:paraId="7428B5C6" w14:textId="0D14B619" w:rsidR="000224DB" w:rsidRDefault="000224DB" w:rsidP="000224DB">
      <w:pPr>
        <w:pStyle w:val="Beschriftung"/>
        <w:rPr>
          <w:ins w:id="1808" w:author="Menhorn Timo" w:date="2020-05-28T08:57:00Z"/>
        </w:rPr>
      </w:pPr>
      <w:bookmarkStart w:id="1809" w:name="_Toc41553021"/>
      <w:ins w:id="1810" w:author="Menhorn Timo" w:date="2020-05-28T08:57:00Z">
        <w:r>
          <w:t xml:space="preserve">Abbildung </w:t>
        </w:r>
        <w:r>
          <w:fldChar w:fldCharType="begin"/>
        </w:r>
        <w:r>
          <w:instrText xml:space="preserve"> SEQ Abbildung \* ARABIC </w:instrText>
        </w:r>
      </w:ins>
      <w:r>
        <w:fldChar w:fldCharType="separate"/>
      </w:r>
      <w:ins w:id="1811" w:author="Menhorn Timo" w:date="2020-05-28T10:15:00Z">
        <w:r w:rsidR="00687C15">
          <w:rPr>
            <w:noProof/>
          </w:rPr>
          <w:t>4</w:t>
        </w:r>
      </w:ins>
      <w:ins w:id="1812" w:author="Menhorn Timo" w:date="2020-05-28T08:57:00Z">
        <w:r>
          <w:fldChar w:fldCharType="end"/>
        </w:r>
        <w:r>
          <w:t xml:space="preserve">: </w:t>
        </w:r>
      </w:ins>
      <w:ins w:id="1813" w:author="Menhorn Timo" w:date="2020-05-28T10:09:00Z">
        <w:r w:rsidR="00BA47D9">
          <w:t xml:space="preserve">Test </w:t>
        </w:r>
      </w:ins>
      <w:ins w:id="1814" w:author="Menhorn Timo" w:date="2020-05-28T08:57:00Z">
        <w:r>
          <w:t>Beispiel</w:t>
        </w:r>
      </w:ins>
      <w:ins w:id="1815" w:author="Menhorn Timo" w:date="2020-05-28T10:08:00Z">
        <w:r w:rsidR="00BA47D9">
          <w:t xml:space="preserve"> </w:t>
        </w:r>
      </w:ins>
      <w:ins w:id="1816" w:author="Menhorn Timo" w:date="2020-05-28T08:57:00Z">
        <w:r>
          <w:t>Create: Initialisieren der FormControls</w:t>
        </w:r>
        <w:bookmarkEnd w:id="1809"/>
      </w:ins>
    </w:p>
    <w:tbl>
      <w:tblPr>
        <w:tblStyle w:val="Gitternetztabelle6farbigAkzent3"/>
        <w:tblW w:w="0" w:type="auto"/>
        <w:tblLook w:val="04A0" w:firstRow="1" w:lastRow="0" w:firstColumn="1" w:lastColumn="0" w:noHBand="0" w:noVBand="1"/>
      </w:tblPr>
      <w:tblGrid>
        <w:gridCol w:w="3020"/>
        <w:gridCol w:w="3021"/>
        <w:gridCol w:w="3021"/>
      </w:tblGrid>
      <w:tr w:rsidR="000224DB" w14:paraId="7BE18169" w14:textId="77777777" w:rsidTr="005A26D4">
        <w:trPr>
          <w:cnfStyle w:val="100000000000" w:firstRow="1" w:lastRow="0" w:firstColumn="0" w:lastColumn="0" w:oddVBand="0" w:evenVBand="0" w:oddHBand="0" w:evenHBand="0" w:firstRowFirstColumn="0" w:firstRowLastColumn="0" w:lastRowFirstColumn="0" w:lastRowLastColumn="0"/>
          <w:ins w:id="1817" w:author="Menhorn Timo" w:date="2020-05-28T08:57:00Z"/>
        </w:trPr>
        <w:tc>
          <w:tcPr>
            <w:cnfStyle w:val="001000000000" w:firstRow="0" w:lastRow="0" w:firstColumn="1" w:lastColumn="0" w:oddVBand="0" w:evenVBand="0" w:oddHBand="0" w:evenHBand="0" w:firstRowFirstColumn="0" w:firstRowLastColumn="0" w:lastRowFirstColumn="0" w:lastRowLastColumn="0"/>
            <w:tcW w:w="3020" w:type="dxa"/>
          </w:tcPr>
          <w:p w14:paraId="3E2BCBB4" w14:textId="77777777" w:rsidR="000224DB" w:rsidRPr="005A26D4" w:rsidRDefault="000224DB" w:rsidP="00F66773">
            <w:pPr>
              <w:keepNext/>
              <w:jc w:val="both"/>
              <w:rPr>
                <w:ins w:id="1818" w:author="Menhorn Timo" w:date="2020-05-28T08:57:00Z"/>
              </w:rPr>
            </w:pPr>
            <w:ins w:id="1819" w:author="Menhorn Timo" w:date="2020-05-28T08:57:00Z">
              <w:r w:rsidRPr="005A26D4">
                <w:t>Beispiel Nummer</w:t>
              </w:r>
            </w:ins>
          </w:p>
        </w:tc>
        <w:tc>
          <w:tcPr>
            <w:tcW w:w="6042" w:type="dxa"/>
            <w:gridSpan w:val="2"/>
          </w:tcPr>
          <w:p w14:paraId="31329095" w14:textId="77777777" w:rsidR="000224DB" w:rsidRDefault="000224DB" w:rsidP="00F66773">
            <w:pPr>
              <w:keepNext/>
              <w:jc w:val="both"/>
              <w:cnfStyle w:val="100000000000" w:firstRow="1" w:lastRow="0" w:firstColumn="0" w:lastColumn="0" w:oddVBand="0" w:evenVBand="0" w:oddHBand="0" w:evenHBand="0" w:firstRowFirstColumn="0" w:firstRowLastColumn="0" w:lastRowFirstColumn="0" w:lastRowLastColumn="0"/>
              <w:rPr>
                <w:ins w:id="1820" w:author="Menhorn Timo" w:date="2020-05-28T08:57:00Z"/>
              </w:rPr>
            </w:pPr>
            <w:ins w:id="1821" w:author="Menhorn Timo" w:date="2020-05-28T08:57:00Z">
              <w:r>
                <w:t>4</w:t>
              </w:r>
            </w:ins>
          </w:p>
        </w:tc>
      </w:tr>
      <w:tr w:rsidR="000224DB" w14:paraId="771CDAC5" w14:textId="77777777" w:rsidTr="005A26D4">
        <w:trPr>
          <w:cnfStyle w:val="000000100000" w:firstRow="0" w:lastRow="0" w:firstColumn="0" w:lastColumn="0" w:oddVBand="0" w:evenVBand="0" w:oddHBand="1" w:evenHBand="0" w:firstRowFirstColumn="0" w:firstRowLastColumn="0" w:lastRowFirstColumn="0" w:lastRowLastColumn="0"/>
          <w:ins w:id="1822" w:author="Menhorn Timo" w:date="2020-05-28T08:57:00Z"/>
        </w:trPr>
        <w:tc>
          <w:tcPr>
            <w:cnfStyle w:val="001000000000" w:firstRow="0" w:lastRow="0" w:firstColumn="1" w:lastColumn="0" w:oddVBand="0" w:evenVBand="0" w:oddHBand="0" w:evenHBand="0" w:firstRowFirstColumn="0" w:firstRowLastColumn="0" w:lastRowFirstColumn="0" w:lastRowLastColumn="0"/>
            <w:tcW w:w="3020" w:type="dxa"/>
          </w:tcPr>
          <w:p w14:paraId="152E9ED2" w14:textId="77777777" w:rsidR="000224DB" w:rsidRPr="005A26D4" w:rsidRDefault="000224DB" w:rsidP="00F66773">
            <w:pPr>
              <w:keepNext/>
              <w:jc w:val="both"/>
              <w:rPr>
                <w:ins w:id="1823" w:author="Menhorn Timo" w:date="2020-05-28T08:57:00Z"/>
              </w:rPr>
            </w:pPr>
            <w:ins w:id="1824" w:author="Menhorn Timo" w:date="2020-05-28T08:57:00Z">
              <w:r w:rsidRPr="005A26D4">
                <w:t>Name</w:t>
              </w:r>
            </w:ins>
          </w:p>
        </w:tc>
        <w:tc>
          <w:tcPr>
            <w:tcW w:w="6042" w:type="dxa"/>
            <w:gridSpan w:val="2"/>
          </w:tcPr>
          <w:p w14:paraId="388F9390" w14:textId="77777777" w:rsidR="000224DB" w:rsidRDefault="000224DB" w:rsidP="00F66773">
            <w:pPr>
              <w:keepNext/>
              <w:jc w:val="both"/>
              <w:cnfStyle w:val="000000100000" w:firstRow="0" w:lastRow="0" w:firstColumn="0" w:lastColumn="0" w:oddVBand="0" w:evenVBand="0" w:oddHBand="1" w:evenHBand="0" w:firstRowFirstColumn="0" w:firstRowLastColumn="0" w:lastRowFirstColumn="0" w:lastRowLastColumn="0"/>
              <w:rPr>
                <w:ins w:id="1825" w:author="Menhorn Timo" w:date="2020-05-28T08:57:00Z"/>
              </w:rPr>
            </w:pPr>
            <w:ins w:id="1826" w:author="Menhorn Timo" w:date="2020-05-28T08:57:00Z">
              <w:r>
                <w:t>Initialisation der Form Controls</w:t>
              </w:r>
            </w:ins>
          </w:p>
        </w:tc>
      </w:tr>
      <w:tr w:rsidR="000224DB" w14:paraId="2AC73C71" w14:textId="77777777" w:rsidTr="005A26D4">
        <w:trPr>
          <w:ins w:id="1827" w:author="Menhorn Timo" w:date="2020-05-28T08:57:00Z"/>
        </w:trPr>
        <w:tc>
          <w:tcPr>
            <w:cnfStyle w:val="001000000000" w:firstRow="0" w:lastRow="0" w:firstColumn="1" w:lastColumn="0" w:oddVBand="0" w:evenVBand="0" w:oddHBand="0" w:evenHBand="0" w:firstRowFirstColumn="0" w:firstRowLastColumn="0" w:lastRowFirstColumn="0" w:lastRowLastColumn="0"/>
            <w:tcW w:w="3020" w:type="dxa"/>
          </w:tcPr>
          <w:p w14:paraId="2901A124" w14:textId="77777777" w:rsidR="000224DB" w:rsidRPr="005A26D4" w:rsidRDefault="000224DB" w:rsidP="00F66773">
            <w:pPr>
              <w:keepNext/>
              <w:jc w:val="both"/>
              <w:rPr>
                <w:ins w:id="1828" w:author="Menhorn Timo" w:date="2020-05-28T08:57:00Z"/>
              </w:rPr>
            </w:pPr>
            <w:ins w:id="1829" w:author="Menhorn Timo" w:date="2020-05-28T08:57:00Z">
              <w:r w:rsidRPr="005A26D4">
                <w:t>Rollen</w:t>
              </w:r>
            </w:ins>
          </w:p>
        </w:tc>
        <w:tc>
          <w:tcPr>
            <w:tcW w:w="6042" w:type="dxa"/>
            <w:gridSpan w:val="2"/>
          </w:tcPr>
          <w:p w14:paraId="3E8FB95F"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rPr>
                <w:ins w:id="1830" w:author="Menhorn Timo" w:date="2020-05-28T08:57:00Z"/>
              </w:rPr>
            </w:pPr>
            <w:ins w:id="1831" w:author="Menhorn Timo" w:date="2020-05-28T08:57:00Z">
              <w:r>
                <w:t>Mitarbeiter</w:t>
              </w:r>
            </w:ins>
          </w:p>
        </w:tc>
      </w:tr>
      <w:tr w:rsidR="000224DB" w14:paraId="1D929EBF" w14:textId="77777777" w:rsidTr="005A26D4">
        <w:trPr>
          <w:cnfStyle w:val="000000100000" w:firstRow="0" w:lastRow="0" w:firstColumn="0" w:lastColumn="0" w:oddVBand="0" w:evenVBand="0" w:oddHBand="1" w:evenHBand="0" w:firstRowFirstColumn="0" w:firstRowLastColumn="0" w:lastRowFirstColumn="0" w:lastRowLastColumn="0"/>
          <w:ins w:id="1832" w:author="Menhorn Timo" w:date="2020-05-28T08:57:00Z"/>
        </w:trPr>
        <w:tc>
          <w:tcPr>
            <w:cnfStyle w:val="001000000000" w:firstRow="0" w:lastRow="0" w:firstColumn="1" w:lastColumn="0" w:oddVBand="0" w:evenVBand="0" w:oddHBand="0" w:evenHBand="0" w:firstRowFirstColumn="0" w:firstRowLastColumn="0" w:lastRowFirstColumn="0" w:lastRowLastColumn="0"/>
            <w:tcW w:w="3020" w:type="dxa"/>
          </w:tcPr>
          <w:p w14:paraId="3866871B" w14:textId="77777777" w:rsidR="000224DB" w:rsidRPr="005A26D4" w:rsidRDefault="000224DB" w:rsidP="00F66773">
            <w:pPr>
              <w:keepNext/>
              <w:jc w:val="both"/>
              <w:rPr>
                <w:ins w:id="1833" w:author="Menhorn Timo" w:date="2020-05-28T08:57:00Z"/>
              </w:rPr>
            </w:pPr>
            <w:ins w:id="1834" w:author="Menhorn Timo" w:date="2020-05-28T08:57:00Z">
              <w:r w:rsidRPr="005A26D4">
                <w:t>Vorgehen</w:t>
              </w:r>
            </w:ins>
          </w:p>
        </w:tc>
        <w:tc>
          <w:tcPr>
            <w:tcW w:w="3021" w:type="dxa"/>
          </w:tcPr>
          <w:p w14:paraId="5059D84C"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ins w:id="1835" w:author="Menhorn Timo" w:date="2020-05-28T08:57:00Z"/>
                <w:b/>
                <w:bCs/>
              </w:rPr>
            </w:pPr>
            <w:ins w:id="1836" w:author="Menhorn Timo" w:date="2020-05-28T08:57:00Z">
              <w:r w:rsidRPr="003E7716">
                <w:rPr>
                  <w:b/>
                  <w:bCs/>
                </w:rPr>
                <w:t>Testschritte</w:t>
              </w:r>
            </w:ins>
          </w:p>
        </w:tc>
        <w:tc>
          <w:tcPr>
            <w:tcW w:w="3021" w:type="dxa"/>
          </w:tcPr>
          <w:p w14:paraId="21CBAC02"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ins w:id="1837" w:author="Menhorn Timo" w:date="2020-05-28T08:57:00Z"/>
                <w:b/>
                <w:bCs/>
              </w:rPr>
            </w:pPr>
            <w:ins w:id="1838" w:author="Menhorn Timo" w:date="2020-05-28T08:57:00Z">
              <w:r w:rsidRPr="003E7716">
                <w:rPr>
                  <w:b/>
                  <w:bCs/>
                </w:rPr>
                <w:t>Erwartetes Ergebnis</w:t>
              </w:r>
            </w:ins>
          </w:p>
        </w:tc>
      </w:tr>
      <w:tr w:rsidR="000224DB" w14:paraId="25087656" w14:textId="77777777" w:rsidTr="005A26D4">
        <w:trPr>
          <w:ins w:id="1839" w:author="Menhorn Timo" w:date="2020-05-28T08:57:00Z"/>
        </w:trPr>
        <w:tc>
          <w:tcPr>
            <w:cnfStyle w:val="001000000000" w:firstRow="0" w:lastRow="0" w:firstColumn="1" w:lastColumn="0" w:oddVBand="0" w:evenVBand="0" w:oddHBand="0" w:evenHBand="0" w:firstRowFirstColumn="0" w:firstRowLastColumn="0" w:lastRowFirstColumn="0" w:lastRowLastColumn="0"/>
            <w:tcW w:w="3020" w:type="dxa"/>
          </w:tcPr>
          <w:p w14:paraId="1CE0CCF2" w14:textId="77777777" w:rsidR="000224DB" w:rsidRPr="005A26D4" w:rsidRDefault="000224DB" w:rsidP="00F66773">
            <w:pPr>
              <w:keepNext/>
              <w:jc w:val="both"/>
              <w:rPr>
                <w:ins w:id="1840" w:author="Menhorn Timo" w:date="2020-05-28T08:57:00Z"/>
              </w:rPr>
            </w:pPr>
          </w:p>
        </w:tc>
        <w:tc>
          <w:tcPr>
            <w:tcW w:w="3021" w:type="dxa"/>
          </w:tcPr>
          <w:p w14:paraId="7723254B"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rPr>
                <w:ins w:id="1841" w:author="Menhorn Timo" w:date="2020-05-28T08:57:00Z"/>
              </w:rPr>
            </w:pPr>
            <w:ins w:id="1842" w:author="Menhorn Timo" w:date="2020-05-28T08:57:00Z">
              <w:r>
                <w:t>Funktion zum Anlegen der Form Controls</w:t>
              </w:r>
            </w:ins>
          </w:p>
        </w:tc>
        <w:tc>
          <w:tcPr>
            <w:tcW w:w="3021" w:type="dxa"/>
          </w:tcPr>
          <w:p w14:paraId="1A5AB618"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rPr>
                <w:ins w:id="1843" w:author="Menhorn Timo" w:date="2020-05-28T08:57:00Z"/>
              </w:rPr>
            </w:pPr>
            <w:ins w:id="1844" w:author="Menhorn Timo" w:date="2020-05-28T08:57:00Z">
              <w:r>
                <w:t>FormControls werden in der erwarteten Reihenfolge vollständig angelegt</w:t>
              </w:r>
            </w:ins>
          </w:p>
        </w:tc>
      </w:tr>
    </w:tbl>
    <w:p w14:paraId="00E722B9" w14:textId="50B07CE2" w:rsidR="000224DB" w:rsidRDefault="000224DB" w:rsidP="000224DB">
      <w:pPr>
        <w:rPr>
          <w:ins w:id="1845" w:author="Menhorn Timo" w:date="2020-05-28T08:58:00Z"/>
        </w:rPr>
      </w:pPr>
    </w:p>
    <w:p w14:paraId="2C91E725" w14:textId="77777777" w:rsidR="000224DB" w:rsidRDefault="000224DB" w:rsidP="000224DB">
      <w:pPr>
        <w:keepNext/>
        <w:rPr>
          <w:ins w:id="1846" w:author="Menhorn Timo" w:date="2020-05-28T08:59:00Z"/>
        </w:rPr>
        <w:pPrChange w:id="1847" w:author="Menhorn Timo" w:date="2020-05-28T08:59:00Z">
          <w:pPr/>
        </w:pPrChange>
      </w:pPr>
      <w:ins w:id="1848" w:author="Menhorn Timo" w:date="2020-05-28T08:58:00Z">
        <w:r>
          <w:rPr>
            <w:noProof/>
          </w:rPr>
          <w:lastRenderedPageBreak/>
          <w:drawing>
            <wp:inline distT="0" distB="0" distL="0" distR="0" wp14:anchorId="3CA0B987" wp14:editId="2695D947">
              <wp:extent cx="5760720" cy="19685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68500"/>
                      </a:xfrm>
                      <a:prstGeom prst="rect">
                        <a:avLst/>
                      </a:prstGeom>
                    </pic:spPr>
                  </pic:pic>
                </a:graphicData>
              </a:graphic>
            </wp:inline>
          </w:drawing>
        </w:r>
      </w:ins>
    </w:p>
    <w:p w14:paraId="1DB3DA6C" w14:textId="2E6BBF64" w:rsidR="000224DB" w:rsidRDefault="000224DB" w:rsidP="000224DB">
      <w:pPr>
        <w:pStyle w:val="Beschriftung"/>
        <w:rPr>
          <w:ins w:id="1849" w:author="Menhorn Timo" w:date="2020-05-28T08:59:00Z"/>
        </w:rPr>
      </w:pPr>
      <w:bookmarkStart w:id="1850" w:name="_Toc41553022"/>
      <w:ins w:id="1851" w:author="Menhorn Timo" w:date="2020-05-28T08:59:00Z">
        <w:r>
          <w:t xml:space="preserve">Abbildung </w:t>
        </w:r>
        <w:r>
          <w:fldChar w:fldCharType="begin"/>
        </w:r>
        <w:r>
          <w:instrText xml:space="preserve"> SEQ Abbildung \* ARABIC </w:instrText>
        </w:r>
      </w:ins>
      <w:r>
        <w:fldChar w:fldCharType="separate"/>
      </w:r>
      <w:ins w:id="1852" w:author="Menhorn Timo" w:date="2020-05-28T10:15:00Z">
        <w:r w:rsidR="00687C15">
          <w:rPr>
            <w:noProof/>
          </w:rPr>
          <w:t>5</w:t>
        </w:r>
      </w:ins>
      <w:ins w:id="1853" w:author="Menhorn Timo" w:date="2020-05-28T08:59:00Z">
        <w:r>
          <w:fldChar w:fldCharType="end"/>
        </w:r>
        <w:r>
          <w:t xml:space="preserve">: </w:t>
        </w:r>
      </w:ins>
      <w:ins w:id="1854" w:author="Menhorn Timo" w:date="2020-05-28T10:09:00Z">
        <w:r w:rsidR="00BA47D9">
          <w:t xml:space="preserve">Test </w:t>
        </w:r>
      </w:ins>
      <w:ins w:id="1855" w:author="Menhorn Timo" w:date="2020-05-28T08:59:00Z">
        <w:r>
          <w:t>Beispiel</w:t>
        </w:r>
      </w:ins>
      <w:ins w:id="1856" w:author="Menhorn Timo" w:date="2020-05-28T10:09:00Z">
        <w:r w:rsidR="00BA47D9">
          <w:t xml:space="preserve"> </w:t>
        </w:r>
      </w:ins>
      <w:ins w:id="1857" w:author="Menhorn Timo" w:date="2020-05-28T08:59:00Z">
        <w:r>
          <w:t>Create: Validierung des Eingabeformulars</w:t>
        </w:r>
        <w:bookmarkEnd w:id="1850"/>
      </w:ins>
    </w:p>
    <w:tbl>
      <w:tblPr>
        <w:tblStyle w:val="Gitternetztabelle6farbigAkzent3"/>
        <w:tblW w:w="0" w:type="auto"/>
        <w:tblLook w:val="04A0" w:firstRow="1" w:lastRow="0" w:firstColumn="1" w:lastColumn="0" w:noHBand="0" w:noVBand="1"/>
      </w:tblPr>
      <w:tblGrid>
        <w:gridCol w:w="3020"/>
        <w:gridCol w:w="3021"/>
        <w:gridCol w:w="3021"/>
      </w:tblGrid>
      <w:tr w:rsidR="000224DB" w14:paraId="7850FCF4" w14:textId="77777777" w:rsidTr="005A26D4">
        <w:trPr>
          <w:cnfStyle w:val="100000000000" w:firstRow="1" w:lastRow="0" w:firstColumn="0" w:lastColumn="0" w:oddVBand="0" w:evenVBand="0" w:oddHBand="0" w:evenHBand="0" w:firstRowFirstColumn="0" w:firstRowLastColumn="0" w:lastRowFirstColumn="0" w:lastRowLastColumn="0"/>
          <w:ins w:id="1858" w:author="Menhorn Timo" w:date="2020-05-28T08:59:00Z"/>
        </w:trPr>
        <w:tc>
          <w:tcPr>
            <w:cnfStyle w:val="001000000000" w:firstRow="0" w:lastRow="0" w:firstColumn="1" w:lastColumn="0" w:oddVBand="0" w:evenVBand="0" w:oddHBand="0" w:evenHBand="0" w:firstRowFirstColumn="0" w:firstRowLastColumn="0" w:lastRowFirstColumn="0" w:lastRowLastColumn="0"/>
            <w:tcW w:w="3020" w:type="dxa"/>
          </w:tcPr>
          <w:p w14:paraId="139C1431" w14:textId="77777777" w:rsidR="000224DB" w:rsidRPr="005A26D4" w:rsidRDefault="000224DB" w:rsidP="00F66773">
            <w:pPr>
              <w:keepNext/>
              <w:jc w:val="both"/>
              <w:rPr>
                <w:ins w:id="1859" w:author="Menhorn Timo" w:date="2020-05-28T08:59:00Z"/>
              </w:rPr>
            </w:pPr>
            <w:ins w:id="1860" w:author="Menhorn Timo" w:date="2020-05-28T08:59:00Z">
              <w:r w:rsidRPr="005A26D4">
                <w:t>Beispiel Nummer</w:t>
              </w:r>
            </w:ins>
          </w:p>
        </w:tc>
        <w:tc>
          <w:tcPr>
            <w:tcW w:w="6042" w:type="dxa"/>
            <w:gridSpan w:val="2"/>
          </w:tcPr>
          <w:p w14:paraId="65BF55F1" w14:textId="6B966FF7" w:rsidR="000224DB" w:rsidRDefault="000224DB" w:rsidP="00F66773">
            <w:pPr>
              <w:keepNext/>
              <w:jc w:val="both"/>
              <w:cnfStyle w:val="100000000000" w:firstRow="1" w:lastRow="0" w:firstColumn="0" w:lastColumn="0" w:oddVBand="0" w:evenVBand="0" w:oddHBand="0" w:evenHBand="0" w:firstRowFirstColumn="0" w:firstRowLastColumn="0" w:lastRowFirstColumn="0" w:lastRowLastColumn="0"/>
              <w:rPr>
                <w:ins w:id="1861" w:author="Menhorn Timo" w:date="2020-05-28T08:59:00Z"/>
              </w:rPr>
            </w:pPr>
            <w:ins w:id="1862" w:author="Menhorn Timo" w:date="2020-05-28T08:59:00Z">
              <w:r>
                <w:t>5</w:t>
              </w:r>
            </w:ins>
          </w:p>
        </w:tc>
      </w:tr>
      <w:tr w:rsidR="000224DB" w14:paraId="2CBA383F" w14:textId="77777777" w:rsidTr="005A26D4">
        <w:trPr>
          <w:cnfStyle w:val="000000100000" w:firstRow="0" w:lastRow="0" w:firstColumn="0" w:lastColumn="0" w:oddVBand="0" w:evenVBand="0" w:oddHBand="1" w:evenHBand="0" w:firstRowFirstColumn="0" w:firstRowLastColumn="0" w:lastRowFirstColumn="0" w:lastRowLastColumn="0"/>
          <w:ins w:id="1863" w:author="Menhorn Timo" w:date="2020-05-28T08:59:00Z"/>
        </w:trPr>
        <w:tc>
          <w:tcPr>
            <w:cnfStyle w:val="001000000000" w:firstRow="0" w:lastRow="0" w:firstColumn="1" w:lastColumn="0" w:oddVBand="0" w:evenVBand="0" w:oddHBand="0" w:evenHBand="0" w:firstRowFirstColumn="0" w:firstRowLastColumn="0" w:lastRowFirstColumn="0" w:lastRowLastColumn="0"/>
            <w:tcW w:w="3020" w:type="dxa"/>
          </w:tcPr>
          <w:p w14:paraId="560506E3" w14:textId="77777777" w:rsidR="000224DB" w:rsidRPr="005A26D4" w:rsidRDefault="000224DB" w:rsidP="00F66773">
            <w:pPr>
              <w:keepNext/>
              <w:jc w:val="both"/>
              <w:rPr>
                <w:ins w:id="1864" w:author="Menhorn Timo" w:date="2020-05-28T08:59:00Z"/>
              </w:rPr>
            </w:pPr>
            <w:ins w:id="1865" w:author="Menhorn Timo" w:date="2020-05-28T08:59:00Z">
              <w:r w:rsidRPr="005A26D4">
                <w:t>Name</w:t>
              </w:r>
            </w:ins>
          </w:p>
        </w:tc>
        <w:tc>
          <w:tcPr>
            <w:tcW w:w="6042" w:type="dxa"/>
            <w:gridSpan w:val="2"/>
          </w:tcPr>
          <w:p w14:paraId="19E62230" w14:textId="1DFC081A" w:rsidR="000224DB" w:rsidRDefault="000224DB" w:rsidP="00F66773">
            <w:pPr>
              <w:keepNext/>
              <w:jc w:val="both"/>
              <w:cnfStyle w:val="000000100000" w:firstRow="0" w:lastRow="0" w:firstColumn="0" w:lastColumn="0" w:oddVBand="0" w:evenVBand="0" w:oddHBand="1" w:evenHBand="0" w:firstRowFirstColumn="0" w:firstRowLastColumn="0" w:lastRowFirstColumn="0" w:lastRowLastColumn="0"/>
              <w:rPr>
                <w:ins w:id="1866" w:author="Menhorn Timo" w:date="2020-05-28T08:59:00Z"/>
              </w:rPr>
            </w:pPr>
            <w:ins w:id="1867" w:author="Menhorn Timo" w:date="2020-05-28T08:59:00Z">
              <w:r>
                <w:t>Validierung des Eingabeformulars</w:t>
              </w:r>
            </w:ins>
          </w:p>
        </w:tc>
      </w:tr>
      <w:tr w:rsidR="000224DB" w14:paraId="644D641F" w14:textId="77777777" w:rsidTr="005A26D4">
        <w:trPr>
          <w:ins w:id="1868" w:author="Menhorn Timo" w:date="2020-05-28T08:59:00Z"/>
        </w:trPr>
        <w:tc>
          <w:tcPr>
            <w:cnfStyle w:val="001000000000" w:firstRow="0" w:lastRow="0" w:firstColumn="1" w:lastColumn="0" w:oddVBand="0" w:evenVBand="0" w:oddHBand="0" w:evenHBand="0" w:firstRowFirstColumn="0" w:firstRowLastColumn="0" w:lastRowFirstColumn="0" w:lastRowLastColumn="0"/>
            <w:tcW w:w="3020" w:type="dxa"/>
          </w:tcPr>
          <w:p w14:paraId="7F0C9430" w14:textId="77777777" w:rsidR="000224DB" w:rsidRPr="005A26D4" w:rsidRDefault="000224DB" w:rsidP="00F66773">
            <w:pPr>
              <w:keepNext/>
              <w:jc w:val="both"/>
              <w:rPr>
                <w:ins w:id="1869" w:author="Menhorn Timo" w:date="2020-05-28T08:59:00Z"/>
              </w:rPr>
            </w:pPr>
            <w:ins w:id="1870" w:author="Menhorn Timo" w:date="2020-05-28T08:59:00Z">
              <w:r w:rsidRPr="005A26D4">
                <w:t>Rollen</w:t>
              </w:r>
            </w:ins>
          </w:p>
        </w:tc>
        <w:tc>
          <w:tcPr>
            <w:tcW w:w="6042" w:type="dxa"/>
            <w:gridSpan w:val="2"/>
          </w:tcPr>
          <w:p w14:paraId="209DE455"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rPr>
                <w:ins w:id="1871" w:author="Menhorn Timo" w:date="2020-05-28T08:59:00Z"/>
              </w:rPr>
            </w:pPr>
            <w:ins w:id="1872" w:author="Menhorn Timo" w:date="2020-05-28T08:59:00Z">
              <w:r>
                <w:t>Mitarbeiter</w:t>
              </w:r>
            </w:ins>
          </w:p>
        </w:tc>
      </w:tr>
      <w:tr w:rsidR="000224DB" w14:paraId="552E6E72" w14:textId="77777777" w:rsidTr="005A26D4">
        <w:trPr>
          <w:cnfStyle w:val="000000100000" w:firstRow="0" w:lastRow="0" w:firstColumn="0" w:lastColumn="0" w:oddVBand="0" w:evenVBand="0" w:oddHBand="1" w:evenHBand="0" w:firstRowFirstColumn="0" w:firstRowLastColumn="0" w:lastRowFirstColumn="0" w:lastRowLastColumn="0"/>
          <w:ins w:id="1873" w:author="Menhorn Timo" w:date="2020-05-28T08:59:00Z"/>
        </w:trPr>
        <w:tc>
          <w:tcPr>
            <w:cnfStyle w:val="001000000000" w:firstRow="0" w:lastRow="0" w:firstColumn="1" w:lastColumn="0" w:oddVBand="0" w:evenVBand="0" w:oddHBand="0" w:evenHBand="0" w:firstRowFirstColumn="0" w:firstRowLastColumn="0" w:lastRowFirstColumn="0" w:lastRowLastColumn="0"/>
            <w:tcW w:w="3020" w:type="dxa"/>
          </w:tcPr>
          <w:p w14:paraId="0806F1E6" w14:textId="77777777" w:rsidR="000224DB" w:rsidRPr="005A26D4" w:rsidRDefault="000224DB" w:rsidP="00F66773">
            <w:pPr>
              <w:keepNext/>
              <w:jc w:val="both"/>
              <w:rPr>
                <w:ins w:id="1874" w:author="Menhorn Timo" w:date="2020-05-28T08:59:00Z"/>
              </w:rPr>
            </w:pPr>
            <w:ins w:id="1875" w:author="Menhorn Timo" w:date="2020-05-28T08:59:00Z">
              <w:r w:rsidRPr="005A26D4">
                <w:t>Vorgehen</w:t>
              </w:r>
            </w:ins>
          </w:p>
        </w:tc>
        <w:tc>
          <w:tcPr>
            <w:tcW w:w="3021" w:type="dxa"/>
          </w:tcPr>
          <w:p w14:paraId="0D7AC8F8"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ins w:id="1876" w:author="Menhorn Timo" w:date="2020-05-28T08:59:00Z"/>
                <w:b/>
                <w:bCs/>
              </w:rPr>
            </w:pPr>
            <w:ins w:id="1877" w:author="Menhorn Timo" w:date="2020-05-28T08:59:00Z">
              <w:r w:rsidRPr="003E7716">
                <w:rPr>
                  <w:b/>
                  <w:bCs/>
                </w:rPr>
                <w:t>Testschritte</w:t>
              </w:r>
            </w:ins>
          </w:p>
        </w:tc>
        <w:tc>
          <w:tcPr>
            <w:tcW w:w="3021" w:type="dxa"/>
          </w:tcPr>
          <w:p w14:paraId="3A7C7F5A"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ins w:id="1878" w:author="Menhorn Timo" w:date="2020-05-28T08:59:00Z"/>
                <w:b/>
                <w:bCs/>
              </w:rPr>
            </w:pPr>
            <w:ins w:id="1879" w:author="Menhorn Timo" w:date="2020-05-28T08:59:00Z">
              <w:r w:rsidRPr="003E7716">
                <w:rPr>
                  <w:b/>
                  <w:bCs/>
                </w:rPr>
                <w:t>Erwartetes Ergebnis</w:t>
              </w:r>
            </w:ins>
          </w:p>
        </w:tc>
      </w:tr>
      <w:tr w:rsidR="000224DB" w14:paraId="56D203CE" w14:textId="77777777" w:rsidTr="005A26D4">
        <w:trPr>
          <w:ins w:id="1880" w:author="Menhorn Timo" w:date="2020-05-28T08:59:00Z"/>
        </w:trPr>
        <w:tc>
          <w:tcPr>
            <w:cnfStyle w:val="001000000000" w:firstRow="0" w:lastRow="0" w:firstColumn="1" w:lastColumn="0" w:oddVBand="0" w:evenVBand="0" w:oddHBand="0" w:evenHBand="0" w:firstRowFirstColumn="0" w:firstRowLastColumn="0" w:lastRowFirstColumn="0" w:lastRowLastColumn="0"/>
            <w:tcW w:w="3020" w:type="dxa"/>
          </w:tcPr>
          <w:p w14:paraId="714FE194" w14:textId="77777777" w:rsidR="000224DB" w:rsidRPr="005A26D4" w:rsidRDefault="000224DB" w:rsidP="00F66773">
            <w:pPr>
              <w:keepNext/>
              <w:jc w:val="both"/>
              <w:rPr>
                <w:ins w:id="1881" w:author="Menhorn Timo" w:date="2020-05-28T08:59:00Z"/>
              </w:rPr>
            </w:pPr>
          </w:p>
        </w:tc>
        <w:tc>
          <w:tcPr>
            <w:tcW w:w="3021" w:type="dxa"/>
          </w:tcPr>
          <w:p w14:paraId="208DE6A0" w14:textId="07B9B584"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rPr>
                <w:ins w:id="1882" w:author="Menhorn Timo" w:date="2020-05-28T08:59:00Z"/>
              </w:rPr>
            </w:pPr>
            <w:ins w:id="1883" w:author="Menhorn Timo" w:date="2020-05-28T09:00:00Z">
              <w:r>
                <w:t>Eingabe der Mindest</w:t>
              </w:r>
            </w:ins>
            <w:r w:rsidR="007371AD">
              <w:t>anforderung</w:t>
            </w:r>
            <w:ins w:id="1884" w:author="Menhorn Timo" w:date="2020-05-28T09:00:00Z">
              <w:r>
                <w:t xml:space="preserve"> an Da</w:t>
              </w:r>
            </w:ins>
            <w:ins w:id="1885" w:author="Menhorn Timo" w:date="2020-05-28T09:01:00Z">
              <w:r>
                <w:t>ten</w:t>
              </w:r>
            </w:ins>
          </w:p>
        </w:tc>
        <w:tc>
          <w:tcPr>
            <w:tcW w:w="3021" w:type="dxa"/>
          </w:tcPr>
          <w:p w14:paraId="7ED54557" w14:textId="7A75468A"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rPr>
                <w:ins w:id="1886" w:author="Menhorn Timo" w:date="2020-05-28T08:59:00Z"/>
              </w:rPr>
            </w:pPr>
            <w:ins w:id="1887" w:author="Menhorn Timo" w:date="2020-05-28T09:01:00Z">
              <w:r>
                <w:t>Form</w:t>
              </w:r>
            </w:ins>
            <w:r w:rsidR="007371AD">
              <w:t>u</w:t>
            </w:r>
            <w:ins w:id="1888" w:author="Menhorn Timo" w:date="2020-05-28T09:01:00Z">
              <w:r>
                <w:t>lar sollte valid sein</w:t>
              </w:r>
            </w:ins>
          </w:p>
        </w:tc>
      </w:tr>
    </w:tbl>
    <w:p w14:paraId="5C1B0502" w14:textId="459D680B" w:rsidR="000224DB" w:rsidRDefault="000224DB" w:rsidP="000224DB">
      <w:pPr>
        <w:rPr>
          <w:ins w:id="1889" w:author="Menhorn Timo" w:date="2020-05-28T09:02:00Z"/>
        </w:rPr>
      </w:pPr>
    </w:p>
    <w:p w14:paraId="1D1B843D" w14:textId="77777777" w:rsidR="00F66773" w:rsidRDefault="00F66773" w:rsidP="00F66773">
      <w:pPr>
        <w:keepNext/>
        <w:rPr>
          <w:ins w:id="1890" w:author="Menhorn Timo" w:date="2020-05-28T09:04:00Z"/>
        </w:rPr>
        <w:pPrChange w:id="1891" w:author="Menhorn Timo" w:date="2020-05-28T09:04:00Z">
          <w:pPr/>
        </w:pPrChange>
      </w:pPr>
      <w:ins w:id="1892" w:author="Menhorn Timo" w:date="2020-05-28T09:02:00Z">
        <w:r>
          <w:rPr>
            <w:noProof/>
          </w:rPr>
          <w:drawing>
            <wp:inline distT="0" distB="0" distL="0" distR="0" wp14:anchorId="21BB8527" wp14:editId="0F618D67">
              <wp:extent cx="5760720" cy="659130"/>
              <wp:effectExtent l="0" t="0" r="0" b="762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59130"/>
                      </a:xfrm>
                      <a:prstGeom prst="rect">
                        <a:avLst/>
                      </a:prstGeom>
                    </pic:spPr>
                  </pic:pic>
                </a:graphicData>
              </a:graphic>
            </wp:inline>
          </w:drawing>
        </w:r>
      </w:ins>
    </w:p>
    <w:p w14:paraId="42AD44D7" w14:textId="47E1D295" w:rsidR="00F66773" w:rsidRDefault="00F66773" w:rsidP="00F66773">
      <w:pPr>
        <w:pStyle w:val="Beschriftung"/>
        <w:rPr>
          <w:ins w:id="1893" w:author="Menhorn Timo" w:date="2020-05-28T09:09:00Z"/>
        </w:rPr>
      </w:pPr>
      <w:bookmarkStart w:id="1894" w:name="_Toc41553023"/>
      <w:ins w:id="1895" w:author="Menhorn Timo" w:date="2020-05-28T09:04:00Z">
        <w:r>
          <w:t xml:space="preserve">Abbildung </w:t>
        </w:r>
        <w:r>
          <w:fldChar w:fldCharType="begin"/>
        </w:r>
        <w:r>
          <w:instrText xml:space="preserve"> SEQ Abbildung \* ARABIC </w:instrText>
        </w:r>
      </w:ins>
      <w:r>
        <w:fldChar w:fldCharType="separate"/>
      </w:r>
      <w:ins w:id="1896" w:author="Menhorn Timo" w:date="2020-05-28T10:15:00Z">
        <w:r w:rsidR="00687C15">
          <w:rPr>
            <w:noProof/>
          </w:rPr>
          <w:t>6</w:t>
        </w:r>
      </w:ins>
      <w:ins w:id="1897" w:author="Menhorn Timo" w:date="2020-05-28T09:04:00Z">
        <w:r>
          <w:fldChar w:fldCharType="end"/>
        </w:r>
        <w:r>
          <w:t xml:space="preserve">: </w:t>
        </w:r>
      </w:ins>
      <w:ins w:id="1898" w:author="Menhorn Timo" w:date="2020-05-28T10:09:00Z">
        <w:r w:rsidR="00BA47D9">
          <w:t xml:space="preserve">Test </w:t>
        </w:r>
      </w:ins>
      <w:ins w:id="1899" w:author="Menhorn Timo" w:date="2020-05-28T09:04:00Z">
        <w:r>
          <w:t>Beispiel Usermanagement: Initialisierung des FormArrays</w:t>
        </w:r>
      </w:ins>
      <w:bookmarkEnd w:id="1894"/>
    </w:p>
    <w:tbl>
      <w:tblPr>
        <w:tblStyle w:val="Gitternetztabelle6farbigAkzent3"/>
        <w:tblW w:w="0" w:type="auto"/>
        <w:tblLook w:val="04A0" w:firstRow="1" w:lastRow="0" w:firstColumn="1" w:lastColumn="0" w:noHBand="0" w:noVBand="1"/>
      </w:tblPr>
      <w:tblGrid>
        <w:gridCol w:w="3020"/>
        <w:gridCol w:w="3021"/>
        <w:gridCol w:w="3021"/>
      </w:tblGrid>
      <w:tr w:rsidR="006915B5" w14:paraId="219A0BAD" w14:textId="77777777" w:rsidTr="005A26D4">
        <w:trPr>
          <w:cnfStyle w:val="100000000000" w:firstRow="1" w:lastRow="0" w:firstColumn="0" w:lastColumn="0" w:oddVBand="0" w:evenVBand="0" w:oddHBand="0" w:evenHBand="0" w:firstRowFirstColumn="0" w:firstRowLastColumn="0" w:lastRowFirstColumn="0" w:lastRowLastColumn="0"/>
          <w:ins w:id="1900" w:author="Menhorn Timo" w:date="2020-05-28T09:09:00Z"/>
        </w:trPr>
        <w:tc>
          <w:tcPr>
            <w:cnfStyle w:val="001000000000" w:firstRow="0" w:lastRow="0" w:firstColumn="1" w:lastColumn="0" w:oddVBand="0" w:evenVBand="0" w:oddHBand="0" w:evenHBand="0" w:firstRowFirstColumn="0" w:firstRowLastColumn="0" w:lastRowFirstColumn="0" w:lastRowLastColumn="0"/>
            <w:tcW w:w="3020" w:type="dxa"/>
          </w:tcPr>
          <w:p w14:paraId="3A8214DA" w14:textId="77777777" w:rsidR="006915B5" w:rsidRPr="005A26D4" w:rsidRDefault="006915B5" w:rsidP="00687C15">
            <w:pPr>
              <w:keepNext/>
              <w:jc w:val="both"/>
              <w:rPr>
                <w:ins w:id="1901" w:author="Menhorn Timo" w:date="2020-05-28T09:09:00Z"/>
              </w:rPr>
            </w:pPr>
            <w:ins w:id="1902" w:author="Menhorn Timo" w:date="2020-05-28T09:09:00Z">
              <w:r w:rsidRPr="005A26D4">
                <w:t>Beispiel Nummer</w:t>
              </w:r>
            </w:ins>
          </w:p>
        </w:tc>
        <w:tc>
          <w:tcPr>
            <w:tcW w:w="6042" w:type="dxa"/>
            <w:gridSpan w:val="2"/>
          </w:tcPr>
          <w:p w14:paraId="2B66CB82" w14:textId="1794C4AC" w:rsidR="006915B5" w:rsidRDefault="006915B5" w:rsidP="00687C15">
            <w:pPr>
              <w:keepNext/>
              <w:jc w:val="both"/>
              <w:cnfStyle w:val="100000000000" w:firstRow="1" w:lastRow="0" w:firstColumn="0" w:lastColumn="0" w:oddVBand="0" w:evenVBand="0" w:oddHBand="0" w:evenHBand="0" w:firstRowFirstColumn="0" w:firstRowLastColumn="0" w:lastRowFirstColumn="0" w:lastRowLastColumn="0"/>
              <w:rPr>
                <w:ins w:id="1903" w:author="Menhorn Timo" w:date="2020-05-28T09:09:00Z"/>
              </w:rPr>
            </w:pPr>
            <w:ins w:id="1904" w:author="Menhorn Timo" w:date="2020-05-28T09:09:00Z">
              <w:r>
                <w:t>6</w:t>
              </w:r>
            </w:ins>
          </w:p>
        </w:tc>
      </w:tr>
      <w:tr w:rsidR="006915B5" w14:paraId="427CD139" w14:textId="77777777" w:rsidTr="005A26D4">
        <w:trPr>
          <w:cnfStyle w:val="000000100000" w:firstRow="0" w:lastRow="0" w:firstColumn="0" w:lastColumn="0" w:oddVBand="0" w:evenVBand="0" w:oddHBand="1" w:evenHBand="0" w:firstRowFirstColumn="0" w:firstRowLastColumn="0" w:lastRowFirstColumn="0" w:lastRowLastColumn="0"/>
          <w:ins w:id="1905" w:author="Menhorn Timo" w:date="2020-05-28T09:09:00Z"/>
        </w:trPr>
        <w:tc>
          <w:tcPr>
            <w:cnfStyle w:val="001000000000" w:firstRow="0" w:lastRow="0" w:firstColumn="1" w:lastColumn="0" w:oddVBand="0" w:evenVBand="0" w:oddHBand="0" w:evenHBand="0" w:firstRowFirstColumn="0" w:firstRowLastColumn="0" w:lastRowFirstColumn="0" w:lastRowLastColumn="0"/>
            <w:tcW w:w="3020" w:type="dxa"/>
          </w:tcPr>
          <w:p w14:paraId="2DBEB055" w14:textId="77777777" w:rsidR="006915B5" w:rsidRPr="005A26D4" w:rsidRDefault="006915B5" w:rsidP="00687C15">
            <w:pPr>
              <w:keepNext/>
              <w:jc w:val="both"/>
              <w:rPr>
                <w:ins w:id="1906" w:author="Menhorn Timo" w:date="2020-05-28T09:09:00Z"/>
              </w:rPr>
            </w:pPr>
            <w:ins w:id="1907" w:author="Menhorn Timo" w:date="2020-05-28T09:09:00Z">
              <w:r w:rsidRPr="005A26D4">
                <w:t>Name</w:t>
              </w:r>
            </w:ins>
          </w:p>
        </w:tc>
        <w:tc>
          <w:tcPr>
            <w:tcW w:w="6042" w:type="dxa"/>
            <w:gridSpan w:val="2"/>
          </w:tcPr>
          <w:p w14:paraId="077F8779" w14:textId="7FB0CA14" w:rsidR="006915B5" w:rsidRDefault="006915B5" w:rsidP="00687C15">
            <w:pPr>
              <w:keepNext/>
              <w:jc w:val="both"/>
              <w:cnfStyle w:val="000000100000" w:firstRow="0" w:lastRow="0" w:firstColumn="0" w:lastColumn="0" w:oddVBand="0" w:evenVBand="0" w:oddHBand="1" w:evenHBand="0" w:firstRowFirstColumn="0" w:firstRowLastColumn="0" w:lastRowFirstColumn="0" w:lastRowLastColumn="0"/>
              <w:rPr>
                <w:ins w:id="1908" w:author="Menhorn Timo" w:date="2020-05-28T09:09:00Z"/>
              </w:rPr>
            </w:pPr>
            <w:ins w:id="1909" w:author="Menhorn Timo" w:date="2020-05-28T09:10:00Z">
              <w:r>
                <w:t>Initialisieren des FormArrays</w:t>
              </w:r>
            </w:ins>
          </w:p>
        </w:tc>
      </w:tr>
      <w:tr w:rsidR="006915B5" w14:paraId="43EDBC9B" w14:textId="77777777" w:rsidTr="005A26D4">
        <w:trPr>
          <w:ins w:id="1910" w:author="Menhorn Timo" w:date="2020-05-28T09:09:00Z"/>
        </w:trPr>
        <w:tc>
          <w:tcPr>
            <w:cnfStyle w:val="001000000000" w:firstRow="0" w:lastRow="0" w:firstColumn="1" w:lastColumn="0" w:oddVBand="0" w:evenVBand="0" w:oddHBand="0" w:evenHBand="0" w:firstRowFirstColumn="0" w:firstRowLastColumn="0" w:lastRowFirstColumn="0" w:lastRowLastColumn="0"/>
            <w:tcW w:w="3020" w:type="dxa"/>
          </w:tcPr>
          <w:p w14:paraId="49734E40" w14:textId="77777777" w:rsidR="006915B5" w:rsidRPr="005A26D4" w:rsidRDefault="006915B5" w:rsidP="00687C15">
            <w:pPr>
              <w:keepNext/>
              <w:jc w:val="both"/>
              <w:rPr>
                <w:ins w:id="1911" w:author="Menhorn Timo" w:date="2020-05-28T09:09:00Z"/>
              </w:rPr>
            </w:pPr>
            <w:ins w:id="1912" w:author="Menhorn Timo" w:date="2020-05-28T09:09:00Z">
              <w:r w:rsidRPr="005A26D4">
                <w:t>Rollen</w:t>
              </w:r>
            </w:ins>
          </w:p>
        </w:tc>
        <w:tc>
          <w:tcPr>
            <w:tcW w:w="6042" w:type="dxa"/>
            <w:gridSpan w:val="2"/>
          </w:tcPr>
          <w:p w14:paraId="678DBF38" w14:textId="0C913729" w:rsidR="006915B5" w:rsidRDefault="006915B5" w:rsidP="00687C15">
            <w:pPr>
              <w:keepNext/>
              <w:jc w:val="both"/>
              <w:cnfStyle w:val="000000000000" w:firstRow="0" w:lastRow="0" w:firstColumn="0" w:lastColumn="0" w:oddVBand="0" w:evenVBand="0" w:oddHBand="0" w:evenHBand="0" w:firstRowFirstColumn="0" w:firstRowLastColumn="0" w:lastRowFirstColumn="0" w:lastRowLastColumn="0"/>
              <w:rPr>
                <w:ins w:id="1913" w:author="Menhorn Timo" w:date="2020-05-28T09:09:00Z"/>
              </w:rPr>
            </w:pPr>
            <w:ins w:id="1914" w:author="Menhorn Timo" w:date="2020-05-28T09:10:00Z">
              <w:r>
                <w:t>Admin</w:t>
              </w:r>
            </w:ins>
          </w:p>
        </w:tc>
      </w:tr>
      <w:tr w:rsidR="006915B5" w14:paraId="5082B845" w14:textId="77777777" w:rsidTr="005A26D4">
        <w:trPr>
          <w:cnfStyle w:val="000000100000" w:firstRow="0" w:lastRow="0" w:firstColumn="0" w:lastColumn="0" w:oddVBand="0" w:evenVBand="0" w:oddHBand="1" w:evenHBand="0" w:firstRowFirstColumn="0" w:firstRowLastColumn="0" w:lastRowFirstColumn="0" w:lastRowLastColumn="0"/>
          <w:ins w:id="1915" w:author="Menhorn Timo" w:date="2020-05-28T09:09:00Z"/>
        </w:trPr>
        <w:tc>
          <w:tcPr>
            <w:cnfStyle w:val="001000000000" w:firstRow="0" w:lastRow="0" w:firstColumn="1" w:lastColumn="0" w:oddVBand="0" w:evenVBand="0" w:oddHBand="0" w:evenHBand="0" w:firstRowFirstColumn="0" w:firstRowLastColumn="0" w:lastRowFirstColumn="0" w:lastRowLastColumn="0"/>
            <w:tcW w:w="3020" w:type="dxa"/>
          </w:tcPr>
          <w:p w14:paraId="12696A6A" w14:textId="77777777" w:rsidR="006915B5" w:rsidRPr="005A26D4" w:rsidRDefault="006915B5" w:rsidP="00687C15">
            <w:pPr>
              <w:keepNext/>
              <w:jc w:val="both"/>
              <w:rPr>
                <w:ins w:id="1916" w:author="Menhorn Timo" w:date="2020-05-28T09:09:00Z"/>
              </w:rPr>
            </w:pPr>
            <w:ins w:id="1917" w:author="Menhorn Timo" w:date="2020-05-28T09:09:00Z">
              <w:r w:rsidRPr="005A26D4">
                <w:t>Vorgehen</w:t>
              </w:r>
            </w:ins>
          </w:p>
        </w:tc>
        <w:tc>
          <w:tcPr>
            <w:tcW w:w="3021" w:type="dxa"/>
          </w:tcPr>
          <w:p w14:paraId="712431C2" w14:textId="77777777" w:rsidR="006915B5" w:rsidRPr="003E7716" w:rsidRDefault="006915B5" w:rsidP="00687C15">
            <w:pPr>
              <w:keepNext/>
              <w:jc w:val="both"/>
              <w:cnfStyle w:val="000000100000" w:firstRow="0" w:lastRow="0" w:firstColumn="0" w:lastColumn="0" w:oddVBand="0" w:evenVBand="0" w:oddHBand="1" w:evenHBand="0" w:firstRowFirstColumn="0" w:firstRowLastColumn="0" w:lastRowFirstColumn="0" w:lastRowLastColumn="0"/>
              <w:rPr>
                <w:ins w:id="1918" w:author="Menhorn Timo" w:date="2020-05-28T09:09:00Z"/>
                <w:b/>
                <w:bCs/>
              </w:rPr>
            </w:pPr>
            <w:ins w:id="1919" w:author="Menhorn Timo" w:date="2020-05-28T09:09:00Z">
              <w:r w:rsidRPr="003E7716">
                <w:rPr>
                  <w:b/>
                  <w:bCs/>
                </w:rPr>
                <w:t>Testschritte</w:t>
              </w:r>
            </w:ins>
          </w:p>
        </w:tc>
        <w:tc>
          <w:tcPr>
            <w:tcW w:w="3021" w:type="dxa"/>
          </w:tcPr>
          <w:p w14:paraId="1495C3BC" w14:textId="77777777" w:rsidR="006915B5" w:rsidRPr="003E7716" w:rsidRDefault="006915B5" w:rsidP="00687C15">
            <w:pPr>
              <w:keepNext/>
              <w:jc w:val="both"/>
              <w:cnfStyle w:val="000000100000" w:firstRow="0" w:lastRow="0" w:firstColumn="0" w:lastColumn="0" w:oddVBand="0" w:evenVBand="0" w:oddHBand="1" w:evenHBand="0" w:firstRowFirstColumn="0" w:firstRowLastColumn="0" w:lastRowFirstColumn="0" w:lastRowLastColumn="0"/>
              <w:rPr>
                <w:ins w:id="1920" w:author="Menhorn Timo" w:date="2020-05-28T09:09:00Z"/>
                <w:b/>
                <w:bCs/>
              </w:rPr>
            </w:pPr>
            <w:ins w:id="1921" w:author="Menhorn Timo" w:date="2020-05-28T09:09:00Z">
              <w:r w:rsidRPr="003E7716">
                <w:rPr>
                  <w:b/>
                  <w:bCs/>
                </w:rPr>
                <w:t>Erwartetes Ergebnis</w:t>
              </w:r>
            </w:ins>
          </w:p>
        </w:tc>
      </w:tr>
      <w:tr w:rsidR="006915B5" w14:paraId="42E603BA" w14:textId="77777777" w:rsidTr="005A26D4">
        <w:trPr>
          <w:ins w:id="1922" w:author="Menhorn Timo" w:date="2020-05-28T09:09:00Z"/>
        </w:trPr>
        <w:tc>
          <w:tcPr>
            <w:cnfStyle w:val="001000000000" w:firstRow="0" w:lastRow="0" w:firstColumn="1" w:lastColumn="0" w:oddVBand="0" w:evenVBand="0" w:oddHBand="0" w:evenHBand="0" w:firstRowFirstColumn="0" w:firstRowLastColumn="0" w:lastRowFirstColumn="0" w:lastRowLastColumn="0"/>
            <w:tcW w:w="3020" w:type="dxa"/>
          </w:tcPr>
          <w:p w14:paraId="41E41904" w14:textId="77777777" w:rsidR="006915B5" w:rsidRPr="005A26D4" w:rsidRDefault="006915B5" w:rsidP="00687C15">
            <w:pPr>
              <w:keepNext/>
              <w:jc w:val="both"/>
              <w:rPr>
                <w:ins w:id="1923" w:author="Menhorn Timo" w:date="2020-05-28T09:09:00Z"/>
              </w:rPr>
            </w:pPr>
          </w:p>
        </w:tc>
        <w:tc>
          <w:tcPr>
            <w:tcW w:w="3021" w:type="dxa"/>
          </w:tcPr>
          <w:p w14:paraId="66A08225" w14:textId="77777777" w:rsidR="006915B5" w:rsidRDefault="006915B5" w:rsidP="00687C15">
            <w:pPr>
              <w:keepNext/>
              <w:jc w:val="both"/>
              <w:cnfStyle w:val="000000000000" w:firstRow="0" w:lastRow="0" w:firstColumn="0" w:lastColumn="0" w:oddVBand="0" w:evenVBand="0" w:oddHBand="0" w:evenHBand="0" w:firstRowFirstColumn="0" w:firstRowLastColumn="0" w:lastRowFirstColumn="0" w:lastRowLastColumn="0"/>
              <w:rPr>
                <w:ins w:id="1924" w:author="Menhorn Timo" w:date="2020-05-28T09:09:00Z"/>
              </w:rPr>
            </w:pPr>
            <w:ins w:id="1925" w:author="Menhorn Timo" w:date="2020-05-28T09:09:00Z">
              <w:r>
                <w:t>Eingabe der Mindestvorraussetzung an Daten</w:t>
              </w:r>
            </w:ins>
          </w:p>
        </w:tc>
        <w:tc>
          <w:tcPr>
            <w:tcW w:w="3021" w:type="dxa"/>
          </w:tcPr>
          <w:p w14:paraId="36ADC186" w14:textId="77777777" w:rsidR="006915B5" w:rsidRDefault="006915B5" w:rsidP="00687C15">
            <w:pPr>
              <w:keepNext/>
              <w:jc w:val="both"/>
              <w:cnfStyle w:val="000000000000" w:firstRow="0" w:lastRow="0" w:firstColumn="0" w:lastColumn="0" w:oddVBand="0" w:evenVBand="0" w:oddHBand="0" w:evenHBand="0" w:firstRowFirstColumn="0" w:firstRowLastColumn="0" w:lastRowFirstColumn="0" w:lastRowLastColumn="0"/>
              <w:rPr>
                <w:ins w:id="1926" w:author="Menhorn Timo" w:date="2020-05-28T09:09:00Z"/>
              </w:rPr>
            </w:pPr>
            <w:ins w:id="1927" w:author="Menhorn Timo" w:date="2020-05-28T09:09:00Z">
              <w:r>
                <w:t>Formlar sollte valid sein</w:t>
              </w:r>
            </w:ins>
          </w:p>
        </w:tc>
      </w:tr>
    </w:tbl>
    <w:p w14:paraId="2709B56E" w14:textId="55D45264" w:rsidR="006915B5" w:rsidRDefault="006915B5" w:rsidP="006915B5">
      <w:pPr>
        <w:rPr>
          <w:ins w:id="1928" w:author="Menhorn Timo" w:date="2020-05-28T09:21:00Z"/>
        </w:rPr>
      </w:pPr>
    </w:p>
    <w:p w14:paraId="434DF0DA" w14:textId="5EE73033" w:rsidR="00473557" w:rsidRDefault="006915B5" w:rsidP="00473557">
      <w:pPr>
        <w:keepNext/>
        <w:rPr>
          <w:ins w:id="1929" w:author="Menhorn Timo" w:date="2020-05-28T09:22:00Z"/>
        </w:rPr>
        <w:pPrChange w:id="1930" w:author="Menhorn Timo" w:date="2020-05-28T09:22:00Z">
          <w:pPr/>
        </w:pPrChange>
      </w:pPr>
      <w:ins w:id="1931" w:author="Menhorn Timo" w:date="2020-05-28T09:21:00Z">
        <w:r>
          <w:rPr>
            <w:noProof/>
          </w:rPr>
          <w:drawing>
            <wp:inline distT="0" distB="0" distL="0" distR="0" wp14:anchorId="388B8705" wp14:editId="097EF032">
              <wp:extent cx="5760720" cy="84645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846455"/>
                      </a:xfrm>
                      <a:prstGeom prst="rect">
                        <a:avLst/>
                      </a:prstGeom>
                    </pic:spPr>
                  </pic:pic>
                </a:graphicData>
              </a:graphic>
            </wp:inline>
          </w:drawing>
        </w:r>
      </w:ins>
    </w:p>
    <w:p w14:paraId="4D69A1D1" w14:textId="3FBFBCC6" w:rsidR="006915B5" w:rsidRDefault="00473557" w:rsidP="00473557">
      <w:pPr>
        <w:pStyle w:val="Beschriftung"/>
        <w:rPr>
          <w:ins w:id="1932" w:author="Menhorn Timo" w:date="2020-05-28T09:22:00Z"/>
        </w:rPr>
      </w:pPr>
      <w:bookmarkStart w:id="1933" w:name="_Toc41553024"/>
      <w:ins w:id="1934" w:author="Menhorn Timo" w:date="2020-05-28T09:22:00Z">
        <w:r>
          <w:t xml:space="preserve">Abbildung </w:t>
        </w:r>
        <w:r>
          <w:fldChar w:fldCharType="begin"/>
        </w:r>
        <w:r>
          <w:instrText xml:space="preserve"> SEQ Abbildung \* ARABIC </w:instrText>
        </w:r>
      </w:ins>
      <w:r>
        <w:fldChar w:fldCharType="separate"/>
      </w:r>
      <w:ins w:id="1935" w:author="Menhorn Timo" w:date="2020-05-28T10:15:00Z">
        <w:r w:rsidR="00687C15">
          <w:rPr>
            <w:noProof/>
          </w:rPr>
          <w:t>7</w:t>
        </w:r>
      </w:ins>
      <w:ins w:id="1936" w:author="Menhorn Timo" w:date="2020-05-28T09:22:00Z">
        <w:r>
          <w:fldChar w:fldCharType="end"/>
        </w:r>
        <w:r>
          <w:t xml:space="preserve">: </w:t>
        </w:r>
      </w:ins>
      <w:ins w:id="1937" w:author="Menhorn Timo" w:date="2020-05-28T10:09:00Z">
        <w:r w:rsidR="00BA47D9">
          <w:t xml:space="preserve">Test </w:t>
        </w:r>
      </w:ins>
      <w:ins w:id="1938" w:author="Menhorn Timo" w:date="2020-05-28T09:22:00Z">
        <w:r>
          <w:t>Beispiel Gesamtübersicht: Laden des aktuellen Users</w:t>
        </w:r>
        <w:bookmarkEnd w:id="1933"/>
      </w:ins>
    </w:p>
    <w:tbl>
      <w:tblPr>
        <w:tblStyle w:val="Gitternetztabelle6farbigAkzent3"/>
        <w:tblW w:w="0" w:type="auto"/>
        <w:tblLook w:val="04A0" w:firstRow="1" w:lastRow="0" w:firstColumn="1" w:lastColumn="0" w:noHBand="0" w:noVBand="1"/>
      </w:tblPr>
      <w:tblGrid>
        <w:gridCol w:w="3020"/>
        <w:gridCol w:w="3021"/>
        <w:gridCol w:w="3021"/>
      </w:tblGrid>
      <w:tr w:rsidR="00473557" w14:paraId="46D41655" w14:textId="77777777" w:rsidTr="005A26D4">
        <w:trPr>
          <w:cnfStyle w:val="100000000000" w:firstRow="1" w:lastRow="0" w:firstColumn="0" w:lastColumn="0" w:oddVBand="0" w:evenVBand="0" w:oddHBand="0" w:evenHBand="0" w:firstRowFirstColumn="0" w:firstRowLastColumn="0" w:lastRowFirstColumn="0" w:lastRowLastColumn="0"/>
          <w:ins w:id="1939" w:author="Menhorn Timo" w:date="2020-05-28T09:22:00Z"/>
        </w:trPr>
        <w:tc>
          <w:tcPr>
            <w:cnfStyle w:val="001000000000" w:firstRow="0" w:lastRow="0" w:firstColumn="1" w:lastColumn="0" w:oddVBand="0" w:evenVBand="0" w:oddHBand="0" w:evenHBand="0" w:firstRowFirstColumn="0" w:firstRowLastColumn="0" w:lastRowFirstColumn="0" w:lastRowLastColumn="0"/>
            <w:tcW w:w="3020" w:type="dxa"/>
          </w:tcPr>
          <w:p w14:paraId="41CDCD97" w14:textId="77777777" w:rsidR="00473557" w:rsidRPr="005A26D4" w:rsidRDefault="00473557" w:rsidP="00687C15">
            <w:pPr>
              <w:keepNext/>
              <w:jc w:val="both"/>
              <w:rPr>
                <w:ins w:id="1940" w:author="Menhorn Timo" w:date="2020-05-28T09:22:00Z"/>
              </w:rPr>
            </w:pPr>
            <w:ins w:id="1941" w:author="Menhorn Timo" w:date="2020-05-28T09:22:00Z">
              <w:r w:rsidRPr="005A26D4">
                <w:lastRenderedPageBreak/>
                <w:t>Beispiel Nummer</w:t>
              </w:r>
            </w:ins>
          </w:p>
        </w:tc>
        <w:tc>
          <w:tcPr>
            <w:tcW w:w="6042" w:type="dxa"/>
            <w:gridSpan w:val="2"/>
          </w:tcPr>
          <w:p w14:paraId="0F54E4A4" w14:textId="346846F8" w:rsidR="00473557" w:rsidRDefault="00473557" w:rsidP="00687C15">
            <w:pPr>
              <w:keepNext/>
              <w:jc w:val="both"/>
              <w:cnfStyle w:val="100000000000" w:firstRow="1" w:lastRow="0" w:firstColumn="0" w:lastColumn="0" w:oddVBand="0" w:evenVBand="0" w:oddHBand="0" w:evenHBand="0" w:firstRowFirstColumn="0" w:firstRowLastColumn="0" w:lastRowFirstColumn="0" w:lastRowLastColumn="0"/>
              <w:rPr>
                <w:ins w:id="1942" w:author="Menhorn Timo" w:date="2020-05-28T09:22:00Z"/>
              </w:rPr>
            </w:pPr>
            <w:ins w:id="1943" w:author="Menhorn Timo" w:date="2020-05-28T09:22:00Z">
              <w:r>
                <w:t>7</w:t>
              </w:r>
            </w:ins>
          </w:p>
        </w:tc>
      </w:tr>
      <w:tr w:rsidR="00473557" w14:paraId="1236F61A" w14:textId="77777777" w:rsidTr="005A26D4">
        <w:trPr>
          <w:cnfStyle w:val="000000100000" w:firstRow="0" w:lastRow="0" w:firstColumn="0" w:lastColumn="0" w:oddVBand="0" w:evenVBand="0" w:oddHBand="1" w:evenHBand="0" w:firstRowFirstColumn="0" w:firstRowLastColumn="0" w:lastRowFirstColumn="0" w:lastRowLastColumn="0"/>
          <w:ins w:id="1944" w:author="Menhorn Timo" w:date="2020-05-28T09:22:00Z"/>
        </w:trPr>
        <w:tc>
          <w:tcPr>
            <w:cnfStyle w:val="001000000000" w:firstRow="0" w:lastRow="0" w:firstColumn="1" w:lastColumn="0" w:oddVBand="0" w:evenVBand="0" w:oddHBand="0" w:evenHBand="0" w:firstRowFirstColumn="0" w:firstRowLastColumn="0" w:lastRowFirstColumn="0" w:lastRowLastColumn="0"/>
            <w:tcW w:w="3020" w:type="dxa"/>
          </w:tcPr>
          <w:p w14:paraId="5169A1E8" w14:textId="77777777" w:rsidR="00473557" w:rsidRPr="005A26D4" w:rsidRDefault="00473557" w:rsidP="00687C15">
            <w:pPr>
              <w:keepNext/>
              <w:jc w:val="both"/>
              <w:rPr>
                <w:ins w:id="1945" w:author="Menhorn Timo" w:date="2020-05-28T09:22:00Z"/>
              </w:rPr>
            </w:pPr>
            <w:ins w:id="1946" w:author="Menhorn Timo" w:date="2020-05-28T09:22:00Z">
              <w:r w:rsidRPr="005A26D4">
                <w:t>Name</w:t>
              </w:r>
            </w:ins>
          </w:p>
        </w:tc>
        <w:tc>
          <w:tcPr>
            <w:tcW w:w="6042" w:type="dxa"/>
            <w:gridSpan w:val="2"/>
          </w:tcPr>
          <w:p w14:paraId="5C7511C1" w14:textId="041FB307" w:rsidR="00473557" w:rsidRDefault="00473557" w:rsidP="00687C15">
            <w:pPr>
              <w:keepNext/>
              <w:jc w:val="both"/>
              <w:cnfStyle w:val="000000100000" w:firstRow="0" w:lastRow="0" w:firstColumn="0" w:lastColumn="0" w:oddVBand="0" w:evenVBand="0" w:oddHBand="1" w:evenHBand="0" w:firstRowFirstColumn="0" w:firstRowLastColumn="0" w:lastRowFirstColumn="0" w:lastRowLastColumn="0"/>
              <w:rPr>
                <w:ins w:id="1947" w:author="Menhorn Timo" w:date="2020-05-28T09:22:00Z"/>
              </w:rPr>
            </w:pPr>
            <w:ins w:id="1948" w:author="Menhorn Timo" w:date="2020-05-28T09:22:00Z">
              <w:r>
                <w:t>Laden des aktuellen Nutzer</w:t>
              </w:r>
            </w:ins>
            <w:r w:rsidR="005F24BC">
              <w:t>s</w:t>
            </w:r>
            <w:ins w:id="1949" w:author="Menhorn Timo" w:date="2020-05-28T09:22:00Z">
              <w:r>
                <w:t xml:space="preserve"> aus </w:t>
              </w:r>
            </w:ins>
            <w:ins w:id="1950" w:author="Menhorn Timo" w:date="2020-05-28T09:23:00Z">
              <w:r>
                <w:t>dem Localstorage</w:t>
              </w:r>
            </w:ins>
          </w:p>
        </w:tc>
      </w:tr>
      <w:tr w:rsidR="00473557" w14:paraId="58AFC2E1" w14:textId="77777777" w:rsidTr="005A26D4">
        <w:trPr>
          <w:ins w:id="1951" w:author="Menhorn Timo" w:date="2020-05-28T09:22:00Z"/>
        </w:trPr>
        <w:tc>
          <w:tcPr>
            <w:cnfStyle w:val="001000000000" w:firstRow="0" w:lastRow="0" w:firstColumn="1" w:lastColumn="0" w:oddVBand="0" w:evenVBand="0" w:oddHBand="0" w:evenHBand="0" w:firstRowFirstColumn="0" w:firstRowLastColumn="0" w:lastRowFirstColumn="0" w:lastRowLastColumn="0"/>
            <w:tcW w:w="3020" w:type="dxa"/>
          </w:tcPr>
          <w:p w14:paraId="618C06E1" w14:textId="77777777" w:rsidR="00473557" w:rsidRPr="005A26D4" w:rsidRDefault="00473557" w:rsidP="00687C15">
            <w:pPr>
              <w:keepNext/>
              <w:jc w:val="both"/>
              <w:rPr>
                <w:ins w:id="1952" w:author="Menhorn Timo" w:date="2020-05-28T09:22:00Z"/>
              </w:rPr>
            </w:pPr>
            <w:ins w:id="1953" w:author="Menhorn Timo" w:date="2020-05-28T09:22:00Z">
              <w:r w:rsidRPr="005A26D4">
                <w:t>Rollen</w:t>
              </w:r>
            </w:ins>
          </w:p>
        </w:tc>
        <w:tc>
          <w:tcPr>
            <w:tcW w:w="6042" w:type="dxa"/>
            <w:gridSpan w:val="2"/>
          </w:tcPr>
          <w:p w14:paraId="53F0D1DC" w14:textId="1E7C5A03" w:rsidR="00473557" w:rsidRDefault="00473557" w:rsidP="00687C15">
            <w:pPr>
              <w:keepNext/>
              <w:jc w:val="both"/>
              <w:cnfStyle w:val="000000000000" w:firstRow="0" w:lastRow="0" w:firstColumn="0" w:lastColumn="0" w:oddVBand="0" w:evenVBand="0" w:oddHBand="0" w:evenHBand="0" w:firstRowFirstColumn="0" w:firstRowLastColumn="0" w:lastRowFirstColumn="0" w:lastRowLastColumn="0"/>
              <w:rPr>
                <w:ins w:id="1954" w:author="Menhorn Timo" w:date="2020-05-28T09:22:00Z"/>
              </w:rPr>
            </w:pPr>
            <w:ins w:id="1955" w:author="Menhorn Timo" w:date="2020-05-28T09:23:00Z">
              <w:r>
                <w:t>/</w:t>
              </w:r>
            </w:ins>
          </w:p>
        </w:tc>
      </w:tr>
      <w:tr w:rsidR="00473557" w14:paraId="2BFDC632" w14:textId="77777777" w:rsidTr="005A26D4">
        <w:trPr>
          <w:cnfStyle w:val="000000100000" w:firstRow="0" w:lastRow="0" w:firstColumn="0" w:lastColumn="0" w:oddVBand="0" w:evenVBand="0" w:oddHBand="1" w:evenHBand="0" w:firstRowFirstColumn="0" w:firstRowLastColumn="0" w:lastRowFirstColumn="0" w:lastRowLastColumn="0"/>
          <w:ins w:id="1956" w:author="Menhorn Timo" w:date="2020-05-28T09:22:00Z"/>
        </w:trPr>
        <w:tc>
          <w:tcPr>
            <w:cnfStyle w:val="001000000000" w:firstRow="0" w:lastRow="0" w:firstColumn="1" w:lastColumn="0" w:oddVBand="0" w:evenVBand="0" w:oddHBand="0" w:evenHBand="0" w:firstRowFirstColumn="0" w:firstRowLastColumn="0" w:lastRowFirstColumn="0" w:lastRowLastColumn="0"/>
            <w:tcW w:w="3020" w:type="dxa"/>
          </w:tcPr>
          <w:p w14:paraId="69D42966" w14:textId="77777777" w:rsidR="00473557" w:rsidRPr="005A26D4" w:rsidRDefault="00473557" w:rsidP="00687C15">
            <w:pPr>
              <w:keepNext/>
              <w:jc w:val="both"/>
              <w:rPr>
                <w:ins w:id="1957" w:author="Menhorn Timo" w:date="2020-05-28T09:22:00Z"/>
              </w:rPr>
            </w:pPr>
            <w:ins w:id="1958" w:author="Menhorn Timo" w:date="2020-05-28T09:22:00Z">
              <w:r w:rsidRPr="005A26D4">
                <w:t>Vorgehen</w:t>
              </w:r>
            </w:ins>
          </w:p>
        </w:tc>
        <w:tc>
          <w:tcPr>
            <w:tcW w:w="3021" w:type="dxa"/>
          </w:tcPr>
          <w:p w14:paraId="0B450AF8" w14:textId="77777777" w:rsidR="00473557" w:rsidRPr="003E7716" w:rsidRDefault="00473557" w:rsidP="00687C15">
            <w:pPr>
              <w:keepNext/>
              <w:jc w:val="both"/>
              <w:cnfStyle w:val="000000100000" w:firstRow="0" w:lastRow="0" w:firstColumn="0" w:lastColumn="0" w:oddVBand="0" w:evenVBand="0" w:oddHBand="1" w:evenHBand="0" w:firstRowFirstColumn="0" w:firstRowLastColumn="0" w:lastRowFirstColumn="0" w:lastRowLastColumn="0"/>
              <w:rPr>
                <w:ins w:id="1959" w:author="Menhorn Timo" w:date="2020-05-28T09:22:00Z"/>
                <w:b/>
                <w:bCs/>
              </w:rPr>
            </w:pPr>
            <w:ins w:id="1960" w:author="Menhorn Timo" w:date="2020-05-28T09:22:00Z">
              <w:r w:rsidRPr="003E7716">
                <w:rPr>
                  <w:b/>
                  <w:bCs/>
                </w:rPr>
                <w:t>Testschritte</w:t>
              </w:r>
            </w:ins>
          </w:p>
        </w:tc>
        <w:tc>
          <w:tcPr>
            <w:tcW w:w="3021" w:type="dxa"/>
          </w:tcPr>
          <w:p w14:paraId="72C2888F" w14:textId="77777777" w:rsidR="00473557" w:rsidRPr="003E7716" w:rsidRDefault="00473557" w:rsidP="00687C15">
            <w:pPr>
              <w:keepNext/>
              <w:jc w:val="both"/>
              <w:cnfStyle w:val="000000100000" w:firstRow="0" w:lastRow="0" w:firstColumn="0" w:lastColumn="0" w:oddVBand="0" w:evenVBand="0" w:oddHBand="1" w:evenHBand="0" w:firstRowFirstColumn="0" w:firstRowLastColumn="0" w:lastRowFirstColumn="0" w:lastRowLastColumn="0"/>
              <w:rPr>
                <w:ins w:id="1961" w:author="Menhorn Timo" w:date="2020-05-28T09:22:00Z"/>
                <w:b/>
                <w:bCs/>
              </w:rPr>
            </w:pPr>
            <w:ins w:id="1962" w:author="Menhorn Timo" w:date="2020-05-28T09:22:00Z">
              <w:r w:rsidRPr="003E7716">
                <w:rPr>
                  <w:b/>
                  <w:bCs/>
                </w:rPr>
                <w:t>Erwartetes Ergebnis</w:t>
              </w:r>
            </w:ins>
          </w:p>
        </w:tc>
      </w:tr>
      <w:tr w:rsidR="00473557" w14:paraId="2EDF4459" w14:textId="77777777" w:rsidTr="005A26D4">
        <w:trPr>
          <w:ins w:id="1963" w:author="Menhorn Timo" w:date="2020-05-28T09:22:00Z"/>
        </w:trPr>
        <w:tc>
          <w:tcPr>
            <w:cnfStyle w:val="001000000000" w:firstRow="0" w:lastRow="0" w:firstColumn="1" w:lastColumn="0" w:oddVBand="0" w:evenVBand="0" w:oddHBand="0" w:evenHBand="0" w:firstRowFirstColumn="0" w:firstRowLastColumn="0" w:lastRowFirstColumn="0" w:lastRowLastColumn="0"/>
            <w:tcW w:w="3020" w:type="dxa"/>
          </w:tcPr>
          <w:p w14:paraId="41A92389" w14:textId="77777777" w:rsidR="00473557" w:rsidRPr="005A26D4" w:rsidRDefault="00473557" w:rsidP="00687C15">
            <w:pPr>
              <w:keepNext/>
              <w:jc w:val="both"/>
              <w:rPr>
                <w:ins w:id="1964" w:author="Menhorn Timo" w:date="2020-05-28T09:22:00Z"/>
              </w:rPr>
            </w:pPr>
          </w:p>
        </w:tc>
        <w:tc>
          <w:tcPr>
            <w:tcW w:w="3021" w:type="dxa"/>
          </w:tcPr>
          <w:p w14:paraId="10C52187" w14:textId="514DEFBA" w:rsidR="00473557" w:rsidRDefault="00473557" w:rsidP="00687C15">
            <w:pPr>
              <w:keepNext/>
              <w:jc w:val="both"/>
              <w:cnfStyle w:val="000000000000" w:firstRow="0" w:lastRow="0" w:firstColumn="0" w:lastColumn="0" w:oddVBand="0" w:evenVBand="0" w:oddHBand="0" w:evenHBand="0" w:firstRowFirstColumn="0" w:firstRowLastColumn="0" w:lastRowFirstColumn="0" w:lastRowLastColumn="0"/>
              <w:rPr>
                <w:ins w:id="1965" w:author="Menhorn Timo" w:date="2020-05-28T09:22:00Z"/>
              </w:rPr>
            </w:pPr>
            <w:ins w:id="1966" w:author="Menhorn Timo" w:date="2020-05-28T09:23:00Z">
              <w:r>
                <w:t xml:space="preserve">Setzen des aktuellen Nutzers </w:t>
              </w:r>
            </w:ins>
          </w:p>
        </w:tc>
        <w:tc>
          <w:tcPr>
            <w:tcW w:w="3021" w:type="dxa"/>
          </w:tcPr>
          <w:p w14:paraId="75A3FAF3" w14:textId="4C696462" w:rsidR="00473557" w:rsidRDefault="00473557" w:rsidP="00687C15">
            <w:pPr>
              <w:keepNext/>
              <w:jc w:val="both"/>
              <w:cnfStyle w:val="000000000000" w:firstRow="0" w:lastRow="0" w:firstColumn="0" w:lastColumn="0" w:oddVBand="0" w:evenVBand="0" w:oddHBand="0" w:evenHBand="0" w:firstRowFirstColumn="0" w:firstRowLastColumn="0" w:lastRowFirstColumn="0" w:lastRowLastColumn="0"/>
              <w:rPr>
                <w:ins w:id="1967" w:author="Menhorn Timo" w:date="2020-05-28T09:22:00Z"/>
              </w:rPr>
            </w:pPr>
            <w:ins w:id="1968" w:author="Menhorn Timo" w:date="2020-05-28T09:24:00Z">
              <w:r>
                <w:t>Der aktuelle Nutzer wird mit dem entsprechenden Key geladen</w:t>
              </w:r>
            </w:ins>
          </w:p>
        </w:tc>
      </w:tr>
    </w:tbl>
    <w:p w14:paraId="01C370DF" w14:textId="77777777" w:rsidR="00473557" w:rsidRPr="00473557" w:rsidRDefault="00473557" w:rsidP="00473557">
      <w:pPr>
        <w:rPr>
          <w:rPrChange w:id="1969" w:author="Menhorn Timo" w:date="2020-05-28T09:22:00Z">
            <w:rPr>
              <w:rFonts w:asciiTheme="majorHAnsi" w:hAnsiTheme="majorHAnsi" w:cstheme="majorHAnsi"/>
              <w:sz w:val="23"/>
              <w:szCs w:val="23"/>
            </w:rPr>
          </w:rPrChange>
        </w:rPr>
        <w:pPrChange w:id="1970" w:author="Menhorn Timo" w:date="2020-05-28T09:22:00Z">
          <w:pPr>
            <w:jc w:val="both"/>
          </w:pPr>
        </w:pPrChange>
      </w:pPr>
    </w:p>
    <w:p w14:paraId="60710BAB" w14:textId="77777777" w:rsidR="0077004C" w:rsidRPr="005F1C32" w:rsidRDefault="0077004C" w:rsidP="002145EE">
      <w:pPr>
        <w:pStyle w:val="berschrift1"/>
        <w:rPr>
          <w:rFonts w:asciiTheme="minorHAnsi" w:hAnsiTheme="minorHAnsi" w:cstheme="minorHAnsi"/>
          <w:rPrChange w:id="1971" w:author="Menhorn Timo" w:date="2020-05-27T07:06:00Z">
            <w:rPr/>
          </w:rPrChange>
        </w:rPr>
      </w:pPr>
      <w:bookmarkStart w:id="1972" w:name="_Toc41555103"/>
      <w:r w:rsidRPr="005F1C32">
        <w:rPr>
          <w:rFonts w:asciiTheme="minorHAnsi" w:hAnsiTheme="minorHAnsi" w:cstheme="minorHAnsi"/>
          <w:rPrChange w:id="1973" w:author="Menhorn Timo" w:date="2020-05-27T07:06:00Z">
            <w:rPr/>
          </w:rPrChange>
        </w:rPr>
        <w:lastRenderedPageBreak/>
        <w:t>Analysephase</w:t>
      </w:r>
      <w:bookmarkEnd w:id="1972"/>
    </w:p>
    <w:p w14:paraId="5AEC120B" w14:textId="70517B94" w:rsidR="0077004C" w:rsidRPr="005F1C32" w:rsidRDefault="0077004C" w:rsidP="006B5CAD">
      <w:pPr>
        <w:pStyle w:val="berschrift2"/>
        <w:rPr>
          <w:rFonts w:asciiTheme="minorHAnsi" w:hAnsiTheme="minorHAnsi" w:cstheme="minorHAnsi"/>
          <w:rPrChange w:id="1974" w:author="Menhorn Timo" w:date="2020-05-27T07:06:00Z">
            <w:rPr/>
          </w:rPrChange>
        </w:rPr>
      </w:pPr>
      <w:bookmarkStart w:id="1975" w:name="_Toc41555104"/>
      <w:r w:rsidRPr="005F1C32">
        <w:rPr>
          <w:rFonts w:asciiTheme="minorHAnsi" w:hAnsiTheme="minorHAnsi" w:cstheme="minorHAnsi"/>
          <w:rPrChange w:id="1976" w:author="Menhorn Timo" w:date="2020-05-27T07:06:00Z">
            <w:rPr/>
          </w:rPrChange>
        </w:rPr>
        <w:t>Ist- Analyse</w:t>
      </w:r>
      <w:bookmarkEnd w:id="1975"/>
    </w:p>
    <w:p w14:paraId="6720B068" w14:textId="7D1318B1" w:rsidR="00A10B9E" w:rsidRPr="005F1C32" w:rsidRDefault="00A10B9E" w:rsidP="002145EE">
      <w:pPr>
        <w:spacing w:line="264" w:lineRule="auto"/>
        <w:ind w:right="300"/>
        <w:jc w:val="both"/>
        <w:rPr>
          <w:ins w:id="1977" w:author="Menhorn Timo" w:date="2020-05-26T11:14:00Z"/>
          <w:rFonts w:eastAsia="Arial" w:cstheme="minorHAnsi"/>
          <w:rPrChange w:id="1978" w:author="Menhorn Timo" w:date="2020-05-27T07:06:00Z">
            <w:rPr>
              <w:ins w:id="1979" w:author="Menhorn Timo" w:date="2020-05-26T11:14:00Z"/>
              <w:rFonts w:asciiTheme="majorHAnsi" w:eastAsia="Arial" w:hAnsiTheme="majorHAnsi" w:cstheme="majorHAnsi"/>
            </w:rPr>
          </w:rPrChange>
        </w:rPr>
      </w:pPr>
      <w:ins w:id="1980" w:author="Menhorn Timo" w:date="2020-05-26T11:14:00Z">
        <w:r w:rsidRPr="005F1C32">
          <w:rPr>
            <w:rFonts w:eastAsia="Arial" w:cstheme="minorHAnsi"/>
            <w:rPrChange w:id="1981" w:author="Menhorn Timo" w:date="2020-05-27T07:06:00Z">
              <w:rPr>
                <w:rFonts w:asciiTheme="majorHAnsi" w:eastAsia="Arial" w:hAnsiTheme="majorHAnsi" w:cstheme="majorHAnsi"/>
              </w:rPr>
            </w:rPrChange>
          </w:rPr>
          <w:t xml:space="preserve">Wenn ein internes Projekt ohne Kundenauftrag gestartet wird, muss es </w:t>
        </w:r>
      </w:ins>
      <w:ins w:id="1982" w:author="Menhorn Timo" w:date="2020-05-26T11:18:00Z">
        <w:r w:rsidRPr="005F1C32">
          <w:rPr>
            <w:rFonts w:eastAsia="Arial" w:cstheme="minorHAnsi"/>
            <w:rPrChange w:id="1983" w:author="Menhorn Timo" w:date="2020-05-27T07:06:00Z">
              <w:rPr>
                <w:rFonts w:asciiTheme="majorHAnsi" w:eastAsia="Arial" w:hAnsiTheme="majorHAnsi" w:cstheme="majorHAnsi"/>
              </w:rPr>
            </w:rPrChange>
          </w:rPr>
          <w:t xml:space="preserve">umfangreich </w:t>
        </w:r>
      </w:ins>
      <w:ins w:id="1984" w:author="Menhorn Timo" w:date="2020-05-26T11:14:00Z">
        <w:r w:rsidRPr="005F1C32">
          <w:rPr>
            <w:rFonts w:eastAsia="Arial" w:cstheme="minorHAnsi"/>
            <w:rPrChange w:id="1985" w:author="Menhorn Timo" w:date="2020-05-27T07:06:00Z">
              <w:rPr>
                <w:rFonts w:asciiTheme="majorHAnsi" w:eastAsia="Arial" w:hAnsiTheme="majorHAnsi" w:cstheme="majorHAnsi"/>
              </w:rPr>
            </w:rPrChange>
          </w:rPr>
          <w:t>beschrieben</w:t>
        </w:r>
      </w:ins>
      <w:ins w:id="1986" w:author="Menhorn Timo" w:date="2020-05-26T11:18:00Z">
        <w:r w:rsidRPr="005F1C32">
          <w:rPr>
            <w:rFonts w:eastAsia="Arial" w:cstheme="minorHAnsi"/>
            <w:rPrChange w:id="1987" w:author="Menhorn Timo" w:date="2020-05-27T07:06:00Z">
              <w:rPr>
                <w:rFonts w:asciiTheme="majorHAnsi" w:eastAsia="Arial" w:hAnsiTheme="majorHAnsi" w:cstheme="majorHAnsi"/>
              </w:rPr>
            </w:rPrChange>
          </w:rPr>
          <w:t xml:space="preserve"> und begründet</w:t>
        </w:r>
      </w:ins>
      <w:ins w:id="1988" w:author="Menhorn Timo" w:date="2020-05-26T11:14:00Z">
        <w:r w:rsidRPr="005F1C32">
          <w:rPr>
            <w:rFonts w:eastAsia="Arial" w:cstheme="minorHAnsi"/>
            <w:rPrChange w:id="1989" w:author="Menhorn Timo" w:date="2020-05-27T07:06:00Z">
              <w:rPr>
                <w:rFonts w:asciiTheme="majorHAnsi" w:eastAsia="Arial" w:hAnsiTheme="majorHAnsi" w:cstheme="majorHAnsi"/>
              </w:rPr>
            </w:rPrChange>
          </w:rPr>
          <w:t xml:space="preserve"> werden. Bis</w:t>
        </w:r>
      </w:ins>
      <w:ins w:id="1990" w:author="Menhorn Timo" w:date="2020-05-26T11:18:00Z">
        <w:r w:rsidRPr="005F1C32">
          <w:rPr>
            <w:rFonts w:eastAsia="Arial" w:cstheme="minorHAnsi"/>
            <w:rPrChange w:id="1991" w:author="Menhorn Timo" w:date="2020-05-27T07:06:00Z">
              <w:rPr>
                <w:rFonts w:asciiTheme="majorHAnsi" w:eastAsia="Arial" w:hAnsiTheme="majorHAnsi" w:cstheme="majorHAnsi"/>
              </w:rPr>
            </w:rPrChange>
          </w:rPr>
          <w:t xml:space="preserve"> zu einer geplanten Projektdauer von</w:t>
        </w:r>
      </w:ins>
      <w:ins w:id="1992" w:author="Menhorn Timo" w:date="2020-05-26T11:14:00Z">
        <w:r w:rsidRPr="005F1C32">
          <w:rPr>
            <w:rFonts w:eastAsia="Arial" w:cstheme="minorHAnsi"/>
            <w:rPrChange w:id="1993" w:author="Menhorn Timo" w:date="2020-05-27T07:06:00Z">
              <w:rPr>
                <w:rFonts w:asciiTheme="majorHAnsi" w:eastAsia="Arial" w:hAnsiTheme="majorHAnsi" w:cstheme="majorHAnsi"/>
              </w:rPr>
            </w:rPrChange>
          </w:rPr>
          <w:t xml:space="preserve"> 20 Stunden können Projektfeld- und Bereichsleiter das Projekt selbst genehmigen. Ab</w:t>
        </w:r>
      </w:ins>
      <w:ins w:id="1994" w:author="Menhorn Timo" w:date="2020-05-26T11:18:00Z">
        <w:r w:rsidRPr="005F1C32">
          <w:rPr>
            <w:rFonts w:eastAsia="Arial" w:cstheme="minorHAnsi"/>
            <w:rPrChange w:id="1995" w:author="Menhorn Timo" w:date="2020-05-27T07:06:00Z">
              <w:rPr>
                <w:rFonts w:asciiTheme="majorHAnsi" w:eastAsia="Arial" w:hAnsiTheme="majorHAnsi" w:cstheme="majorHAnsi"/>
              </w:rPr>
            </w:rPrChange>
          </w:rPr>
          <w:t xml:space="preserve"> einer Dauer von</w:t>
        </w:r>
      </w:ins>
      <w:ins w:id="1996" w:author="Menhorn Timo" w:date="2020-05-26T11:14:00Z">
        <w:r w:rsidRPr="005F1C32">
          <w:rPr>
            <w:rFonts w:eastAsia="Arial" w:cstheme="minorHAnsi"/>
            <w:rPrChange w:id="1997" w:author="Menhorn Timo" w:date="2020-05-27T07:06:00Z">
              <w:rPr>
                <w:rFonts w:asciiTheme="majorHAnsi" w:eastAsia="Arial" w:hAnsiTheme="majorHAnsi" w:cstheme="majorHAnsi"/>
              </w:rPr>
            </w:rPrChange>
          </w:rPr>
          <w:t xml:space="preserve"> 20 Stunden genehmigt</w:t>
        </w:r>
      </w:ins>
      <w:ins w:id="1998" w:author="Menhorn Timo" w:date="2020-05-26T11:17:00Z">
        <w:r w:rsidRPr="005F1C32">
          <w:rPr>
            <w:rFonts w:eastAsia="Arial" w:cstheme="minorHAnsi"/>
            <w:rPrChange w:id="1999" w:author="Menhorn Timo" w:date="2020-05-27T07:06:00Z">
              <w:rPr>
                <w:rFonts w:asciiTheme="majorHAnsi" w:eastAsia="Arial" w:hAnsiTheme="majorHAnsi" w:cstheme="majorHAnsi"/>
              </w:rPr>
            </w:rPrChange>
          </w:rPr>
          <w:t xml:space="preserve"> es die</w:t>
        </w:r>
      </w:ins>
      <w:ins w:id="2000" w:author="Menhorn Timo" w:date="2020-05-26T11:14:00Z">
        <w:r w:rsidRPr="005F1C32">
          <w:rPr>
            <w:rFonts w:eastAsia="Arial" w:cstheme="minorHAnsi"/>
            <w:rPrChange w:id="2001" w:author="Menhorn Timo" w:date="2020-05-27T07:06:00Z">
              <w:rPr>
                <w:rFonts w:asciiTheme="majorHAnsi" w:eastAsia="Arial" w:hAnsiTheme="majorHAnsi" w:cstheme="majorHAnsi"/>
              </w:rPr>
            </w:rPrChange>
          </w:rPr>
          <w:t xml:space="preserve"> Geschäftsführung anhand eines Antrags.</w:t>
        </w:r>
      </w:ins>
    </w:p>
    <w:p w14:paraId="6D35B152" w14:textId="5054FAA7" w:rsidR="00A10B9E" w:rsidRPr="005F1C32" w:rsidRDefault="0045793A" w:rsidP="002145EE">
      <w:pPr>
        <w:spacing w:line="264" w:lineRule="auto"/>
        <w:ind w:right="300"/>
        <w:jc w:val="both"/>
        <w:rPr>
          <w:rFonts w:eastAsia="Arial" w:cstheme="minorHAnsi"/>
          <w:rPrChange w:id="2002" w:author="Menhorn Timo" w:date="2020-05-27T07:06:00Z">
            <w:rPr>
              <w:rFonts w:asciiTheme="majorHAnsi" w:eastAsia="Arial" w:hAnsiTheme="majorHAnsi" w:cstheme="majorHAnsi"/>
              <w:sz w:val="23"/>
              <w:szCs w:val="23"/>
            </w:rPr>
          </w:rPrChange>
        </w:rPr>
      </w:pPr>
      <w:r w:rsidRPr="005F1C32">
        <w:rPr>
          <w:rFonts w:eastAsia="Arial" w:cstheme="minorHAnsi"/>
          <w:rPrChange w:id="2003" w:author="Menhorn Timo" w:date="2020-05-27T07:06:00Z">
            <w:rPr>
              <w:rFonts w:asciiTheme="majorHAnsi" w:eastAsia="Arial" w:hAnsiTheme="majorHAnsi" w:cstheme="majorHAnsi"/>
              <w:sz w:val="23"/>
              <w:szCs w:val="23"/>
            </w:rPr>
          </w:rPrChange>
        </w:rPr>
        <w:t xml:space="preserve">Derzeit werden Projektanträge durch die Bereichsleiter mithilfe von Excel Dateien erstellt und abgespeichert. Je nach Größe und Umfang des Projektes bedarf es noch weiterer Genehmigungen, die durch Versenden des Excel Dokuments eingeholt werden. </w:t>
      </w:r>
    </w:p>
    <w:p w14:paraId="73D37400" w14:textId="4C622D16" w:rsidR="0045793A" w:rsidRPr="005F1C32" w:rsidRDefault="0045793A" w:rsidP="002145EE">
      <w:pPr>
        <w:spacing w:line="264" w:lineRule="auto"/>
        <w:ind w:right="300"/>
        <w:jc w:val="both"/>
        <w:rPr>
          <w:rFonts w:eastAsia="Arial" w:cstheme="minorHAnsi"/>
          <w:rPrChange w:id="2004" w:author="Menhorn Timo" w:date="2020-05-27T07:06:00Z">
            <w:rPr>
              <w:rFonts w:asciiTheme="majorHAnsi" w:eastAsia="Arial" w:hAnsiTheme="majorHAnsi" w:cstheme="majorHAnsi"/>
              <w:sz w:val="23"/>
              <w:szCs w:val="23"/>
            </w:rPr>
          </w:rPrChange>
        </w:rPr>
      </w:pPr>
      <w:r w:rsidRPr="005F1C32">
        <w:rPr>
          <w:rFonts w:eastAsia="Arial" w:cstheme="minorHAnsi"/>
          <w:rPrChange w:id="2005" w:author="Menhorn Timo" w:date="2020-05-27T07:06:00Z">
            <w:rPr>
              <w:rFonts w:asciiTheme="majorHAnsi" w:eastAsia="Arial" w:hAnsiTheme="majorHAnsi" w:cstheme="majorHAnsi"/>
              <w:sz w:val="23"/>
              <w:szCs w:val="23"/>
            </w:rPr>
          </w:rPrChange>
        </w:rPr>
        <w:t>Im Moment wird das firmenweit eingesetzte Tool Excel als Grundlage zur Erstellung der Anträge genutzt. Jedoch sind innerhalb dieser Excelvorlage kaum Einschränkungen durch definierte Felder (nahezu durchgängig erstellte Freitextfelder) gegeben, was zu einer hohen Fehleranfälligkeit führt.</w:t>
      </w:r>
    </w:p>
    <w:p w14:paraId="6D688F9D" w14:textId="6FC349A7" w:rsidR="00B96E1E" w:rsidRPr="005F1C32" w:rsidRDefault="00B96E1E" w:rsidP="002145EE">
      <w:pPr>
        <w:spacing w:line="264" w:lineRule="auto"/>
        <w:ind w:right="300"/>
        <w:jc w:val="both"/>
        <w:rPr>
          <w:rFonts w:eastAsia="Arial" w:cstheme="minorHAnsi"/>
          <w:rPrChange w:id="2006" w:author="Menhorn Timo" w:date="2020-05-27T07:06:00Z">
            <w:rPr>
              <w:rFonts w:asciiTheme="majorHAnsi" w:eastAsia="Arial" w:hAnsiTheme="majorHAnsi" w:cstheme="majorHAnsi"/>
              <w:sz w:val="23"/>
              <w:szCs w:val="23"/>
            </w:rPr>
          </w:rPrChange>
        </w:rPr>
      </w:pPr>
      <w:r w:rsidRPr="005F1C32">
        <w:rPr>
          <w:rFonts w:eastAsia="Arial" w:cstheme="minorHAnsi"/>
          <w:rPrChange w:id="2007" w:author="Menhorn Timo" w:date="2020-05-27T07:06:00Z">
            <w:rPr>
              <w:rFonts w:asciiTheme="majorHAnsi" w:eastAsia="Arial" w:hAnsiTheme="majorHAnsi" w:cstheme="majorHAnsi"/>
              <w:sz w:val="23"/>
              <w:szCs w:val="23"/>
            </w:rPr>
          </w:rPrChange>
        </w:rPr>
        <w:t>Zudem kommt es immer wieder zu Fehler</w:t>
      </w:r>
      <w:r w:rsidR="00487D54" w:rsidRPr="005F1C32">
        <w:rPr>
          <w:rFonts w:eastAsia="Arial" w:cstheme="minorHAnsi"/>
          <w:rPrChange w:id="2008" w:author="Menhorn Timo" w:date="2020-05-27T07:06:00Z">
            <w:rPr>
              <w:rFonts w:asciiTheme="majorHAnsi" w:eastAsia="Arial" w:hAnsiTheme="majorHAnsi" w:cstheme="majorHAnsi"/>
              <w:sz w:val="23"/>
              <w:szCs w:val="23"/>
            </w:rPr>
          </w:rPrChange>
        </w:rPr>
        <w:t>n,</w:t>
      </w:r>
      <w:r w:rsidRPr="005F1C32">
        <w:rPr>
          <w:rFonts w:eastAsia="Arial" w:cstheme="minorHAnsi"/>
          <w:rPrChange w:id="2009" w:author="Menhorn Timo" w:date="2020-05-27T07:06:00Z">
            <w:rPr>
              <w:rFonts w:asciiTheme="majorHAnsi" w:eastAsia="Arial" w:hAnsiTheme="majorHAnsi" w:cstheme="majorHAnsi"/>
              <w:sz w:val="23"/>
              <w:szCs w:val="23"/>
            </w:rPr>
          </w:rPrChange>
        </w:rPr>
        <w:t xml:space="preserve"> wenn ein Antrag weiterversendet wird, da oft die falschen Ansprechpartner ausgewählt werden und die Anträge so bei den falschen Genehmigungsebenen landen. </w:t>
      </w:r>
    </w:p>
    <w:p w14:paraId="31ED7FBC" w14:textId="269EC568" w:rsidR="00487D54" w:rsidRDefault="00487D54" w:rsidP="002145EE">
      <w:pPr>
        <w:spacing w:line="264" w:lineRule="auto"/>
        <w:ind w:right="300"/>
        <w:jc w:val="both"/>
        <w:rPr>
          <w:ins w:id="2010" w:author="Menhorn Timo" w:date="2020-05-27T09:25:00Z"/>
          <w:rFonts w:cstheme="minorHAnsi"/>
        </w:rPr>
      </w:pPr>
      <w:r w:rsidRPr="005F1C32">
        <w:rPr>
          <w:rFonts w:eastAsia="Arial" w:cstheme="minorHAnsi"/>
          <w:rPrChange w:id="2011" w:author="Menhorn Timo" w:date="2020-05-27T07:06:00Z">
            <w:rPr>
              <w:rFonts w:asciiTheme="majorHAnsi" w:eastAsia="Arial" w:hAnsiTheme="majorHAnsi" w:cstheme="majorHAnsi"/>
              <w:sz w:val="23"/>
              <w:szCs w:val="23"/>
            </w:rPr>
          </w:rPrChange>
        </w:rPr>
        <w:t xml:space="preserve">Zudem konnte ein Antragsteller bisher nur auf Nachfrage beim Vorgesetzten, den aktuellen Status seines Antrags erfragen </w:t>
      </w:r>
      <w:r w:rsidR="003042E4" w:rsidRPr="009F5A82">
        <w:rPr>
          <w:rFonts w:cstheme="minorHAnsi"/>
        </w:rPr>
        <w:t>und hatte nie eine Einsicht auf eine übersichtliche Darstellung.</w:t>
      </w:r>
    </w:p>
    <w:p w14:paraId="57FDF8DF" w14:textId="77777777" w:rsidR="008F100B" w:rsidRDefault="008F100B">
      <w:pPr>
        <w:keepNext/>
        <w:spacing w:line="264" w:lineRule="auto"/>
        <w:ind w:right="300"/>
        <w:jc w:val="both"/>
        <w:rPr>
          <w:ins w:id="2012" w:author="Menhorn Timo" w:date="2020-05-27T09:30:00Z"/>
        </w:rPr>
        <w:pPrChange w:id="2013" w:author="Menhorn Timo" w:date="2020-05-27T09:30:00Z">
          <w:pPr>
            <w:spacing w:line="264" w:lineRule="auto"/>
            <w:ind w:right="300"/>
            <w:jc w:val="both"/>
          </w:pPr>
        </w:pPrChange>
      </w:pPr>
      <w:ins w:id="2014" w:author="Menhorn Timo" w:date="2020-05-27T09:29:00Z">
        <w:r>
          <w:rPr>
            <w:noProof/>
          </w:rPr>
          <w:lastRenderedPageBreak/>
          <w:drawing>
            <wp:inline distT="0" distB="0" distL="0" distR="0" wp14:anchorId="5D1CD36C" wp14:editId="14E34AD6">
              <wp:extent cx="5760720" cy="52425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242560"/>
                      </a:xfrm>
                      <a:prstGeom prst="rect">
                        <a:avLst/>
                      </a:prstGeom>
                    </pic:spPr>
                  </pic:pic>
                </a:graphicData>
              </a:graphic>
            </wp:inline>
          </w:drawing>
        </w:r>
      </w:ins>
    </w:p>
    <w:p w14:paraId="3407F5FB" w14:textId="66A13F9E" w:rsidR="008F100B" w:rsidRPr="005F1C32" w:rsidRDefault="008F100B">
      <w:pPr>
        <w:pStyle w:val="Beschriftung"/>
        <w:jc w:val="both"/>
        <w:rPr>
          <w:rFonts w:eastAsia="Arial" w:cstheme="minorHAnsi"/>
          <w:sz w:val="22"/>
          <w:szCs w:val="22"/>
          <w:rPrChange w:id="2015" w:author="Menhorn Timo" w:date="2020-05-27T07:06:00Z">
            <w:rPr>
              <w:rFonts w:asciiTheme="majorHAnsi" w:eastAsia="Arial" w:hAnsiTheme="majorHAnsi" w:cstheme="majorHAnsi"/>
              <w:sz w:val="23"/>
              <w:szCs w:val="23"/>
            </w:rPr>
          </w:rPrChange>
        </w:rPr>
        <w:pPrChange w:id="2016" w:author="Menhorn Timo" w:date="2020-05-27T09:30:00Z">
          <w:pPr>
            <w:spacing w:line="264" w:lineRule="auto"/>
            <w:ind w:right="300"/>
            <w:jc w:val="both"/>
          </w:pPr>
        </w:pPrChange>
      </w:pPr>
      <w:bookmarkStart w:id="2017" w:name="_Toc41553025"/>
      <w:ins w:id="2018" w:author="Menhorn Timo" w:date="2020-05-27T09:30:00Z">
        <w:r>
          <w:t xml:space="preserve">Abbildung </w:t>
        </w:r>
        <w:r>
          <w:fldChar w:fldCharType="begin"/>
        </w:r>
        <w:r>
          <w:instrText xml:space="preserve"> SEQ Abbildung \* ARABIC </w:instrText>
        </w:r>
      </w:ins>
      <w:r>
        <w:fldChar w:fldCharType="separate"/>
      </w:r>
      <w:ins w:id="2019" w:author="Menhorn Timo" w:date="2020-05-28T10:15:00Z">
        <w:r w:rsidR="00687C15">
          <w:rPr>
            <w:noProof/>
          </w:rPr>
          <w:t>8</w:t>
        </w:r>
      </w:ins>
      <w:ins w:id="2020" w:author="Menhorn Timo" w:date="2020-05-27T09:30:00Z">
        <w:r>
          <w:fldChar w:fldCharType="end"/>
        </w:r>
        <w:r>
          <w:t>: Excel Projektsteckbrief</w:t>
        </w:r>
      </w:ins>
      <w:bookmarkEnd w:id="2017"/>
    </w:p>
    <w:p w14:paraId="620D09C0" w14:textId="0D64361D" w:rsidR="0077004C" w:rsidRPr="005F1C32" w:rsidRDefault="0077004C" w:rsidP="006B5CAD">
      <w:pPr>
        <w:pStyle w:val="berschrift2"/>
        <w:rPr>
          <w:rFonts w:asciiTheme="minorHAnsi" w:hAnsiTheme="minorHAnsi" w:cstheme="minorHAnsi"/>
          <w:rPrChange w:id="2021" w:author="Menhorn Timo" w:date="2020-05-27T07:06:00Z">
            <w:rPr/>
          </w:rPrChange>
        </w:rPr>
      </w:pPr>
      <w:bookmarkStart w:id="2022" w:name="_Toc41555105"/>
      <w:r w:rsidRPr="005F1C32">
        <w:rPr>
          <w:rFonts w:asciiTheme="minorHAnsi" w:hAnsiTheme="minorHAnsi" w:cstheme="minorHAnsi"/>
          <w:rPrChange w:id="2023" w:author="Menhorn Timo" w:date="2020-05-27T07:06:00Z">
            <w:rPr/>
          </w:rPrChange>
        </w:rPr>
        <w:t>Soll- Analyse</w:t>
      </w:r>
      <w:bookmarkEnd w:id="2022"/>
    </w:p>
    <w:p w14:paraId="6428AD9C" w14:textId="21DF33C7" w:rsidR="002F292C" w:rsidRPr="005F1C32" w:rsidRDefault="002F292C">
      <w:pPr>
        <w:pStyle w:val="berschrift3"/>
        <w:rPr>
          <w:ins w:id="2024" w:author="Menhorn Timo" w:date="2020-05-26T11:44:00Z"/>
          <w:rPrChange w:id="2025" w:author="Menhorn Timo" w:date="2020-05-27T07:06:00Z">
            <w:rPr>
              <w:ins w:id="2026" w:author="Menhorn Timo" w:date="2020-05-26T11:44:00Z"/>
            </w:rPr>
          </w:rPrChange>
        </w:rPr>
        <w:pPrChange w:id="2027" w:author="Menhorn Timo" w:date="2020-05-27T16:06:00Z">
          <w:pPr/>
        </w:pPrChange>
      </w:pPr>
      <w:bookmarkStart w:id="2028" w:name="_Toc41555106"/>
      <w:ins w:id="2029" w:author="Menhorn Timo" w:date="2020-05-26T11:44:00Z">
        <w:r w:rsidRPr="00687C15">
          <w:t>Login</w:t>
        </w:r>
        <w:bookmarkEnd w:id="2028"/>
      </w:ins>
    </w:p>
    <w:p w14:paraId="104F0FA5" w14:textId="796A8AE9" w:rsidR="002F292C" w:rsidRPr="009F5A82" w:rsidRDefault="00B96E1E">
      <w:pPr>
        <w:jc w:val="both"/>
        <w:rPr>
          <w:ins w:id="2030" w:author="Menhorn Timo" w:date="2020-05-26T11:44:00Z"/>
          <w:rFonts w:cstheme="minorHAnsi"/>
        </w:rPr>
        <w:pPrChange w:id="2031" w:author="Menhorn Timo" w:date="2020-05-27T14:43:00Z">
          <w:pPr/>
        </w:pPrChange>
      </w:pPr>
      <w:r w:rsidRPr="005F1C32">
        <w:rPr>
          <w:rFonts w:cstheme="minorHAnsi"/>
          <w:rPrChange w:id="2032" w:author="Menhorn Timo" w:date="2020-05-27T07:06:00Z">
            <w:rPr>
              <w:rFonts w:asciiTheme="majorHAnsi" w:hAnsiTheme="majorHAnsi" w:cstheme="majorHAnsi"/>
              <w:sz w:val="23"/>
              <w:szCs w:val="23"/>
            </w:rPr>
          </w:rPrChange>
        </w:rPr>
        <w:t>Es soll eine Webapplikation</w:t>
      </w:r>
      <w:r w:rsidR="00A64C9F" w:rsidRPr="005F1C32">
        <w:rPr>
          <w:rFonts w:cstheme="minorHAnsi"/>
          <w:rPrChange w:id="2033" w:author="Menhorn Timo" w:date="2020-05-27T07:06:00Z">
            <w:rPr>
              <w:rFonts w:asciiTheme="majorHAnsi" w:hAnsiTheme="majorHAnsi" w:cstheme="majorHAnsi"/>
              <w:sz w:val="23"/>
              <w:szCs w:val="23"/>
            </w:rPr>
          </w:rPrChange>
        </w:rPr>
        <w:t>*</w:t>
      </w:r>
      <w:r w:rsidRPr="005F1C32">
        <w:rPr>
          <w:rFonts w:cstheme="minorHAnsi"/>
          <w:rPrChange w:id="2034" w:author="Menhorn Timo" w:date="2020-05-27T07:06:00Z">
            <w:rPr>
              <w:rFonts w:asciiTheme="majorHAnsi" w:hAnsiTheme="majorHAnsi" w:cstheme="majorHAnsi"/>
              <w:sz w:val="23"/>
              <w:szCs w:val="23"/>
            </w:rPr>
          </w:rPrChange>
        </w:rPr>
        <w:t xml:space="preserve"> entwickelt werden, bei der sich Nutzer </w:t>
      </w:r>
      <w:bookmarkStart w:id="2035" w:name="_Hlk39834944"/>
      <w:r w:rsidRPr="005F1C32">
        <w:rPr>
          <w:rFonts w:cstheme="minorHAnsi"/>
          <w:rPrChange w:id="2036" w:author="Menhorn Timo" w:date="2020-05-27T07:06:00Z">
            <w:rPr>
              <w:rFonts w:asciiTheme="majorHAnsi" w:hAnsiTheme="majorHAnsi" w:cstheme="majorHAnsi"/>
              <w:sz w:val="23"/>
              <w:szCs w:val="23"/>
            </w:rPr>
          </w:rPrChange>
        </w:rPr>
        <w:t>authentifizieren</w:t>
      </w:r>
      <w:bookmarkEnd w:id="2035"/>
      <w:r w:rsidR="00A64C9F" w:rsidRPr="005F1C32">
        <w:rPr>
          <w:rFonts w:cstheme="minorHAnsi"/>
          <w:rPrChange w:id="2037" w:author="Menhorn Timo" w:date="2020-05-27T07:06:00Z">
            <w:rPr>
              <w:rFonts w:asciiTheme="majorHAnsi" w:hAnsiTheme="majorHAnsi" w:cstheme="majorHAnsi"/>
              <w:sz w:val="23"/>
              <w:szCs w:val="23"/>
            </w:rPr>
          </w:rPrChange>
        </w:rPr>
        <w:t>*</w:t>
      </w:r>
      <w:r w:rsidR="00B94D47" w:rsidRPr="005F1C32">
        <w:rPr>
          <w:rFonts w:cstheme="minorHAnsi"/>
          <w:rPrChange w:id="2038" w:author="Menhorn Timo" w:date="2020-05-27T07:06:00Z">
            <w:rPr>
              <w:rFonts w:asciiTheme="majorHAnsi" w:hAnsiTheme="majorHAnsi" w:cstheme="majorHAnsi"/>
              <w:sz w:val="23"/>
              <w:szCs w:val="23"/>
            </w:rPr>
          </w:rPrChange>
        </w:rPr>
        <w:t xml:space="preserve"> oder neu registrieren</w:t>
      </w:r>
      <w:r w:rsidRPr="005F1C32">
        <w:rPr>
          <w:rFonts w:cstheme="minorHAnsi"/>
          <w:rPrChange w:id="2039" w:author="Menhorn Timo" w:date="2020-05-27T07:06:00Z">
            <w:rPr>
              <w:rFonts w:asciiTheme="majorHAnsi" w:hAnsiTheme="majorHAnsi" w:cstheme="majorHAnsi"/>
              <w:sz w:val="23"/>
              <w:szCs w:val="23"/>
            </w:rPr>
          </w:rPrChange>
        </w:rPr>
        <w:t xml:space="preserve"> müssen</w:t>
      </w:r>
      <w:r w:rsidR="003042E4" w:rsidRPr="005F1C32">
        <w:rPr>
          <w:rFonts w:cstheme="minorHAnsi"/>
          <w:rPrChange w:id="2040" w:author="Menhorn Timo" w:date="2020-05-27T07:06:00Z">
            <w:rPr>
              <w:rFonts w:asciiTheme="majorHAnsi" w:hAnsiTheme="majorHAnsi" w:cstheme="majorHAnsi"/>
              <w:sz w:val="23"/>
              <w:szCs w:val="23"/>
            </w:rPr>
          </w:rPrChange>
        </w:rPr>
        <w:t>,</w:t>
      </w:r>
      <w:r w:rsidRPr="005F1C32">
        <w:rPr>
          <w:rFonts w:cstheme="minorHAnsi"/>
          <w:rPrChange w:id="2041" w:author="Menhorn Timo" w:date="2020-05-27T07:06:00Z">
            <w:rPr>
              <w:rFonts w:asciiTheme="majorHAnsi" w:hAnsiTheme="majorHAnsi" w:cstheme="majorHAnsi"/>
              <w:sz w:val="23"/>
              <w:szCs w:val="23"/>
            </w:rPr>
          </w:rPrChange>
        </w:rPr>
        <w:t xml:space="preserve"> um anschließend auf ein</w:t>
      </w:r>
      <w:r w:rsidR="008B21A1" w:rsidRPr="005F1C32">
        <w:rPr>
          <w:rFonts w:cstheme="minorHAnsi"/>
          <w:rPrChange w:id="2042" w:author="Menhorn Timo" w:date="2020-05-27T07:06:00Z">
            <w:rPr>
              <w:rFonts w:asciiTheme="majorHAnsi" w:hAnsiTheme="majorHAnsi" w:cstheme="majorHAnsi"/>
              <w:sz w:val="23"/>
              <w:szCs w:val="23"/>
            </w:rPr>
          </w:rPrChange>
        </w:rPr>
        <w:t xml:space="preserve"> </w:t>
      </w:r>
      <w:r w:rsidRPr="005F1C32">
        <w:rPr>
          <w:rFonts w:cstheme="minorHAnsi"/>
          <w:rPrChange w:id="2043" w:author="Menhorn Timo" w:date="2020-05-27T07:06:00Z">
            <w:rPr>
              <w:rFonts w:asciiTheme="majorHAnsi" w:hAnsiTheme="majorHAnsi" w:cstheme="majorHAnsi"/>
              <w:sz w:val="23"/>
              <w:szCs w:val="23"/>
            </w:rPr>
          </w:rPrChange>
        </w:rPr>
        <w:t xml:space="preserve">Dashboard </w:t>
      </w:r>
      <w:r w:rsidR="008B21A1" w:rsidRPr="005F1C32">
        <w:rPr>
          <w:rFonts w:cstheme="minorHAnsi"/>
          <w:rPrChange w:id="2044" w:author="Menhorn Timo" w:date="2020-05-27T07:06:00Z">
            <w:rPr>
              <w:rFonts w:asciiTheme="majorHAnsi" w:hAnsiTheme="majorHAnsi" w:cstheme="majorHAnsi"/>
              <w:sz w:val="23"/>
              <w:szCs w:val="23"/>
            </w:rPr>
          </w:rPrChange>
        </w:rPr>
        <w:t xml:space="preserve">zu gelangen. </w:t>
      </w:r>
    </w:p>
    <w:p w14:paraId="07601338" w14:textId="011999F4" w:rsidR="002F292C" w:rsidRPr="005F1C32" w:rsidRDefault="002F292C">
      <w:pPr>
        <w:pStyle w:val="berschrift3"/>
        <w:rPr>
          <w:ins w:id="2045" w:author="Menhorn Timo" w:date="2020-05-26T11:44:00Z"/>
          <w:rPrChange w:id="2046" w:author="Menhorn Timo" w:date="2020-05-27T07:06:00Z">
            <w:rPr>
              <w:ins w:id="2047" w:author="Menhorn Timo" w:date="2020-05-26T11:44:00Z"/>
            </w:rPr>
          </w:rPrChange>
        </w:rPr>
        <w:pPrChange w:id="2048" w:author="Menhorn Timo" w:date="2020-05-27T16:06:00Z">
          <w:pPr/>
        </w:pPrChange>
      </w:pPr>
      <w:bookmarkStart w:id="2049" w:name="_Toc41555107"/>
      <w:ins w:id="2050" w:author="Menhorn Timo" w:date="2020-05-26T11:44:00Z">
        <w:r w:rsidRPr="00687C15">
          <w:t>Dashboard</w:t>
        </w:r>
        <w:bookmarkEnd w:id="2049"/>
      </w:ins>
    </w:p>
    <w:p w14:paraId="587CC176" w14:textId="563A294B" w:rsidR="00B96E1E" w:rsidRPr="005F1C32" w:rsidRDefault="008B21A1">
      <w:pPr>
        <w:jc w:val="both"/>
        <w:rPr>
          <w:rFonts w:cstheme="minorHAnsi"/>
          <w:rPrChange w:id="2051" w:author="Menhorn Timo" w:date="2020-05-27T07:06:00Z">
            <w:rPr>
              <w:rFonts w:asciiTheme="majorHAnsi" w:hAnsiTheme="majorHAnsi" w:cstheme="majorHAnsi"/>
              <w:sz w:val="23"/>
              <w:szCs w:val="23"/>
            </w:rPr>
          </w:rPrChange>
        </w:rPr>
      </w:pPr>
      <w:r w:rsidRPr="005F1C32">
        <w:rPr>
          <w:rFonts w:cstheme="minorHAnsi"/>
          <w:rPrChange w:id="2052" w:author="Menhorn Timo" w:date="2020-05-27T07:06:00Z">
            <w:rPr>
              <w:rFonts w:asciiTheme="majorHAnsi" w:hAnsiTheme="majorHAnsi" w:cstheme="majorHAnsi"/>
              <w:sz w:val="23"/>
              <w:szCs w:val="23"/>
            </w:rPr>
          </w:rPrChange>
        </w:rPr>
        <w:t>Der Standardnutzer sieht auf diesem Dashboard zwei Kacheln</w:t>
      </w:r>
      <w:r w:rsidR="006F09A3" w:rsidRPr="005F1C32">
        <w:rPr>
          <w:rFonts w:cstheme="minorHAnsi"/>
          <w:rPrChange w:id="2053" w:author="Menhorn Timo" w:date="2020-05-27T07:06:00Z">
            <w:rPr>
              <w:rFonts w:asciiTheme="majorHAnsi" w:hAnsiTheme="majorHAnsi" w:cstheme="majorHAnsi"/>
              <w:sz w:val="23"/>
              <w:szCs w:val="23"/>
            </w:rPr>
          </w:rPrChange>
        </w:rPr>
        <w:t>.</w:t>
      </w:r>
    </w:p>
    <w:p w14:paraId="0077B15D" w14:textId="65F3CDB1" w:rsidR="006F09A3" w:rsidRPr="005F1C32" w:rsidRDefault="006F09A3">
      <w:pPr>
        <w:jc w:val="both"/>
        <w:rPr>
          <w:rFonts w:cstheme="minorHAnsi"/>
          <w:rPrChange w:id="2054" w:author="Menhorn Timo" w:date="2020-05-27T07:06:00Z">
            <w:rPr>
              <w:rFonts w:asciiTheme="majorHAnsi" w:hAnsiTheme="majorHAnsi" w:cstheme="majorHAnsi"/>
              <w:sz w:val="23"/>
              <w:szCs w:val="23"/>
            </w:rPr>
          </w:rPrChange>
        </w:rPr>
      </w:pPr>
      <w:r w:rsidRPr="005F1C32">
        <w:rPr>
          <w:rFonts w:cstheme="minorHAnsi"/>
          <w:rPrChange w:id="2055" w:author="Menhorn Timo" w:date="2020-05-27T07:06:00Z">
            <w:rPr>
              <w:rFonts w:asciiTheme="majorHAnsi" w:hAnsiTheme="majorHAnsi" w:cstheme="majorHAnsi"/>
              <w:sz w:val="23"/>
              <w:szCs w:val="23"/>
            </w:rPr>
          </w:rPrChange>
        </w:rPr>
        <w:t xml:space="preserve">Wenn er die erste Kachel </w:t>
      </w:r>
      <w:ins w:id="2056" w:author="Brinkmann Jan" w:date="2020-05-25T22:40:00Z">
        <w:r w:rsidR="00964191" w:rsidRPr="005F1C32">
          <w:rPr>
            <w:rFonts w:cstheme="minorHAnsi"/>
            <w:rPrChange w:id="2057" w:author="Menhorn Timo" w:date="2020-05-27T07:06:00Z">
              <w:rPr>
                <w:rFonts w:asciiTheme="majorHAnsi" w:hAnsiTheme="majorHAnsi" w:cstheme="majorHAnsi"/>
                <w:sz w:val="23"/>
                <w:szCs w:val="23"/>
              </w:rPr>
            </w:rPrChange>
          </w:rPr>
          <w:t xml:space="preserve">„Projektantrag erstellen“ </w:t>
        </w:r>
      </w:ins>
      <w:r w:rsidRPr="005F1C32">
        <w:rPr>
          <w:rFonts w:cstheme="minorHAnsi"/>
          <w:rPrChange w:id="2058" w:author="Menhorn Timo" w:date="2020-05-27T07:06:00Z">
            <w:rPr>
              <w:rFonts w:asciiTheme="majorHAnsi" w:hAnsiTheme="majorHAnsi" w:cstheme="majorHAnsi"/>
              <w:sz w:val="23"/>
              <w:szCs w:val="23"/>
            </w:rPr>
          </w:rPrChange>
        </w:rPr>
        <w:t xml:space="preserve">auswählt, werden ihm darunter verschiedene Projektgebiete angezeigt, aus denen er ein Themengebiet für einen neuen </w:t>
      </w:r>
      <w:r w:rsidRPr="005F1C32">
        <w:rPr>
          <w:rFonts w:cstheme="minorHAnsi"/>
          <w:rPrChange w:id="2059" w:author="Menhorn Timo" w:date="2020-05-27T07:06:00Z">
            <w:rPr>
              <w:rFonts w:asciiTheme="majorHAnsi" w:hAnsiTheme="majorHAnsi" w:cstheme="majorHAnsi"/>
              <w:sz w:val="23"/>
              <w:szCs w:val="23"/>
            </w:rPr>
          </w:rPrChange>
        </w:rPr>
        <w:lastRenderedPageBreak/>
        <w:t>Antrag auswählen kann. Wenn er ein Themengebiet ausgewählt hat, gelangt er so auf die Ansicht zum Anlegen von Anträgen.</w:t>
      </w:r>
    </w:p>
    <w:p w14:paraId="18861888" w14:textId="0E09713F" w:rsidR="006F09A3" w:rsidRPr="005F1C32" w:rsidRDefault="006F09A3">
      <w:pPr>
        <w:jc w:val="both"/>
        <w:rPr>
          <w:rFonts w:cstheme="minorHAnsi"/>
          <w:rPrChange w:id="2060" w:author="Menhorn Timo" w:date="2020-05-27T07:06:00Z">
            <w:rPr>
              <w:rFonts w:asciiTheme="majorHAnsi" w:hAnsiTheme="majorHAnsi" w:cstheme="majorHAnsi"/>
              <w:sz w:val="23"/>
              <w:szCs w:val="23"/>
            </w:rPr>
          </w:rPrChange>
        </w:rPr>
      </w:pPr>
      <w:r w:rsidRPr="005F1C32">
        <w:rPr>
          <w:rFonts w:cstheme="minorHAnsi"/>
          <w:rPrChange w:id="2061" w:author="Menhorn Timo" w:date="2020-05-27T07:06:00Z">
            <w:rPr>
              <w:rFonts w:asciiTheme="majorHAnsi" w:hAnsiTheme="majorHAnsi" w:cstheme="majorHAnsi"/>
              <w:sz w:val="23"/>
              <w:szCs w:val="23"/>
            </w:rPr>
          </w:rPrChange>
        </w:rPr>
        <w:t xml:space="preserve">Die zweite Kachel </w:t>
      </w:r>
      <w:ins w:id="2062" w:author="Brinkmann Jan" w:date="2020-05-25T22:40:00Z">
        <w:r w:rsidR="00964191" w:rsidRPr="005F1C32">
          <w:rPr>
            <w:rFonts w:cstheme="minorHAnsi"/>
            <w:rPrChange w:id="2063" w:author="Menhorn Timo" w:date="2020-05-27T07:06:00Z">
              <w:rPr>
                <w:rFonts w:asciiTheme="majorHAnsi" w:hAnsiTheme="majorHAnsi" w:cstheme="majorHAnsi"/>
                <w:sz w:val="23"/>
                <w:szCs w:val="23"/>
              </w:rPr>
            </w:rPrChange>
          </w:rPr>
          <w:t xml:space="preserve">„Laufende Anträge“ </w:t>
        </w:r>
      </w:ins>
      <w:r w:rsidRPr="005F1C32">
        <w:rPr>
          <w:rFonts w:cstheme="minorHAnsi"/>
          <w:rPrChange w:id="2064" w:author="Menhorn Timo" w:date="2020-05-27T07:06:00Z">
            <w:rPr>
              <w:rFonts w:asciiTheme="majorHAnsi" w:hAnsiTheme="majorHAnsi" w:cstheme="majorHAnsi"/>
              <w:sz w:val="23"/>
              <w:szCs w:val="23"/>
            </w:rPr>
          </w:rPrChange>
        </w:rPr>
        <w:t xml:space="preserve">zeigt eine Vorauswahl über mögliche Antragsstatus. Wenn er einen davon auswählt, gelangt er auf die Übersicht der von ihm gestellten Anträge, die sich im </w:t>
      </w:r>
      <w:r w:rsidR="008343C6" w:rsidRPr="005F1C32">
        <w:rPr>
          <w:rFonts w:cstheme="minorHAnsi"/>
          <w:rPrChange w:id="2065" w:author="Menhorn Timo" w:date="2020-05-27T07:06:00Z">
            <w:rPr>
              <w:rFonts w:asciiTheme="majorHAnsi" w:hAnsiTheme="majorHAnsi" w:cstheme="majorHAnsi"/>
              <w:sz w:val="23"/>
              <w:szCs w:val="23"/>
            </w:rPr>
          </w:rPrChange>
        </w:rPr>
        <w:t>a</w:t>
      </w:r>
      <w:r w:rsidRPr="005F1C32">
        <w:rPr>
          <w:rFonts w:cstheme="minorHAnsi"/>
          <w:rPrChange w:id="2066" w:author="Menhorn Timo" w:date="2020-05-27T07:06:00Z">
            <w:rPr>
              <w:rFonts w:asciiTheme="majorHAnsi" w:hAnsiTheme="majorHAnsi" w:cstheme="majorHAnsi"/>
              <w:sz w:val="23"/>
              <w:szCs w:val="23"/>
            </w:rPr>
          </w:rPrChange>
        </w:rPr>
        <w:t>usgewählten Status befinden.</w:t>
      </w:r>
    </w:p>
    <w:p w14:paraId="0C1657E2" w14:textId="37035789" w:rsidR="00CE6470" w:rsidRPr="005F1C32" w:rsidRDefault="00CE6470">
      <w:pPr>
        <w:jc w:val="both"/>
        <w:rPr>
          <w:rFonts w:cstheme="minorHAnsi"/>
          <w:rPrChange w:id="2067" w:author="Menhorn Timo" w:date="2020-05-27T07:06:00Z">
            <w:rPr>
              <w:rFonts w:asciiTheme="majorHAnsi" w:hAnsiTheme="majorHAnsi" w:cstheme="majorHAnsi"/>
              <w:sz w:val="23"/>
              <w:szCs w:val="23"/>
            </w:rPr>
          </w:rPrChange>
        </w:rPr>
      </w:pPr>
      <w:r w:rsidRPr="005F1C32">
        <w:rPr>
          <w:rFonts w:cstheme="minorHAnsi"/>
          <w:rPrChange w:id="2068" w:author="Menhorn Timo" w:date="2020-05-27T07:06:00Z">
            <w:rPr>
              <w:rFonts w:asciiTheme="majorHAnsi" w:hAnsiTheme="majorHAnsi" w:cstheme="majorHAnsi"/>
              <w:sz w:val="23"/>
              <w:szCs w:val="23"/>
            </w:rPr>
          </w:rPrChange>
        </w:rPr>
        <w:t xml:space="preserve">Der Admin </w:t>
      </w:r>
      <w:r w:rsidR="00B94D47" w:rsidRPr="005F1C32">
        <w:rPr>
          <w:rFonts w:cstheme="minorHAnsi"/>
          <w:rPrChange w:id="2069" w:author="Menhorn Timo" w:date="2020-05-27T07:06:00Z">
            <w:rPr>
              <w:rFonts w:asciiTheme="majorHAnsi" w:hAnsiTheme="majorHAnsi" w:cstheme="majorHAnsi"/>
              <w:sz w:val="23"/>
              <w:szCs w:val="23"/>
            </w:rPr>
          </w:rPrChange>
        </w:rPr>
        <w:t>sieht in dieser Ansicht noch eine dritte Kachel, über welche er zum Usermanagement</w:t>
      </w:r>
      <w:r w:rsidR="00A64C9F" w:rsidRPr="005F1C32">
        <w:rPr>
          <w:rFonts w:cstheme="minorHAnsi"/>
          <w:rPrChange w:id="2070" w:author="Menhorn Timo" w:date="2020-05-27T07:06:00Z">
            <w:rPr>
              <w:rFonts w:asciiTheme="majorHAnsi" w:hAnsiTheme="majorHAnsi" w:cstheme="majorHAnsi"/>
              <w:sz w:val="23"/>
              <w:szCs w:val="23"/>
            </w:rPr>
          </w:rPrChange>
        </w:rPr>
        <w:t>*</w:t>
      </w:r>
      <w:r w:rsidR="00B94D47" w:rsidRPr="005F1C32">
        <w:rPr>
          <w:rFonts w:cstheme="minorHAnsi"/>
          <w:rPrChange w:id="2071" w:author="Menhorn Timo" w:date="2020-05-27T07:06:00Z">
            <w:rPr>
              <w:rFonts w:asciiTheme="majorHAnsi" w:hAnsiTheme="majorHAnsi" w:cstheme="majorHAnsi"/>
              <w:sz w:val="23"/>
              <w:szCs w:val="23"/>
            </w:rPr>
          </w:rPrChange>
        </w:rPr>
        <w:t xml:space="preserve"> gelangt.</w:t>
      </w:r>
    </w:p>
    <w:p w14:paraId="3606269B" w14:textId="7AEEEBAA" w:rsidR="002F292C" w:rsidRPr="005F1C32" w:rsidRDefault="002F292C">
      <w:pPr>
        <w:pStyle w:val="berschrift3"/>
        <w:rPr>
          <w:ins w:id="2072" w:author="Menhorn Timo" w:date="2020-05-26T11:45:00Z"/>
          <w:rPrChange w:id="2073" w:author="Menhorn Timo" w:date="2020-05-27T07:06:00Z">
            <w:rPr>
              <w:ins w:id="2074" w:author="Menhorn Timo" w:date="2020-05-26T11:45:00Z"/>
            </w:rPr>
          </w:rPrChange>
        </w:rPr>
        <w:pPrChange w:id="2075" w:author="Menhorn Timo" w:date="2020-05-27T16:06:00Z">
          <w:pPr/>
        </w:pPrChange>
      </w:pPr>
      <w:bookmarkStart w:id="2076" w:name="_Toc41555108"/>
      <w:ins w:id="2077" w:author="Menhorn Timo" w:date="2020-05-26T11:45:00Z">
        <w:r w:rsidRPr="00687C15">
          <w:t>Antrag anlegen</w:t>
        </w:r>
        <w:bookmarkEnd w:id="2076"/>
      </w:ins>
    </w:p>
    <w:p w14:paraId="5313E2A5" w14:textId="3AD3CCE6" w:rsidR="00CE6470" w:rsidRPr="005F1C32" w:rsidDel="002F292C" w:rsidRDefault="006F09A3">
      <w:pPr>
        <w:jc w:val="both"/>
        <w:rPr>
          <w:del w:id="2078" w:author="Menhorn Timo" w:date="2020-05-26T11:37:00Z"/>
          <w:rFonts w:cstheme="minorHAnsi"/>
          <w:rPrChange w:id="2079" w:author="Menhorn Timo" w:date="2020-05-27T07:06:00Z">
            <w:rPr>
              <w:del w:id="2080" w:author="Menhorn Timo" w:date="2020-05-26T11:37:00Z"/>
            </w:rPr>
          </w:rPrChange>
        </w:rPr>
        <w:pPrChange w:id="2081" w:author="Menhorn Timo" w:date="2020-05-27T14:43:00Z">
          <w:pPr/>
        </w:pPrChange>
      </w:pPr>
      <w:r w:rsidRPr="005F1C32">
        <w:rPr>
          <w:rFonts w:cstheme="minorHAnsi"/>
          <w:rPrChange w:id="2082" w:author="Menhorn Timo" w:date="2020-05-27T07:06:00Z">
            <w:rPr>
              <w:rFonts w:asciiTheme="majorHAnsi" w:hAnsiTheme="majorHAnsi" w:cstheme="majorHAnsi"/>
              <w:sz w:val="23"/>
              <w:szCs w:val="23"/>
            </w:rPr>
          </w:rPrChange>
        </w:rPr>
        <w:t xml:space="preserve">Auf der Ansicht zum Anlegen werden beim Initialisieren </w:t>
      </w:r>
      <w:r w:rsidR="00CE6470" w:rsidRPr="005F1C32">
        <w:rPr>
          <w:rFonts w:cstheme="minorHAnsi"/>
          <w:rPrChange w:id="2083" w:author="Menhorn Timo" w:date="2020-05-27T07:06:00Z">
            <w:rPr>
              <w:rFonts w:asciiTheme="majorHAnsi" w:hAnsiTheme="majorHAnsi" w:cstheme="majorHAnsi"/>
              <w:sz w:val="23"/>
              <w:szCs w:val="23"/>
            </w:rPr>
          </w:rPrChange>
        </w:rPr>
        <w:t xml:space="preserve">die Eingabefelder samt </w:t>
      </w:r>
      <w:bookmarkStart w:id="2084" w:name="_Hlk39834981"/>
      <w:r w:rsidR="00CE6470" w:rsidRPr="005F1C32">
        <w:rPr>
          <w:rFonts w:cstheme="minorHAnsi"/>
          <w:rPrChange w:id="2085" w:author="Menhorn Timo" w:date="2020-05-27T07:06:00Z">
            <w:rPr>
              <w:rFonts w:asciiTheme="majorHAnsi" w:hAnsiTheme="majorHAnsi" w:cstheme="majorHAnsi"/>
              <w:sz w:val="23"/>
              <w:szCs w:val="23"/>
            </w:rPr>
          </w:rPrChange>
        </w:rPr>
        <w:t>Validatoren</w:t>
      </w:r>
      <w:bookmarkEnd w:id="2084"/>
      <w:r w:rsidR="00A2350A" w:rsidRPr="005F1C32">
        <w:rPr>
          <w:rFonts w:cstheme="minorHAnsi"/>
          <w:rPrChange w:id="2086" w:author="Menhorn Timo" w:date="2020-05-27T07:06:00Z">
            <w:rPr>
              <w:rFonts w:asciiTheme="majorHAnsi" w:hAnsiTheme="majorHAnsi" w:cstheme="majorHAnsi"/>
              <w:sz w:val="23"/>
              <w:szCs w:val="23"/>
            </w:rPr>
          </w:rPrChange>
        </w:rPr>
        <w:t>*</w:t>
      </w:r>
      <w:r w:rsidR="00B4155A" w:rsidRPr="005F1C32">
        <w:rPr>
          <w:rFonts w:cstheme="minorHAnsi"/>
          <w:rPrChange w:id="2087" w:author="Menhorn Timo" w:date="2020-05-27T07:06:00Z">
            <w:rPr>
              <w:rFonts w:asciiTheme="majorHAnsi" w:hAnsiTheme="majorHAnsi" w:cstheme="majorHAnsi"/>
              <w:sz w:val="23"/>
              <w:szCs w:val="23"/>
            </w:rPr>
          </w:rPrChange>
        </w:rPr>
        <w:t xml:space="preserve"> und zusätzliche </w:t>
      </w:r>
      <w:bookmarkStart w:id="2088" w:name="_Hlk39834989"/>
      <w:r w:rsidR="00A2350A" w:rsidRPr="005F1C32">
        <w:rPr>
          <w:rFonts w:cstheme="minorHAnsi"/>
          <w:rPrChange w:id="2089" w:author="Menhorn Timo" w:date="2020-05-27T07:06:00Z">
            <w:rPr>
              <w:rFonts w:asciiTheme="majorHAnsi" w:hAnsiTheme="majorHAnsi" w:cstheme="majorHAnsi"/>
              <w:sz w:val="23"/>
              <w:szCs w:val="23"/>
            </w:rPr>
          </w:rPrChange>
        </w:rPr>
        <w:t>CSS</w:t>
      </w:r>
      <w:bookmarkEnd w:id="2088"/>
      <w:r w:rsidR="00A2350A" w:rsidRPr="005F1C32">
        <w:rPr>
          <w:rFonts w:cstheme="minorHAnsi"/>
          <w:rPrChange w:id="2090" w:author="Menhorn Timo" w:date="2020-05-27T07:06:00Z">
            <w:rPr>
              <w:rFonts w:asciiTheme="majorHAnsi" w:hAnsiTheme="majorHAnsi" w:cstheme="majorHAnsi"/>
              <w:sz w:val="23"/>
              <w:szCs w:val="23"/>
            </w:rPr>
          </w:rPrChange>
        </w:rPr>
        <w:t>* Attribute</w:t>
      </w:r>
      <w:r w:rsidR="00CE6470" w:rsidRPr="005F1C32">
        <w:rPr>
          <w:rFonts w:cstheme="minorHAnsi"/>
          <w:rPrChange w:id="2091" w:author="Menhorn Timo" w:date="2020-05-27T07:06:00Z">
            <w:rPr>
              <w:rFonts w:asciiTheme="majorHAnsi" w:hAnsiTheme="majorHAnsi" w:cstheme="majorHAnsi"/>
              <w:sz w:val="23"/>
              <w:szCs w:val="23"/>
            </w:rPr>
          </w:rPrChange>
        </w:rPr>
        <w:t xml:space="preserve"> geladen, der Antragsteller wird mit dem Usernamen und die Antragsart mit dem </w:t>
      </w:r>
      <w:r w:rsidR="00A2350A" w:rsidRPr="005F1C32">
        <w:rPr>
          <w:rFonts w:cstheme="minorHAnsi"/>
          <w:rPrChange w:id="2092" w:author="Menhorn Timo" w:date="2020-05-27T07:06:00Z">
            <w:rPr>
              <w:rFonts w:asciiTheme="majorHAnsi" w:hAnsiTheme="majorHAnsi" w:cstheme="majorHAnsi"/>
              <w:sz w:val="23"/>
              <w:szCs w:val="23"/>
            </w:rPr>
          </w:rPrChange>
        </w:rPr>
        <w:t>a</w:t>
      </w:r>
      <w:r w:rsidR="00CE6470" w:rsidRPr="005F1C32">
        <w:rPr>
          <w:rFonts w:cstheme="minorHAnsi"/>
          <w:rPrChange w:id="2093" w:author="Menhorn Timo" w:date="2020-05-27T07:06:00Z">
            <w:rPr>
              <w:rFonts w:asciiTheme="majorHAnsi" w:hAnsiTheme="majorHAnsi" w:cstheme="majorHAnsi"/>
              <w:sz w:val="23"/>
              <w:szCs w:val="23"/>
            </w:rPr>
          </w:rPrChange>
        </w:rPr>
        <w:t xml:space="preserve">usgewählten Projektthema vorbefüllt. Wenn die nötigen Eingaben gemacht wurden, kann der User den Antrag absenden. </w:t>
      </w:r>
    </w:p>
    <w:p w14:paraId="6A685C02" w14:textId="77777777" w:rsidR="002F292C" w:rsidRPr="005F1C32" w:rsidRDefault="002F292C">
      <w:pPr>
        <w:jc w:val="both"/>
        <w:rPr>
          <w:ins w:id="2094" w:author="Menhorn Timo" w:date="2020-05-26T11:45:00Z"/>
          <w:rFonts w:cstheme="minorHAnsi"/>
          <w:rPrChange w:id="2095" w:author="Menhorn Timo" w:date="2020-05-27T07:06:00Z">
            <w:rPr>
              <w:ins w:id="2096" w:author="Menhorn Timo" w:date="2020-05-26T11:45:00Z"/>
              <w:rFonts w:asciiTheme="majorHAnsi" w:hAnsiTheme="majorHAnsi" w:cstheme="majorHAnsi"/>
              <w:sz w:val="23"/>
              <w:szCs w:val="23"/>
            </w:rPr>
          </w:rPrChange>
        </w:rPr>
      </w:pPr>
    </w:p>
    <w:p w14:paraId="73EAD4E9" w14:textId="257D1331" w:rsidR="002F4876" w:rsidRDefault="002F4876">
      <w:pPr>
        <w:pStyle w:val="berschrift3"/>
        <w:rPr>
          <w:ins w:id="2097" w:author="Menhorn Timo" w:date="2020-05-27T16:11:00Z"/>
        </w:rPr>
        <w:pPrChange w:id="2098" w:author="Menhorn Timo" w:date="2020-05-27T16:12:00Z">
          <w:pPr>
            <w:jc w:val="both"/>
          </w:pPr>
        </w:pPrChange>
      </w:pPr>
      <w:bookmarkStart w:id="2099" w:name="_Toc41555109"/>
      <w:ins w:id="2100" w:author="Menhorn Timo" w:date="2020-05-27T16:11:00Z">
        <w:r>
          <w:t>Übersich</w:t>
        </w:r>
      </w:ins>
      <w:ins w:id="2101" w:author="Menhorn Timo" w:date="2020-05-27T16:12:00Z">
        <w:r>
          <w:t>tsseite</w:t>
        </w:r>
      </w:ins>
      <w:bookmarkEnd w:id="2099"/>
    </w:p>
    <w:p w14:paraId="160E8FC2" w14:textId="63F9742D" w:rsidR="002F4876" w:rsidRPr="006A2C8D" w:rsidRDefault="002F4876" w:rsidP="002F4876">
      <w:pPr>
        <w:jc w:val="both"/>
        <w:rPr>
          <w:ins w:id="2102" w:author="Menhorn Timo" w:date="2020-05-27T16:11:00Z"/>
          <w:rFonts w:cstheme="minorHAnsi"/>
        </w:rPr>
      </w:pPr>
      <w:ins w:id="2103" w:author="Menhorn Timo" w:date="2020-05-27T16:11:00Z">
        <w:r w:rsidRPr="006A2C8D">
          <w:rPr>
            <w:rFonts w:cstheme="minorHAnsi"/>
          </w:rPr>
          <w:t xml:space="preserve">Auf der Übersichtsseite kann der Nutzer Anträge auswählen, um diese nochmal in einer geschützten Ansicht detailliert zu sehen. </w:t>
        </w:r>
      </w:ins>
    </w:p>
    <w:p w14:paraId="2B6C1910" w14:textId="464F1F56" w:rsidR="008C395D" w:rsidRPr="002F4876" w:rsidDel="005E245E" w:rsidRDefault="002F4876">
      <w:pPr>
        <w:jc w:val="both"/>
        <w:rPr>
          <w:del w:id="2104" w:author="Menhorn Timo" w:date="2020-05-26T11:37:00Z"/>
          <w:rFonts w:cstheme="minorHAnsi"/>
          <w:rPrChange w:id="2105" w:author="Menhorn Timo" w:date="2020-05-27T16:11:00Z">
            <w:rPr>
              <w:del w:id="2106" w:author="Menhorn Timo" w:date="2020-05-26T11:37:00Z"/>
            </w:rPr>
          </w:rPrChange>
        </w:rPr>
        <w:pPrChange w:id="2107" w:author="Menhorn Timo" w:date="2020-05-27T16:11:00Z">
          <w:pPr>
            <w:keepNext/>
            <w:jc w:val="both"/>
          </w:pPr>
        </w:pPrChange>
      </w:pPr>
      <w:ins w:id="2108" w:author="Menhorn Timo" w:date="2020-05-27T16:11:00Z">
        <w:r w:rsidRPr="006A2C8D">
          <w:rPr>
            <w:rFonts w:cstheme="minorHAnsi"/>
          </w:rPr>
          <w:t>Der Genehmiger kann auf dieser Ansicht Anträge weiterschalten oder ablehnen, wenn dieser Antrag nicht genehmigt wird.</w:t>
        </w:r>
      </w:ins>
      <w:del w:id="2109" w:author="Menhorn Timo" w:date="2020-05-26T11:37:00Z">
        <w:r w:rsidR="001971FD" w:rsidRPr="00CE0CE2" w:rsidDel="005E245E">
          <w:rPr>
            <w:noProof/>
            <w:rPrChange w:id="2110" w:author="Menhorn Timo" w:date="2020-05-27T13:10:00Z">
              <w:rPr>
                <w:rFonts w:asciiTheme="majorHAnsi" w:eastAsiaTheme="majorEastAsia" w:hAnsiTheme="majorHAnsi" w:cstheme="majorBidi"/>
                <w:b/>
                <w:bCs/>
                <w:noProof/>
                <w:color w:val="434C53" w:themeColor="accent1"/>
              </w:rPr>
            </w:rPrChange>
          </w:rPr>
          <w:drawing>
            <wp:inline distT="0" distB="0" distL="0" distR="0" wp14:anchorId="2AB667DA" wp14:editId="7A6ECCA7">
              <wp:extent cx="1912620" cy="30099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2620" cy="3009900"/>
                      </a:xfrm>
                      <a:prstGeom prst="rect">
                        <a:avLst/>
                      </a:prstGeom>
                      <a:noFill/>
                      <a:ln>
                        <a:noFill/>
                      </a:ln>
                    </pic:spPr>
                  </pic:pic>
                </a:graphicData>
              </a:graphic>
            </wp:inline>
          </w:drawing>
        </w:r>
      </w:del>
    </w:p>
    <w:p w14:paraId="45E5C459" w14:textId="2895CC16" w:rsidR="001971FD" w:rsidRPr="00862DE2" w:rsidRDefault="008C395D">
      <w:pPr>
        <w:rPr>
          <w:rPrChange w:id="2111" w:author="Menhorn Timo" w:date="2020-05-27T12:38:00Z">
            <w:rPr>
              <w:sz w:val="23"/>
              <w:szCs w:val="23"/>
            </w:rPr>
          </w:rPrChange>
        </w:rPr>
        <w:pPrChange w:id="2112" w:author="Menhorn Timo" w:date="2020-05-27T16:11:00Z">
          <w:pPr>
            <w:pStyle w:val="Beschriftung"/>
            <w:jc w:val="both"/>
          </w:pPr>
        </w:pPrChange>
      </w:pPr>
      <w:bookmarkStart w:id="2113" w:name="_Toc40095120"/>
      <w:del w:id="2114" w:author="Menhorn Timo" w:date="2020-05-26T11:37:00Z">
        <w:r w:rsidRPr="005F1C32" w:rsidDel="005E245E">
          <w:rPr>
            <w:rPrChange w:id="2115" w:author="Menhorn Timo" w:date="2020-05-27T07:06:00Z">
              <w:rPr/>
            </w:rPrChange>
          </w:rPr>
          <w:delText xml:space="preserve">Abbildung </w:delText>
        </w:r>
        <w:r w:rsidR="00A530CB" w:rsidRPr="005F1C32" w:rsidDel="005E245E">
          <w:rPr>
            <w:rPrChange w:id="2116" w:author="Menhorn Timo" w:date="2020-05-27T07:06:00Z">
              <w:rPr/>
            </w:rPrChange>
          </w:rPr>
          <w:fldChar w:fldCharType="begin"/>
        </w:r>
        <w:r w:rsidR="00A530CB" w:rsidRPr="005F1C32" w:rsidDel="005E245E">
          <w:rPr>
            <w:rPrChange w:id="2117" w:author="Menhorn Timo" w:date="2020-05-27T07:06:00Z">
              <w:rPr/>
            </w:rPrChange>
          </w:rPr>
          <w:delInstrText xml:space="preserve"> SEQ Abbildung \* ARABIC </w:delInstrText>
        </w:r>
        <w:r w:rsidR="00A530CB" w:rsidRPr="005F1C32" w:rsidDel="005E245E">
          <w:rPr>
            <w:rPrChange w:id="2118" w:author="Menhorn Timo" w:date="2020-05-27T07:06:00Z">
              <w:rPr>
                <w:noProof/>
              </w:rPr>
            </w:rPrChange>
          </w:rPr>
          <w:fldChar w:fldCharType="separate"/>
        </w:r>
        <w:r w:rsidR="00E3775A" w:rsidRPr="005F1C32" w:rsidDel="005E245E">
          <w:rPr>
            <w:rPrChange w:id="2119" w:author="Menhorn Timo" w:date="2020-05-27T07:06:00Z">
              <w:rPr>
                <w:noProof/>
              </w:rPr>
            </w:rPrChange>
          </w:rPr>
          <w:delText>1</w:delText>
        </w:r>
        <w:r w:rsidR="00A530CB" w:rsidRPr="005F1C32" w:rsidDel="005E245E">
          <w:rPr>
            <w:rPrChange w:id="2120" w:author="Menhorn Timo" w:date="2020-05-27T07:06:00Z">
              <w:rPr>
                <w:noProof/>
              </w:rPr>
            </w:rPrChange>
          </w:rPr>
          <w:fldChar w:fldCharType="end"/>
        </w:r>
        <w:r w:rsidRPr="005F1C32" w:rsidDel="005E245E">
          <w:rPr>
            <w:rPrChange w:id="2121" w:author="Menhorn Timo" w:date="2020-05-27T07:06:00Z">
              <w:rPr/>
            </w:rPrChange>
          </w:rPr>
          <w:delText>: Klassendiagramm Zusammenhang der Formfields</w:delText>
        </w:r>
      </w:del>
      <w:bookmarkEnd w:id="2113"/>
    </w:p>
    <w:p w14:paraId="7A59EBEC" w14:textId="12DC781C" w:rsidR="00CE6470" w:rsidDel="002F4876" w:rsidRDefault="00CE6470" w:rsidP="00E8119B">
      <w:pPr>
        <w:pStyle w:val="berschrift3"/>
        <w:rPr>
          <w:del w:id="2122" w:author="Menhorn Timo" w:date="2020-05-27T16:09:00Z"/>
        </w:rPr>
      </w:pPr>
      <w:del w:id="2123" w:author="Menhorn Timo" w:date="2020-05-27T16:09:00Z">
        <w:r w:rsidRPr="005F1C32" w:rsidDel="002F4876">
          <w:rPr>
            <w:rPrChange w:id="2124" w:author="Menhorn Timo" w:date="2020-05-27T07:06:00Z">
              <w:rPr>
                <w:rFonts w:asciiTheme="majorHAnsi" w:hAnsiTheme="majorHAnsi" w:cstheme="majorHAnsi"/>
                <w:sz w:val="23"/>
                <w:szCs w:val="23"/>
              </w:rPr>
            </w:rPrChange>
          </w:rPr>
          <w:delText xml:space="preserve">Auf der Übersichtsseite kann der Nutzer Anträge auswählen, um diese nochmal in einer geschützten Ansicht detailliert zu sehen. </w:delText>
        </w:r>
        <w:bookmarkStart w:id="2125" w:name="_Toc41488382"/>
        <w:bookmarkStart w:id="2126" w:name="_Toc41553079"/>
        <w:bookmarkStart w:id="2127" w:name="_Toc41553505"/>
        <w:bookmarkStart w:id="2128" w:name="_Toc41555110"/>
        <w:bookmarkEnd w:id="2125"/>
        <w:bookmarkEnd w:id="2126"/>
        <w:bookmarkEnd w:id="2127"/>
        <w:bookmarkEnd w:id="2128"/>
      </w:del>
    </w:p>
    <w:p w14:paraId="74D5E719" w14:textId="24EAFC45" w:rsidR="002F292C" w:rsidRPr="005F1C32" w:rsidRDefault="00CE6470">
      <w:pPr>
        <w:pStyle w:val="berschrift3"/>
        <w:rPr>
          <w:rPrChange w:id="2129" w:author="Menhorn Timo" w:date="2020-05-27T07:06:00Z">
            <w:rPr>
              <w:rFonts w:asciiTheme="majorHAnsi" w:hAnsiTheme="majorHAnsi" w:cstheme="majorHAnsi"/>
              <w:sz w:val="23"/>
              <w:szCs w:val="23"/>
            </w:rPr>
          </w:rPrChange>
        </w:rPr>
        <w:pPrChange w:id="2130" w:author="Menhorn Timo" w:date="2020-05-27T16:06:00Z">
          <w:pPr>
            <w:jc w:val="both"/>
          </w:pPr>
        </w:pPrChange>
      </w:pPr>
      <w:del w:id="2131" w:author="Menhorn Timo" w:date="2020-05-27T16:09:00Z">
        <w:r w:rsidRPr="005F1C32" w:rsidDel="002F4876">
          <w:rPr>
            <w:rPrChange w:id="2132" w:author="Menhorn Timo" w:date="2020-05-27T07:06:00Z">
              <w:rPr>
                <w:rFonts w:asciiTheme="majorHAnsi" w:hAnsiTheme="majorHAnsi" w:cstheme="majorHAnsi"/>
                <w:sz w:val="23"/>
                <w:szCs w:val="23"/>
              </w:rPr>
            </w:rPrChange>
          </w:rPr>
          <w:delText>Der Genehmiger</w:delText>
        </w:r>
        <w:r w:rsidR="00B94D47" w:rsidRPr="005F1C32" w:rsidDel="002F4876">
          <w:rPr>
            <w:rPrChange w:id="2133" w:author="Menhorn Timo" w:date="2020-05-27T07:06:00Z">
              <w:rPr>
                <w:rFonts w:asciiTheme="majorHAnsi" w:hAnsiTheme="majorHAnsi" w:cstheme="majorHAnsi"/>
                <w:sz w:val="23"/>
                <w:szCs w:val="23"/>
              </w:rPr>
            </w:rPrChange>
          </w:rPr>
          <w:delText xml:space="preserve"> kann</w:delText>
        </w:r>
        <w:r w:rsidRPr="005F1C32" w:rsidDel="002F4876">
          <w:rPr>
            <w:rPrChange w:id="2134" w:author="Menhorn Timo" w:date="2020-05-27T07:06:00Z">
              <w:rPr>
                <w:rFonts w:asciiTheme="majorHAnsi" w:hAnsiTheme="majorHAnsi" w:cstheme="majorHAnsi"/>
                <w:sz w:val="23"/>
                <w:szCs w:val="23"/>
              </w:rPr>
            </w:rPrChange>
          </w:rPr>
          <w:delText xml:space="preserve"> auf dieser Ansicht Anträge weiterschalten oder ablehnen, wenn diese</w:delText>
        </w:r>
        <w:r w:rsidR="00A2350A" w:rsidRPr="005F1C32" w:rsidDel="002F4876">
          <w:rPr>
            <w:rPrChange w:id="2135" w:author="Menhorn Timo" w:date="2020-05-27T07:06:00Z">
              <w:rPr>
                <w:rFonts w:asciiTheme="majorHAnsi" w:hAnsiTheme="majorHAnsi" w:cstheme="majorHAnsi"/>
                <w:sz w:val="23"/>
                <w:szCs w:val="23"/>
              </w:rPr>
            </w:rPrChange>
          </w:rPr>
          <w:delText>r</w:delText>
        </w:r>
        <w:r w:rsidRPr="005F1C32" w:rsidDel="002F4876">
          <w:rPr>
            <w:rPrChange w:id="2136" w:author="Menhorn Timo" w:date="2020-05-27T07:06:00Z">
              <w:rPr>
                <w:rFonts w:asciiTheme="majorHAnsi" w:hAnsiTheme="majorHAnsi" w:cstheme="majorHAnsi"/>
                <w:sz w:val="23"/>
                <w:szCs w:val="23"/>
              </w:rPr>
            </w:rPrChange>
          </w:rPr>
          <w:delText xml:space="preserve"> Antrag nicht </w:delText>
        </w:r>
        <w:r w:rsidR="00A2350A" w:rsidRPr="005F1C32" w:rsidDel="002F4876">
          <w:rPr>
            <w:rPrChange w:id="2137" w:author="Menhorn Timo" w:date="2020-05-27T07:06:00Z">
              <w:rPr>
                <w:rFonts w:asciiTheme="majorHAnsi" w:hAnsiTheme="majorHAnsi" w:cstheme="majorHAnsi"/>
                <w:sz w:val="23"/>
                <w:szCs w:val="23"/>
              </w:rPr>
            </w:rPrChange>
          </w:rPr>
          <w:delText>genehmigt</w:delText>
        </w:r>
        <w:r w:rsidRPr="005F1C32" w:rsidDel="002F4876">
          <w:rPr>
            <w:rPrChange w:id="2138" w:author="Menhorn Timo" w:date="2020-05-27T07:06:00Z">
              <w:rPr>
                <w:rFonts w:asciiTheme="majorHAnsi" w:hAnsiTheme="majorHAnsi" w:cstheme="majorHAnsi"/>
                <w:sz w:val="23"/>
                <w:szCs w:val="23"/>
              </w:rPr>
            </w:rPrChange>
          </w:rPr>
          <w:delText xml:space="preserve"> wird.</w:delText>
        </w:r>
      </w:del>
      <w:bookmarkStart w:id="2139" w:name="_Toc41555111"/>
      <w:ins w:id="2140" w:author="Menhorn Timo" w:date="2020-05-26T11:45:00Z">
        <w:r w:rsidR="002F292C" w:rsidRPr="00687C15">
          <w:t>Usermanagement</w:t>
        </w:r>
      </w:ins>
      <w:bookmarkEnd w:id="2139"/>
    </w:p>
    <w:p w14:paraId="0891A420" w14:textId="1641F532" w:rsidR="00B94D47" w:rsidRPr="005F1C32" w:rsidRDefault="00B94D47">
      <w:pPr>
        <w:jc w:val="both"/>
        <w:rPr>
          <w:rFonts w:cstheme="minorHAnsi"/>
          <w:rPrChange w:id="2141" w:author="Menhorn Timo" w:date="2020-05-27T07:06:00Z">
            <w:rPr>
              <w:rFonts w:asciiTheme="majorHAnsi" w:hAnsiTheme="majorHAnsi" w:cstheme="majorHAnsi"/>
              <w:sz w:val="23"/>
              <w:szCs w:val="23"/>
            </w:rPr>
          </w:rPrChange>
        </w:rPr>
      </w:pPr>
      <w:r w:rsidRPr="005F1C32">
        <w:rPr>
          <w:rFonts w:cstheme="minorHAnsi"/>
          <w:rPrChange w:id="2142" w:author="Menhorn Timo" w:date="2020-05-27T07:06:00Z">
            <w:rPr>
              <w:rFonts w:asciiTheme="majorHAnsi" w:hAnsiTheme="majorHAnsi" w:cstheme="majorHAnsi"/>
              <w:sz w:val="23"/>
              <w:szCs w:val="23"/>
            </w:rPr>
          </w:rPrChange>
        </w:rPr>
        <w:t>Im Usermanagement</w:t>
      </w:r>
      <w:r w:rsidR="00A64C9F" w:rsidRPr="005F1C32">
        <w:rPr>
          <w:rFonts w:cstheme="minorHAnsi"/>
          <w:rPrChange w:id="2143" w:author="Menhorn Timo" w:date="2020-05-27T07:06:00Z">
            <w:rPr>
              <w:rFonts w:asciiTheme="majorHAnsi" w:hAnsiTheme="majorHAnsi" w:cstheme="majorHAnsi"/>
              <w:sz w:val="23"/>
              <w:szCs w:val="23"/>
            </w:rPr>
          </w:rPrChange>
        </w:rPr>
        <w:t>*</w:t>
      </w:r>
      <w:r w:rsidRPr="005F1C32">
        <w:rPr>
          <w:rFonts w:cstheme="minorHAnsi"/>
          <w:rPrChange w:id="2144" w:author="Menhorn Timo" w:date="2020-05-27T07:06:00Z">
            <w:rPr>
              <w:rFonts w:asciiTheme="majorHAnsi" w:hAnsiTheme="majorHAnsi" w:cstheme="majorHAnsi"/>
              <w:sz w:val="23"/>
              <w:szCs w:val="23"/>
            </w:rPr>
          </w:rPrChange>
        </w:rPr>
        <w:t xml:space="preserve"> kann ein Admin die User verwalten. Hier kann er neue User anlegen, löschen oder bestehende User ändern. Der Admin soll hier volle Kontrolle haben. Username, Passwort oder Rollen sollen änderbar sein. </w:t>
      </w:r>
    </w:p>
    <w:p w14:paraId="6129A8B8" w14:textId="0D2D4573" w:rsidR="0077004C" w:rsidRPr="005F1C32" w:rsidRDefault="0077004C" w:rsidP="006B5CAD">
      <w:pPr>
        <w:pStyle w:val="berschrift2"/>
        <w:rPr>
          <w:rFonts w:asciiTheme="minorHAnsi" w:hAnsiTheme="minorHAnsi" w:cstheme="minorHAnsi"/>
          <w:rPrChange w:id="2145" w:author="Menhorn Timo" w:date="2020-05-27T07:06:00Z">
            <w:rPr/>
          </w:rPrChange>
        </w:rPr>
      </w:pPr>
      <w:bookmarkStart w:id="2146" w:name="_Toc41555112"/>
      <w:r w:rsidRPr="005F1C32">
        <w:rPr>
          <w:rFonts w:asciiTheme="minorHAnsi" w:hAnsiTheme="minorHAnsi" w:cstheme="minorHAnsi"/>
          <w:rPrChange w:id="2147" w:author="Menhorn Timo" w:date="2020-05-27T07:06:00Z">
            <w:rPr/>
          </w:rPrChange>
        </w:rPr>
        <w:t>Wirtschaftlichkeitsanalyse</w:t>
      </w:r>
      <w:bookmarkEnd w:id="2146"/>
    </w:p>
    <w:p w14:paraId="1CCDF41E" w14:textId="315AF365" w:rsidR="0077004C" w:rsidRPr="005F1C32" w:rsidRDefault="0077004C">
      <w:pPr>
        <w:pStyle w:val="berschrift3"/>
        <w:rPr>
          <w:rPrChange w:id="2148" w:author="Menhorn Timo" w:date="2020-05-27T07:06:00Z">
            <w:rPr>
              <w:rFonts w:cstheme="majorHAnsi"/>
              <w:sz w:val="23"/>
              <w:szCs w:val="23"/>
            </w:rPr>
          </w:rPrChange>
        </w:rPr>
        <w:pPrChange w:id="2149" w:author="Menhorn Timo" w:date="2020-05-27T16:06:00Z">
          <w:pPr>
            <w:pStyle w:val="berschrift3"/>
            <w:jc w:val="both"/>
          </w:pPr>
        </w:pPrChange>
      </w:pPr>
      <w:bookmarkStart w:id="2150" w:name="_Toc41555113"/>
      <w:r w:rsidRPr="005F1C32">
        <w:rPr>
          <w:rPrChange w:id="2151" w:author="Menhorn Timo" w:date="2020-05-27T07:06:00Z">
            <w:rPr>
              <w:rFonts w:cstheme="majorHAnsi"/>
              <w:sz w:val="23"/>
              <w:szCs w:val="23"/>
            </w:rPr>
          </w:rPrChange>
        </w:rPr>
        <w:t>Make-or-Buy Entscheidung</w:t>
      </w:r>
      <w:bookmarkEnd w:id="2150"/>
    </w:p>
    <w:p w14:paraId="09383A05" w14:textId="3A881EBE" w:rsidR="006E4BA8" w:rsidRPr="005F1C32" w:rsidRDefault="006E4BA8" w:rsidP="002145EE">
      <w:pPr>
        <w:jc w:val="both"/>
        <w:rPr>
          <w:rFonts w:cstheme="minorHAnsi"/>
          <w:rPrChange w:id="2152" w:author="Menhorn Timo" w:date="2020-05-27T07:06:00Z">
            <w:rPr>
              <w:rFonts w:asciiTheme="majorHAnsi" w:hAnsiTheme="majorHAnsi" w:cstheme="majorHAnsi"/>
              <w:sz w:val="23"/>
              <w:szCs w:val="23"/>
            </w:rPr>
          </w:rPrChange>
        </w:rPr>
      </w:pPr>
      <w:r w:rsidRPr="005F1C32">
        <w:rPr>
          <w:rFonts w:cstheme="minorHAnsi"/>
          <w:rPrChange w:id="2153" w:author="Menhorn Timo" w:date="2020-05-27T07:06:00Z">
            <w:rPr>
              <w:rFonts w:asciiTheme="majorHAnsi" w:hAnsiTheme="majorHAnsi" w:cstheme="majorHAnsi"/>
              <w:sz w:val="23"/>
              <w:szCs w:val="23"/>
            </w:rPr>
          </w:rPrChange>
        </w:rPr>
        <w:t xml:space="preserve">Da es sich hierbei um ein kleines internes Projekt handelt, wurde entschieden das Projekt intern entwickeln zu lassen, da der Wissenstransfer zu externen Firmen zu lange dauern und umständlich wäre. Zudem ist es ein Übungsprojekt, um Angular Reactive Forms Funktionen für andere Großprojekte zu entwickeln, auszuarbeiten und weiter zu entwickeln. </w:t>
      </w:r>
    </w:p>
    <w:p w14:paraId="5570853E" w14:textId="56E30BD5" w:rsidR="0077004C" w:rsidRPr="005F1C32" w:rsidRDefault="0077004C">
      <w:pPr>
        <w:pStyle w:val="berschrift3"/>
        <w:rPr>
          <w:rPrChange w:id="2154" w:author="Menhorn Timo" w:date="2020-05-27T07:06:00Z">
            <w:rPr>
              <w:rFonts w:cstheme="majorHAnsi"/>
              <w:sz w:val="23"/>
              <w:szCs w:val="23"/>
            </w:rPr>
          </w:rPrChange>
        </w:rPr>
        <w:pPrChange w:id="2155" w:author="Menhorn Timo" w:date="2020-05-27T16:06:00Z">
          <w:pPr>
            <w:pStyle w:val="berschrift3"/>
            <w:jc w:val="both"/>
          </w:pPr>
        </w:pPrChange>
      </w:pPr>
      <w:bookmarkStart w:id="2156" w:name="_Toc41555114"/>
      <w:r w:rsidRPr="005F1C32">
        <w:rPr>
          <w:rPrChange w:id="2157" w:author="Menhorn Timo" w:date="2020-05-27T07:06:00Z">
            <w:rPr>
              <w:rFonts w:cstheme="majorHAnsi"/>
              <w:sz w:val="23"/>
              <w:szCs w:val="23"/>
            </w:rPr>
          </w:rPrChange>
        </w:rPr>
        <w:t>Projektkosten</w:t>
      </w:r>
      <w:bookmarkEnd w:id="2156"/>
    </w:p>
    <w:p w14:paraId="7FC3C32F" w14:textId="3910A18D" w:rsidR="00D97733" w:rsidRPr="005F1C32" w:rsidRDefault="006E4BA8" w:rsidP="002145EE">
      <w:pPr>
        <w:jc w:val="both"/>
        <w:rPr>
          <w:rFonts w:cstheme="minorHAnsi"/>
          <w:rPrChange w:id="2158" w:author="Menhorn Timo" w:date="2020-05-27T07:06:00Z">
            <w:rPr>
              <w:rFonts w:asciiTheme="majorHAnsi" w:hAnsiTheme="majorHAnsi" w:cstheme="majorHAnsi"/>
              <w:sz w:val="23"/>
              <w:szCs w:val="23"/>
            </w:rPr>
          </w:rPrChange>
        </w:rPr>
      </w:pPr>
      <w:r w:rsidRPr="005F1C32">
        <w:rPr>
          <w:rFonts w:cstheme="minorHAnsi"/>
          <w:rPrChange w:id="2159" w:author="Menhorn Timo" w:date="2020-05-27T07:06:00Z">
            <w:rPr>
              <w:rFonts w:asciiTheme="majorHAnsi" w:hAnsiTheme="majorHAnsi" w:cstheme="majorHAnsi"/>
              <w:sz w:val="23"/>
              <w:szCs w:val="23"/>
            </w:rPr>
          </w:rPrChange>
        </w:rPr>
        <w:t xml:space="preserve">Bei dem Projekt müssen Kosten für das </w:t>
      </w:r>
      <w:del w:id="2160" w:author="Menhorn Timo" w:date="2020-05-26T11:22:00Z">
        <w:r w:rsidRPr="005F1C32" w:rsidDel="00A10B9E">
          <w:rPr>
            <w:rFonts w:cstheme="minorHAnsi"/>
            <w:rPrChange w:id="2161" w:author="Menhorn Timo" w:date="2020-05-27T07:06:00Z">
              <w:rPr>
                <w:rFonts w:asciiTheme="majorHAnsi" w:hAnsiTheme="majorHAnsi" w:cstheme="majorHAnsi"/>
                <w:sz w:val="23"/>
                <w:szCs w:val="23"/>
              </w:rPr>
            </w:rPrChange>
          </w:rPr>
          <w:delText>Personal</w:delText>
        </w:r>
      </w:del>
      <w:ins w:id="2162" w:author="Menhorn Timo" w:date="2020-05-26T11:22:00Z">
        <w:r w:rsidR="00A10B9E" w:rsidRPr="005F1C32">
          <w:rPr>
            <w:rFonts w:cstheme="minorHAnsi"/>
            <w:rPrChange w:id="2163" w:author="Menhorn Timo" w:date="2020-05-27T07:06:00Z">
              <w:rPr>
                <w:rFonts w:asciiTheme="majorHAnsi" w:hAnsiTheme="majorHAnsi" w:cstheme="majorHAnsi"/>
              </w:rPr>
            </w:rPrChange>
          </w:rPr>
          <w:t>Entwicklungspersonal</w:t>
        </w:r>
      </w:ins>
      <w:ins w:id="2164" w:author="Menhorn Timo" w:date="2020-05-27T08:33:00Z">
        <w:r w:rsidR="007E3D28">
          <w:rPr>
            <w:rFonts w:cstheme="minorHAnsi"/>
          </w:rPr>
          <w:t>, Softwarelizenzen</w:t>
        </w:r>
      </w:ins>
      <w:r w:rsidRPr="005F1C32">
        <w:rPr>
          <w:rFonts w:cstheme="minorHAnsi"/>
          <w:rPrChange w:id="2165" w:author="Menhorn Timo" w:date="2020-05-27T07:06:00Z">
            <w:rPr>
              <w:rFonts w:asciiTheme="majorHAnsi" w:hAnsiTheme="majorHAnsi" w:cstheme="majorHAnsi"/>
              <w:sz w:val="23"/>
              <w:szCs w:val="23"/>
            </w:rPr>
          </w:rPrChange>
        </w:rPr>
        <w:t xml:space="preserve">, sowie für die </w:t>
      </w:r>
      <w:del w:id="2166" w:author="Menhorn Timo" w:date="2020-05-26T15:08:00Z">
        <w:r w:rsidRPr="005F1C32" w:rsidDel="000B785F">
          <w:rPr>
            <w:rFonts w:cstheme="minorHAnsi"/>
            <w:rPrChange w:id="2167" w:author="Menhorn Timo" w:date="2020-05-27T07:06:00Z">
              <w:rPr>
                <w:rFonts w:asciiTheme="majorHAnsi" w:hAnsiTheme="majorHAnsi" w:cstheme="majorHAnsi"/>
                <w:sz w:val="23"/>
                <w:szCs w:val="23"/>
              </w:rPr>
            </w:rPrChange>
          </w:rPr>
          <w:delText>Sachmittel</w:delText>
        </w:r>
      </w:del>
      <w:ins w:id="2168" w:author="Menhorn Timo" w:date="2020-05-26T15:08:00Z">
        <w:r w:rsidR="000B785F" w:rsidRPr="005F1C32">
          <w:rPr>
            <w:rFonts w:cstheme="minorHAnsi"/>
            <w:rPrChange w:id="2169" w:author="Menhorn Timo" w:date="2020-05-27T07:06:00Z">
              <w:rPr>
                <w:rFonts w:asciiTheme="majorHAnsi" w:hAnsiTheme="majorHAnsi" w:cstheme="majorHAnsi"/>
              </w:rPr>
            </w:rPrChange>
          </w:rPr>
          <w:t>Gerätemieten</w:t>
        </w:r>
      </w:ins>
      <w:r w:rsidRPr="005F1C32">
        <w:rPr>
          <w:rFonts w:cstheme="minorHAnsi"/>
          <w:rPrChange w:id="2170" w:author="Menhorn Timo" w:date="2020-05-27T07:06:00Z">
            <w:rPr>
              <w:rFonts w:asciiTheme="majorHAnsi" w:hAnsiTheme="majorHAnsi" w:cstheme="majorHAnsi"/>
              <w:sz w:val="23"/>
              <w:szCs w:val="23"/>
            </w:rPr>
          </w:rPrChange>
        </w:rPr>
        <w:t xml:space="preserve"> aufgebracht werden.</w:t>
      </w:r>
      <w:r w:rsidR="00000F0F" w:rsidRPr="005F1C32">
        <w:rPr>
          <w:rFonts w:cstheme="minorHAnsi"/>
          <w:rPrChange w:id="2171" w:author="Menhorn Timo" w:date="2020-05-27T07:06:00Z">
            <w:rPr>
              <w:rFonts w:asciiTheme="majorHAnsi" w:hAnsiTheme="majorHAnsi" w:cstheme="majorHAnsi"/>
              <w:sz w:val="23"/>
              <w:szCs w:val="23"/>
            </w:rPr>
          </w:rPrChange>
        </w:rPr>
        <w:t xml:space="preserve"> </w:t>
      </w:r>
    </w:p>
    <w:p w14:paraId="50878AA7" w14:textId="06D6F667" w:rsidR="0077004C" w:rsidRPr="005F1C32" w:rsidRDefault="0077004C">
      <w:pPr>
        <w:pStyle w:val="berschrift3"/>
        <w:rPr>
          <w:rPrChange w:id="2172" w:author="Menhorn Timo" w:date="2020-05-27T07:06:00Z">
            <w:rPr>
              <w:rFonts w:cstheme="majorHAnsi"/>
              <w:sz w:val="23"/>
              <w:szCs w:val="23"/>
            </w:rPr>
          </w:rPrChange>
        </w:rPr>
        <w:pPrChange w:id="2173" w:author="Menhorn Timo" w:date="2020-05-27T16:06:00Z">
          <w:pPr>
            <w:pStyle w:val="berschrift3"/>
            <w:jc w:val="both"/>
          </w:pPr>
        </w:pPrChange>
      </w:pPr>
      <w:bookmarkStart w:id="2174" w:name="_Toc41555115"/>
      <w:r w:rsidRPr="005F1C32">
        <w:rPr>
          <w:rPrChange w:id="2175" w:author="Menhorn Timo" w:date="2020-05-27T07:06:00Z">
            <w:rPr>
              <w:rFonts w:cstheme="majorHAnsi"/>
              <w:sz w:val="23"/>
              <w:szCs w:val="23"/>
            </w:rPr>
          </w:rPrChange>
        </w:rPr>
        <w:lastRenderedPageBreak/>
        <w:t>Nicht-monetäre Vorteile</w:t>
      </w:r>
      <w:bookmarkEnd w:id="2174"/>
    </w:p>
    <w:p w14:paraId="08FA89E7" w14:textId="7D369472" w:rsidR="00A23BF8" w:rsidRPr="005F1C32" w:rsidRDefault="006156ED" w:rsidP="002145EE">
      <w:pPr>
        <w:jc w:val="both"/>
        <w:rPr>
          <w:rFonts w:cstheme="minorHAnsi"/>
          <w:rPrChange w:id="2176" w:author="Menhorn Timo" w:date="2020-05-27T07:06:00Z">
            <w:rPr>
              <w:rFonts w:asciiTheme="majorHAnsi" w:hAnsiTheme="majorHAnsi" w:cstheme="majorHAnsi"/>
              <w:sz w:val="23"/>
              <w:szCs w:val="23"/>
            </w:rPr>
          </w:rPrChange>
        </w:rPr>
      </w:pPr>
      <w:r w:rsidRPr="005F1C32">
        <w:rPr>
          <w:rFonts w:cstheme="minorHAnsi"/>
          <w:rPrChange w:id="2177" w:author="Menhorn Timo" w:date="2020-05-27T07:06:00Z">
            <w:rPr>
              <w:rFonts w:asciiTheme="majorHAnsi" w:hAnsiTheme="majorHAnsi" w:cstheme="majorHAnsi"/>
              <w:sz w:val="23"/>
              <w:szCs w:val="23"/>
            </w:rPr>
          </w:rPrChange>
        </w:rPr>
        <w:t>Das Projekt dient</w:t>
      </w:r>
      <w:ins w:id="2178" w:author="Menhorn Timo" w:date="2020-05-27T08:32:00Z">
        <w:r w:rsidR="00F62EC9">
          <w:rPr>
            <w:rFonts w:cstheme="minorHAnsi"/>
          </w:rPr>
          <w:t xml:space="preserve"> sekundär</w:t>
        </w:r>
      </w:ins>
      <w:r w:rsidRPr="005F1C32">
        <w:rPr>
          <w:rFonts w:cstheme="minorHAnsi"/>
          <w:rPrChange w:id="2179" w:author="Menhorn Timo" w:date="2020-05-27T07:06:00Z">
            <w:rPr>
              <w:rFonts w:asciiTheme="majorHAnsi" w:hAnsiTheme="majorHAnsi" w:cstheme="majorHAnsi"/>
              <w:sz w:val="23"/>
              <w:szCs w:val="23"/>
            </w:rPr>
          </w:rPrChange>
        </w:rPr>
        <w:t xml:space="preserve"> der Ausarbeitung von Angular Funktionen zum dynamischen </w:t>
      </w:r>
      <w:r w:rsidR="002326EB" w:rsidRPr="005F1C32">
        <w:rPr>
          <w:rFonts w:cstheme="minorHAnsi"/>
          <w:rPrChange w:id="2180" w:author="Menhorn Timo" w:date="2020-05-27T07:06:00Z">
            <w:rPr>
              <w:rFonts w:asciiTheme="majorHAnsi" w:hAnsiTheme="majorHAnsi" w:cstheme="majorHAnsi"/>
              <w:sz w:val="23"/>
              <w:szCs w:val="23"/>
            </w:rPr>
          </w:rPrChange>
        </w:rPr>
        <w:t>G</w:t>
      </w:r>
      <w:r w:rsidRPr="005F1C32">
        <w:rPr>
          <w:rFonts w:cstheme="minorHAnsi"/>
          <w:rPrChange w:id="2181" w:author="Menhorn Timo" w:date="2020-05-27T07:06:00Z">
            <w:rPr>
              <w:rFonts w:asciiTheme="majorHAnsi" w:hAnsiTheme="majorHAnsi" w:cstheme="majorHAnsi"/>
              <w:sz w:val="23"/>
              <w:szCs w:val="23"/>
            </w:rPr>
          </w:rPrChange>
        </w:rPr>
        <w:t>enerieren von Eingabefeldern und Formularen</w:t>
      </w:r>
      <w:r w:rsidR="00000F0F" w:rsidRPr="005F1C32">
        <w:rPr>
          <w:rFonts w:cstheme="minorHAnsi"/>
          <w:rPrChange w:id="2182" w:author="Menhorn Timo" w:date="2020-05-27T07:06:00Z">
            <w:rPr>
              <w:rFonts w:asciiTheme="majorHAnsi" w:hAnsiTheme="majorHAnsi" w:cstheme="majorHAnsi"/>
              <w:sz w:val="23"/>
              <w:szCs w:val="23"/>
            </w:rPr>
          </w:rPrChange>
        </w:rPr>
        <w:t xml:space="preserve"> um zu testen, welche Daten in einer JSON</w:t>
      </w:r>
      <w:r w:rsidR="00A64C9F" w:rsidRPr="005F1C32">
        <w:rPr>
          <w:rFonts w:cstheme="minorHAnsi"/>
          <w:rPrChange w:id="2183" w:author="Menhorn Timo" w:date="2020-05-27T07:06:00Z">
            <w:rPr>
              <w:rFonts w:asciiTheme="majorHAnsi" w:hAnsiTheme="majorHAnsi" w:cstheme="majorHAnsi"/>
              <w:sz w:val="23"/>
              <w:szCs w:val="23"/>
            </w:rPr>
          </w:rPrChange>
        </w:rPr>
        <w:t>*</w:t>
      </w:r>
      <w:r w:rsidR="00000F0F" w:rsidRPr="005F1C32">
        <w:rPr>
          <w:rFonts w:cstheme="minorHAnsi"/>
          <w:rPrChange w:id="2184" w:author="Menhorn Timo" w:date="2020-05-27T07:06:00Z">
            <w:rPr>
              <w:rFonts w:asciiTheme="majorHAnsi" w:hAnsiTheme="majorHAnsi" w:cstheme="majorHAnsi"/>
              <w:sz w:val="23"/>
              <w:szCs w:val="23"/>
            </w:rPr>
          </w:rPrChange>
        </w:rPr>
        <w:t xml:space="preserve"> mitgeliefert werden müssen, um ein Formular vollständig dynamisch und basierend auf Daten generieren zu können. </w:t>
      </w:r>
      <w:ins w:id="2185" w:author="Menhorn Timo" w:date="2020-05-26T10:32:00Z">
        <w:r w:rsidR="00D017AD" w:rsidRPr="005F1C32">
          <w:rPr>
            <w:rFonts w:cstheme="minorHAnsi"/>
            <w:rPrChange w:id="2186" w:author="Menhorn Timo" w:date="2020-05-27T07:06:00Z">
              <w:rPr>
                <w:rFonts w:asciiTheme="majorHAnsi" w:hAnsiTheme="majorHAnsi" w:cstheme="majorHAnsi"/>
              </w:rPr>
            </w:rPrChange>
          </w:rPr>
          <w:t>Der Code ist somit wiederver</w:t>
        </w:r>
      </w:ins>
      <w:ins w:id="2187" w:author="Menhorn Timo" w:date="2020-05-26T10:33:00Z">
        <w:r w:rsidR="00D017AD" w:rsidRPr="005F1C32">
          <w:rPr>
            <w:rFonts w:cstheme="minorHAnsi"/>
            <w:rPrChange w:id="2188" w:author="Menhorn Timo" w:date="2020-05-27T07:06:00Z">
              <w:rPr>
                <w:rFonts w:asciiTheme="majorHAnsi" w:hAnsiTheme="majorHAnsi" w:cstheme="majorHAnsi"/>
              </w:rPr>
            </w:rPrChange>
          </w:rPr>
          <w:t>wendbar für andere Projekte.</w:t>
        </w:r>
      </w:ins>
      <w:ins w:id="2189" w:author="Menhorn Timo" w:date="2020-05-26T10:32:00Z">
        <w:r w:rsidR="00D017AD" w:rsidRPr="005F1C32">
          <w:rPr>
            <w:rFonts w:cstheme="minorHAnsi"/>
            <w:rPrChange w:id="2190" w:author="Menhorn Timo" w:date="2020-05-27T07:06:00Z">
              <w:rPr>
                <w:rFonts w:asciiTheme="majorHAnsi" w:hAnsiTheme="majorHAnsi" w:cstheme="majorHAnsi"/>
              </w:rPr>
            </w:rPrChange>
          </w:rPr>
          <w:t xml:space="preserve"> </w:t>
        </w:r>
      </w:ins>
    </w:p>
    <w:p w14:paraId="2FD1AAC3" w14:textId="188D47CA" w:rsidR="00F736C5" w:rsidDel="00617555" w:rsidRDefault="00F736C5" w:rsidP="002145EE">
      <w:pPr>
        <w:pStyle w:val="berschrift1"/>
        <w:pageBreakBefore w:val="0"/>
        <w:rPr>
          <w:del w:id="2191" w:author="Menhorn Timo" w:date="2020-05-26T10:32:00Z"/>
          <w:rFonts w:asciiTheme="minorHAnsi" w:hAnsiTheme="minorHAnsi" w:cstheme="minorHAnsi"/>
          <w:color w:val="434C53" w:themeColor="accent1"/>
          <w:sz w:val="26"/>
          <w:szCs w:val="26"/>
        </w:rPr>
      </w:pPr>
      <w:del w:id="2192" w:author="Menhorn Timo" w:date="2020-05-26T10:32:00Z">
        <w:r w:rsidRPr="005F1C32" w:rsidDel="00D017AD">
          <w:rPr>
            <w:rFonts w:asciiTheme="minorHAnsi" w:hAnsiTheme="minorHAnsi" w:cstheme="minorHAnsi"/>
            <w:color w:val="434C53" w:themeColor="accent1"/>
            <w:sz w:val="26"/>
            <w:szCs w:val="26"/>
            <w:rPrChange w:id="2193" w:author="Menhorn Timo" w:date="2020-05-27T07:06:00Z">
              <w:rPr>
                <w:rFonts w:cstheme="majorBidi"/>
                <w:color w:val="434C53" w:themeColor="accent1"/>
                <w:sz w:val="26"/>
                <w:szCs w:val="26"/>
              </w:rPr>
            </w:rPrChange>
          </w:rPr>
          <w:delText>Lastenheft</w:delText>
        </w:r>
        <w:bookmarkStart w:id="2194" w:name="_Toc41388296"/>
        <w:bookmarkStart w:id="2195" w:name="_Toc41392254"/>
        <w:bookmarkStart w:id="2196" w:name="_Toc41464357"/>
        <w:bookmarkStart w:id="2197" w:name="_Toc41464611"/>
        <w:bookmarkStart w:id="2198" w:name="_Toc41475304"/>
        <w:bookmarkStart w:id="2199" w:name="_Toc41475394"/>
        <w:bookmarkStart w:id="2200" w:name="_Toc41475567"/>
        <w:bookmarkStart w:id="2201" w:name="_Toc41477464"/>
        <w:bookmarkStart w:id="2202" w:name="_Toc41477558"/>
        <w:bookmarkStart w:id="2203" w:name="_Toc41487081"/>
        <w:bookmarkStart w:id="2204" w:name="_Toc41487556"/>
        <w:bookmarkStart w:id="2205" w:name="_Toc41488388"/>
        <w:bookmarkStart w:id="2206" w:name="_Toc41553085"/>
        <w:bookmarkStart w:id="2207" w:name="_Toc41553511"/>
        <w:bookmarkStart w:id="2208" w:name="_Toc41555116"/>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del>
    </w:p>
    <w:p w14:paraId="620C80DF" w14:textId="77777777" w:rsidR="00617555" w:rsidRPr="006A2C8D" w:rsidRDefault="00617555" w:rsidP="00617555">
      <w:pPr>
        <w:pStyle w:val="berschrift1"/>
        <w:rPr>
          <w:ins w:id="2209" w:author="Menhorn Timo" w:date="2020-05-27T13:05:00Z"/>
          <w:rFonts w:asciiTheme="minorHAnsi" w:hAnsiTheme="minorHAnsi" w:cstheme="minorHAnsi"/>
        </w:rPr>
      </w:pPr>
      <w:bookmarkStart w:id="2210" w:name="_Toc41555117"/>
      <w:ins w:id="2211" w:author="Menhorn Timo" w:date="2020-05-27T13:05:00Z">
        <w:r w:rsidRPr="006A2C8D">
          <w:rPr>
            <w:rFonts w:asciiTheme="minorHAnsi" w:hAnsiTheme="minorHAnsi" w:cstheme="minorHAnsi"/>
          </w:rPr>
          <w:lastRenderedPageBreak/>
          <w:t>Realisierung</w:t>
        </w:r>
        <w:bookmarkEnd w:id="2210"/>
      </w:ins>
    </w:p>
    <w:p w14:paraId="787AB7EA" w14:textId="77777777" w:rsidR="00DF3327" w:rsidRDefault="00617555">
      <w:pPr>
        <w:keepNext/>
        <w:jc w:val="both"/>
        <w:rPr>
          <w:ins w:id="2212" w:author="Menhorn Timo" w:date="2020-05-27T14:54:00Z"/>
        </w:rPr>
      </w:pPr>
      <w:ins w:id="2213" w:author="Menhorn Timo" w:date="2020-05-27T13:05:00Z">
        <w:r w:rsidRPr="009F5A82">
          <w:rPr>
            <w:rFonts w:cstheme="minorHAnsi"/>
            <w:noProof/>
          </w:rPr>
          <w:drawing>
            <wp:inline distT="0" distB="0" distL="0" distR="0" wp14:anchorId="5F22CA46" wp14:editId="54B6B84B">
              <wp:extent cx="5760720" cy="4341495"/>
              <wp:effectExtent l="0" t="0" r="0"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41495"/>
                      </a:xfrm>
                      <a:prstGeom prst="rect">
                        <a:avLst/>
                      </a:prstGeom>
                    </pic:spPr>
                  </pic:pic>
                </a:graphicData>
              </a:graphic>
            </wp:inline>
          </w:drawing>
        </w:r>
      </w:ins>
    </w:p>
    <w:p w14:paraId="0F8FCEEE" w14:textId="670B88A2" w:rsidR="00617555" w:rsidRPr="00687C15" w:rsidRDefault="00DF3327">
      <w:pPr>
        <w:pStyle w:val="Beschriftung"/>
        <w:jc w:val="both"/>
        <w:rPr>
          <w:ins w:id="2214" w:author="Menhorn Timo" w:date="2020-05-27T13:05:00Z"/>
        </w:rPr>
      </w:pPr>
      <w:bookmarkStart w:id="2215" w:name="_Toc41553026"/>
      <w:ins w:id="2216" w:author="Menhorn Timo" w:date="2020-05-27T14:54:00Z">
        <w:r>
          <w:t xml:space="preserve">Abbildung </w:t>
        </w:r>
        <w:r>
          <w:fldChar w:fldCharType="begin"/>
        </w:r>
        <w:r>
          <w:instrText xml:space="preserve"> SEQ Abbildung \* ARABIC </w:instrText>
        </w:r>
      </w:ins>
      <w:r>
        <w:fldChar w:fldCharType="separate"/>
      </w:r>
      <w:ins w:id="2217" w:author="Menhorn Timo" w:date="2020-05-28T10:15:00Z">
        <w:r w:rsidR="00687C15">
          <w:rPr>
            <w:noProof/>
          </w:rPr>
          <w:t>9</w:t>
        </w:r>
      </w:ins>
      <w:ins w:id="2218" w:author="Menhorn Timo" w:date="2020-05-27T14:54:00Z">
        <w:r>
          <w:fldChar w:fldCharType="end"/>
        </w:r>
        <w:r>
          <w:t xml:space="preserve">: </w:t>
        </w:r>
        <w:r w:rsidRPr="00D94A13">
          <w:t>Ablaufdiagramm Genehmigungsprozess</w:t>
        </w:r>
      </w:ins>
      <w:bookmarkEnd w:id="2215"/>
    </w:p>
    <w:p w14:paraId="1B024267" w14:textId="77777777" w:rsidR="00617555" w:rsidRPr="006A2C8D" w:rsidRDefault="00617555" w:rsidP="00617555">
      <w:pPr>
        <w:keepNext/>
        <w:jc w:val="both"/>
        <w:rPr>
          <w:ins w:id="2219" w:author="Menhorn Timo" w:date="2020-05-27T13:05:00Z"/>
          <w:rFonts w:cstheme="minorHAnsi"/>
          <w:sz w:val="23"/>
          <w:szCs w:val="23"/>
        </w:rPr>
      </w:pPr>
      <w:ins w:id="2220" w:author="Menhorn Timo" w:date="2020-05-27T13:05:00Z">
        <w:r w:rsidRPr="006A2C8D">
          <w:rPr>
            <w:rFonts w:cstheme="minorHAnsi"/>
            <w:sz w:val="23"/>
            <w:szCs w:val="23"/>
          </w:rPr>
          <w:lastRenderedPageBreak/>
          <w:t xml:space="preserve">Da das dynamische generieren der Material Komponenten bei diesem Projekt sehr wichtig war, wurde während der Realisierung stark darauf geachtet Komponenten wiederverwendbar zu schreiben. </w:t>
        </w:r>
      </w:ins>
    </w:p>
    <w:p w14:paraId="4CB3FDFD" w14:textId="77777777" w:rsidR="00DF3327" w:rsidRDefault="00617555">
      <w:pPr>
        <w:keepNext/>
        <w:jc w:val="both"/>
        <w:rPr>
          <w:ins w:id="2221" w:author="Menhorn Timo" w:date="2020-05-27T14:55:00Z"/>
        </w:rPr>
      </w:pPr>
      <w:ins w:id="2222" w:author="Menhorn Timo" w:date="2020-05-27T13:05:00Z">
        <w:r w:rsidRPr="009F5A82">
          <w:rPr>
            <w:rFonts w:cstheme="minorHAnsi"/>
            <w:noProof/>
          </w:rPr>
          <w:drawing>
            <wp:inline distT="0" distB="0" distL="0" distR="0" wp14:anchorId="00C8FF6C" wp14:editId="39FB9479">
              <wp:extent cx="1912620" cy="30099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2620" cy="3009900"/>
                      </a:xfrm>
                      <a:prstGeom prst="rect">
                        <a:avLst/>
                      </a:prstGeom>
                      <a:noFill/>
                      <a:ln>
                        <a:noFill/>
                      </a:ln>
                    </pic:spPr>
                  </pic:pic>
                </a:graphicData>
              </a:graphic>
            </wp:inline>
          </w:drawing>
        </w:r>
      </w:ins>
    </w:p>
    <w:p w14:paraId="40BA16E6" w14:textId="0A1F28A5" w:rsidR="00617555" w:rsidRDefault="00DF3327">
      <w:pPr>
        <w:pStyle w:val="Beschriftung"/>
        <w:jc w:val="both"/>
        <w:rPr>
          <w:ins w:id="2223" w:author="Menhorn Timo" w:date="2020-05-27T13:05:00Z"/>
        </w:rPr>
        <w:pPrChange w:id="2224" w:author="Menhorn Timo" w:date="2020-05-27T14:55:00Z">
          <w:pPr>
            <w:keepNext/>
            <w:jc w:val="both"/>
          </w:pPr>
        </w:pPrChange>
      </w:pPr>
      <w:bookmarkStart w:id="2225" w:name="_Toc41553027"/>
      <w:ins w:id="2226" w:author="Menhorn Timo" w:date="2020-05-27T14:55:00Z">
        <w:r>
          <w:t xml:space="preserve">Abbildung </w:t>
        </w:r>
        <w:r>
          <w:fldChar w:fldCharType="begin"/>
        </w:r>
        <w:r>
          <w:instrText xml:space="preserve"> SEQ Abbildung \* ARABIC </w:instrText>
        </w:r>
      </w:ins>
      <w:r>
        <w:fldChar w:fldCharType="separate"/>
      </w:r>
      <w:ins w:id="2227" w:author="Menhorn Timo" w:date="2020-05-28T10:15:00Z">
        <w:r w:rsidR="00687C15">
          <w:rPr>
            <w:noProof/>
          </w:rPr>
          <w:t>10</w:t>
        </w:r>
      </w:ins>
      <w:ins w:id="2228" w:author="Menhorn Timo" w:date="2020-05-27T14:55:00Z">
        <w:r>
          <w:fldChar w:fldCharType="end"/>
        </w:r>
        <w:r>
          <w:t xml:space="preserve">: </w:t>
        </w:r>
        <w:r w:rsidRPr="006D0DA8">
          <w:t>Klassendiagramm der Formfields</w:t>
        </w:r>
      </w:ins>
      <w:bookmarkEnd w:id="2225"/>
    </w:p>
    <w:p w14:paraId="039D0D14" w14:textId="77777777" w:rsidR="00D80F24" w:rsidRDefault="00617555">
      <w:pPr>
        <w:keepNext/>
        <w:jc w:val="both"/>
        <w:rPr>
          <w:ins w:id="2229" w:author="Menhorn Timo" w:date="2020-05-27T14:58:00Z"/>
        </w:rPr>
      </w:pPr>
      <w:ins w:id="2230" w:author="Menhorn Timo" w:date="2020-05-27T13:05:00Z">
        <w:r w:rsidRPr="009F5A82">
          <w:rPr>
            <w:rFonts w:cstheme="minorHAnsi"/>
            <w:noProof/>
          </w:rPr>
          <w:drawing>
            <wp:inline distT="0" distB="0" distL="0" distR="0" wp14:anchorId="037BAF51" wp14:editId="3B016EB3">
              <wp:extent cx="5760720" cy="34283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28365"/>
                      </a:xfrm>
                      <a:prstGeom prst="rect">
                        <a:avLst/>
                      </a:prstGeom>
                    </pic:spPr>
                  </pic:pic>
                </a:graphicData>
              </a:graphic>
            </wp:inline>
          </w:drawing>
        </w:r>
      </w:ins>
    </w:p>
    <w:p w14:paraId="2124366C" w14:textId="50F6D916" w:rsidR="00617555" w:rsidRDefault="00D80F24">
      <w:pPr>
        <w:pStyle w:val="Beschriftung"/>
        <w:jc w:val="both"/>
        <w:rPr>
          <w:ins w:id="2231" w:author="Menhorn Timo" w:date="2020-05-27T13:05:00Z"/>
        </w:rPr>
        <w:pPrChange w:id="2232" w:author="Menhorn Timo" w:date="2020-05-27T14:58:00Z">
          <w:pPr>
            <w:keepNext/>
            <w:jc w:val="both"/>
          </w:pPr>
        </w:pPrChange>
      </w:pPr>
      <w:bookmarkStart w:id="2233" w:name="_Toc41553028"/>
      <w:ins w:id="2234" w:author="Menhorn Timo" w:date="2020-05-27T14:58:00Z">
        <w:r>
          <w:t xml:space="preserve">Abbildung </w:t>
        </w:r>
        <w:r>
          <w:fldChar w:fldCharType="begin"/>
        </w:r>
        <w:r>
          <w:instrText xml:space="preserve"> SEQ Abbildung \* ARABIC </w:instrText>
        </w:r>
      </w:ins>
      <w:r>
        <w:fldChar w:fldCharType="separate"/>
      </w:r>
      <w:ins w:id="2235" w:author="Menhorn Timo" w:date="2020-05-28T10:15:00Z">
        <w:r w:rsidR="00687C15">
          <w:rPr>
            <w:noProof/>
          </w:rPr>
          <w:t>11</w:t>
        </w:r>
      </w:ins>
      <w:ins w:id="2236" w:author="Menhorn Timo" w:date="2020-05-27T14:58:00Z">
        <w:r>
          <w:fldChar w:fldCharType="end"/>
        </w:r>
        <w:r>
          <w:t xml:space="preserve">: </w:t>
        </w:r>
        <w:r w:rsidRPr="00D61877">
          <w:t>JSON Beispiel für Home</w:t>
        </w:r>
      </w:ins>
      <w:bookmarkEnd w:id="2233"/>
    </w:p>
    <w:p w14:paraId="1F91F87F" w14:textId="063D5BBC" w:rsidR="00617555" w:rsidRPr="009F5A82" w:rsidRDefault="00D80F24">
      <w:pPr>
        <w:keepNext/>
        <w:jc w:val="both"/>
        <w:rPr>
          <w:ins w:id="2237" w:author="Menhorn Timo" w:date="2020-05-27T13:05:00Z"/>
          <w:rFonts w:cstheme="minorHAnsi"/>
        </w:rPr>
        <w:pPrChange w:id="2238" w:author="Menhorn Timo" w:date="2020-05-27T13:07:00Z">
          <w:pPr>
            <w:pStyle w:val="Beschriftung"/>
            <w:jc w:val="both"/>
          </w:pPr>
        </w:pPrChange>
      </w:pPr>
      <w:ins w:id="2239" w:author="Menhorn Timo" w:date="2020-05-27T14:58:00Z">
        <w:r>
          <w:rPr>
            <w:noProof/>
          </w:rPr>
          <w:lastRenderedPageBreak/>
          <mc:AlternateContent>
            <mc:Choice Requires="wps">
              <w:drawing>
                <wp:anchor distT="0" distB="0" distL="114300" distR="114300" simplePos="0" relativeHeight="251674624" behindDoc="0" locked="0" layoutInCell="1" allowOverlap="1" wp14:anchorId="7AF4FC55" wp14:editId="781B9806">
                  <wp:simplePos x="0" y="0"/>
                  <wp:positionH relativeFrom="column">
                    <wp:posOffset>7620</wp:posOffset>
                  </wp:positionH>
                  <wp:positionV relativeFrom="paragraph">
                    <wp:posOffset>3925570</wp:posOffset>
                  </wp:positionV>
                  <wp:extent cx="574929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14:paraId="607511EB" w14:textId="53F1F4FB" w:rsidR="00435030" w:rsidRPr="00AC3177" w:rsidRDefault="00435030">
                              <w:pPr>
                                <w:pStyle w:val="Beschriftung"/>
                                <w:rPr>
                                  <w:rFonts w:cstheme="minorHAnsi"/>
                                  <w:sz w:val="16"/>
                                  <w:szCs w:val="16"/>
                                </w:rPr>
                                <w:pPrChange w:id="2240" w:author="Menhorn Timo" w:date="2020-05-27T14:58:00Z">
                                  <w:pPr>
                                    <w:keepNext/>
                                    <w:jc w:val="both"/>
                                  </w:pPr>
                                </w:pPrChange>
                              </w:pPr>
                              <w:bookmarkStart w:id="2241" w:name="_Toc41553029"/>
                              <w:ins w:id="2242" w:author="Menhorn Timo" w:date="2020-05-27T14:58:00Z">
                                <w:r>
                                  <w:t xml:space="preserve">Abbildung </w:t>
                                </w:r>
                                <w:r>
                                  <w:fldChar w:fldCharType="begin"/>
                                </w:r>
                                <w:r>
                                  <w:instrText xml:space="preserve"> SEQ Abbildung \* ARABIC </w:instrText>
                                </w:r>
                              </w:ins>
                              <w:r>
                                <w:fldChar w:fldCharType="separate"/>
                              </w:r>
                              <w:ins w:id="2243" w:author="Menhorn Timo" w:date="2020-05-28T10:15:00Z">
                                <w:r>
                                  <w:rPr>
                                    <w:noProof/>
                                  </w:rPr>
                                  <w:t>12</w:t>
                                </w:r>
                              </w:ins>
                              <w:ins w:id="2244" w:author="Menhorn Timo" w:date="2020-05-27T14:58:00Z">
                                <w:r>
                                  <w:fldChar w:fldCharType="end"/>
                                </w:r>
                                <w:r>
                                  <w:t xml:space="preserve">: </w:t>
                                </w:r>
                                <w:r w:rsidRPr="0068254A">
                                  <w:t>HTML Beispiel für Home</w:t>
                                </w:r>
                              </w:ins>
                              <w:bookmarkEnd w:id="2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4FC55" id="Textfeld 1" o:spid="_x0000_s1027" type="#_x0000_t202" style="position:absolute;left:0;text-align:left;margin-left:.6pt;margin-top:309.1pt;width:452.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" stroked="f">
                  <v:textbox style="mso-fit-shape-to-text:t" inset="0,0,0,0">
                    <w:txbxContent>
                      <w:p w14:paraId="607511EB" w14:textId="53F1F4FB" w:rsidR="00435030" w:rsidRPr="00AC3177" w:rsidRDefault="00435030">
                        <w:pPr>
                          <w:pStyle w:val="Beschriftung"/>
                          <w:rPr>
                            <w:rFonts w:cstheme="minorHAnsi"/>
                            <w:sz w:val="16"/>
                            <w:szCs w:val="16"/>
                          </w:rPr>
                          <w:pPrChange w:id="2245" w:author="Menhorn Timo" w:date="2020-05-27T14:58:00Z">
                            <w:pPr>
                              <w:keepNext/>
                              <w:jc w:val="both"/>
                            </w:pPr>
                          </w:pPrChange>
                        </w:pPr>
                        <w:bookmarkStart w:id="2246" w:name="_Toc41553029"/>
                        <w:ins w:id="2247" w:author="Menhorn Timo" w:date="2020-05-27T14:58:00Z">
                          <w:r>
                            <w:t xml:space="preserve">Abbildung </w:t>
                          </w:r>
                          <w:r>
                            <w:fldChar w:fldCharType="begin"/>
                          </w:r>
                          <w:r>
                            <w:instrText xml:space="preserve"> SEQ Abbildung \* ARABIC </w:instrText>
                          </w:r>
                        </w:ins>
                        <w:r>
                          <w:fldChar w:fldCharType="separate"/>
                        </w:r>
                        <w:ins w:id="2248" w:author="Menhorn Timo" w:date="2020-05-28T10:15:00Z">
                          <w:r>
                            <w:rPr>
                              <w:noProof/>
                            </w:rPr>
                            <w:t>12</w:t>
                          </w:r>
                        </w:ins>
                        <w:ins w:id="2249" w:author="Menhorn Timo" w:date="2020-05-27T14:58:00Z">
                          <w:r>
                            <w:fldChar w:fldCharType="end"/>
                          </w:r>
                          <w:r>
                            <w:t xml:space="preserve">: </w:t>
                          </w:r>
                          <w:r w:rsidRPr="0068254A">
                            <w:t>HTML Beispiel für Home</w:t>
                          </w:r>
                        </w:ins>
                        <w:bookmarkEnd w:id="2246"/>
                      </w:p>
                    </w:txbxContent>
                  </v:textbox>
                  <w10:wrap type="topAndBottom"/>
                </v:shape>
              </w:pict>
            </mc:Fallback>
          </mc:AlternateContent>
        </w:r>
      </w:ins>
      <w:ins w:id="2250" w:author="Menhorn Timo" w:date="2020-05-27T13:05:00Z">
        <w:r w:rsidR="00617555" w:rsidRPr="006A2C8D">
          <w:rPr>
            <w:rFonts w:cstheme="minorHAnsi"/>
            <w:noProof/>
            <w:sz w:val="23"/>
            <w:szCs w:val="23"/>
          </w:rPr>
          <w:drawing>
            <wp:anchor distT="0" distB="0" distL="114300" distR="114300" simplePos="0" relativeHeight="251672576" behindDoc="0" locked="0" layoutInCell="1" allowOverlap="1" wp14:anchorId="0869D218" wp14:editId="35ED0870">
              <wp:simplePos x="0" y="0"/>
              <wp:positionH relativeFrom="margin">
                <wp:align>right</wp:align>
              </wp:positionH>
              <wp:positionV relativeFrom="paragraph">
                <wp:posOffset>397972</wp:posOffset>
              </wp:positionV>
              <wp:extent cx="5749290" cy="3470910"/>
              <wp:effectExtent l="0" t="0" r="3810"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9290" cy="3470910"/>
                      </a:xfrm>
                      <a:prstGeom prst="rect">
                        <a:avLst/>
                      </a:prstGeom>
                    </pic:spPr>
                  </pic:pic>
                </a:graphicData>
              </a:graphic>
              <wp14:sizeRelH relativeFrom="margin">
                <wp14:pctWidth>0</wp14:pctWidth>
              </wp14:sizeRelH>
              <wp14:sizeRelV relativeFrom="margin">
                <wp14:pctHeight>0</wp14:pctHeight>
              </wp14:sizeRelV>
            </wp:anchor>
          </w:drawing>
        </w:r>
      </w:ins>
    </w:p>
    <w:p w14:paraId="3DF6DE41" w14:textId="7D28D2E8" w:rsidR="00617555" w:rsidRPr="006A2C8D" w:rsidRDefault="00617555" w:rsidP="00617555">
      <w:pPr>
        <w:jc w:val="both"/>
        <w:rPr>
          <w:ins w:id="2251" w:author="Menhorn Timo" w:date="2020-05-27T13:05:00Z"/>
          <w:rFonts w:cstheme="minorHAnsi"/>
          <w:sz w:val="23"/>
          <w:szCs w:val="23"/>
        </w:rPr>
      </w:pPr>
      <w:ins w:id="2252" w:author="Menhorn Timo" w:date="2020-05-27T13:05:00Z">
        <w:r w:rsidRPr="006A2C8D">
          <w:rPr>
            <w:rFonts w:cstheme="minorHAnsi"/>
            <w:sz w:val="23"/>
            <w:szCs w:val="23"/>
          </w:rPr>
          <w:t xml:space="preserve">Die Daten für die Komponenten kommen jeweils aus einer Typescript* Datei als Export Klasse, damit Komponenten Attribute und Eigenschaften an einem zentralen Ort liegen. </w:t>
        </w:r>
      </w:ins>
    </w:p>
    <w:p w14:paraId="51070068" w14:textId="77777777" w:rsidR="00D80F24" w:rsidRDefault="00617555">
      <w:pPr>
        <w:keepNext/>
        <w:jc w:val="both"/>
        <w:rPr>
          <w:ins w:id="2253" w:author="Menhorn Timo" w:date="2020-05-27T14:58:00Z"/>
        </w:rPr>
      </w:pPr>
      <w:ins w:id="2254" w:author="Menhorn Timo" w:date="2020-05-27T13:05:00Z">
        <w:r w:rsidRPr="009F5A82">
          <w:rPr>
            <w:rFonts w:cstheme="minorHAnsi"/>
            <w:noProof/>
          </w:rPr>
          <w:drawing>
            <wp:inline distT="0" distB="0" distL="0" distR="0" wp14:anchorId="43035DDF" wp14:editId="733519B0">
              <wp:extent cx="5760720" cy="287782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7820"/>
                      </a:xfrm>
                      <a:prstGeom prst="rect">
                        <a:avLst/>
                      </a:prstGeom>
                    </pic:spPr>
                  </pic:pic>
                </a:graphicData>
              </a:graphic>
            </wp:inline>
          </w:drawing>
        </w:r>
      </w:ins>
    </w:p>
    <w:p w14:paraId="42B92D58" w14:textId="7A40DE09" w:rsidR="00617555" w:rsidRDefault="00D80F24">
      <w:pPr>
        <w:pStyle w:val="Beschriftung"/>
        <w:jc w:val="both"/>
        <w:rPr>
          <w:ins w:id="2255" w:author="Menhorn Timo" w:date="2020-05-27T13:05:00Z"/>
        </w:rPr>
        <w:pPrChange w:id="2256" w:author="Menhorn Timo" w:date="2020-05-27T14:58:00Z">
          <w:pPr>
            <w:keepNext/>
            <w:jc w:val="both"/>
          </w:pPr>
        </w:pPrChange>
      </w:pPr>
      <w:bookmarkStart w:id="2257" w:name="_Toc41553030"/>
      <w:ins w:id="2258" w:author="Menhorn Timo" w:date="2020-05-27T14:58:00Z">
        <w:r>
          <w:t xml:space="preserve">Abbildung </w:t>
        </w:r>
        <w:r>
          <w:fldChar w:fldCharType="begin"/>
        </w:r>
        <w:r>
          <w:instrText xml:space="preserve"> SEQ Abbildung \* ARABIC </w:instrText>
        </w:r>
      </w:ins>
      <w:r>
        <w:fldChar w:fldCharType="separate"/>
      </w:r>
      <w:ins w:id="2259" w:author="Menhorn Timo" w:date="2020-05-28T10:15:00Z">
        <w:r w:rsidR="00687C15">
          <w:rPr>
            <w:noProof/>
          </w:rPr>
          <w:t>13</w:t>
        </w:r>
      </w:ins>
      <w:ins w:id="2260" w:author="Menhorn Timo" w:date="2020-05-27T14:58:00Z">
        <w:r>
          <w:fldChar w:fldCharType="end"/>
        </w:r>
        <w:r>
          <w:t xml:space="preserve">: </w:t>
        </w:r>
        <w:r w:rsidRPr="00692557">
          <w:t>JSON Beispiel für Create</w:t>
        </w:r>
      </w:ins>
      <w:bookmarkEnd w:id="2257"/>
    </w:p>
    <w:p w14:paraId="7C0D8275" w14:textId="223000C6" w:rsidR="00617555" w:rsidRPr="006A2C8D" w:rsidRDefault="00412AE9" w:rsidP="00617555">
      <w:pPr>
        <w:keepNext/>
        <w:jc w:val="both"/>
        <w:rPr>
          <w:ins w:id="2261" w:author="Menhorn Timo" w:date="2020-05-27T13:05:00Z"/>
          <w:rFonts w:cstheme="minorHAnsi"/>
        </w:rPr>
      </w:pPr>
      <w:ins w:id="2262" w:author="Menhorn Timo" w:date="2020-05-27T13:54:00Z">
        <w:r>
          <w:rPr>
            <w:rFonts w:cstheme="minorHAnsi"/>
            <w:sz w:val="23"/>
            <w:szCs w:val="23"/>
          </w:rPr>
          <w:lastRenderedPageBreak/>
          <w:t>Der Aufbau der Daten entscheidet später welche Art von Eingabefeld daraus entsteht und welche Attribute dieses haben wird.</w:t>
        </w:r>
      </w:ins>
    </w:p>
    <w:p w14:paraId="62DD1A0B" w14:textId="77777777" w:rsidR="00D80F24" w:rsidRDefault="00617555">
      <w:pPr>
        <w:keepNext/>
        <w:jc w:val="both"/>
        <w:rPr>
          <w:ins w:id="2263" w:author="Menhorn Timo" w:date="2020-05-27T15:02:00Z"/>
        </w:rPr>
      </w:pPr>
      <w:ins w:id="2264" w:author="Menhorn Timo" w:date="2020-05-27T13:05:00Z">
        <w:r w:rsidRPr="009F5A82">
          <w:rPr>
            <w:rFonts w:cstheme="minorHAnsi"/>
            <w:noProof/>
          </w:rPr>
          <w:drawing>
            <wp:inline distT="0" distB="0" distL="0" distR="0" wp14:anchorId="5727616F" wp14:editId="1CD1B9C4">
              <wp:extent cx="5760720" cy="4342130"/>
              <wp:effectExtent l="0" t="0" r="0" b="127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42130"/>
                      </a:xfrm>
                      <a:prstGeom prst="rect">
                        <a:avLst/>
                      </a:prstGeom>
                    </pic:spPr>
                  </pic:pic>
                </a:graphicData>
              </a:graphic>
            </wp:inline>
          </w:drawing>
        </w:r>
      </w:ins>
    </w:p>
    <w:p w14:paraId="2D52B346" w14:textId="792C7214" w:rsidR="00617555" w:rsidRDefault="00D80F24">
      <w:pPr>
        <w:pStyle w:val="Beschriftung"/>
        <w:jc w:val="both"/>
        <w:rPr>
          <w:ins w:id="2265" w:author="Menhorn Timo" w:date="2020-05-27T13:05:00Z"/>
        </w:rPr>
        <w:pPrChange w:id="2266" w:author="Menhorn Timo" w:date="2020-05-27T15:02:00Z">
          <w:pPr>
            <w:keepNext/>
            <w:jc w:val="both"/>
          </w:pPr>
        </w:pPrChange>
      </w:pPr>
      <w:bookmarkStart w:id="2267" w:name="_Toc41553031"/>
      <w:ins w:id="2268" w:author="Menhorn Timo" w:date="2020-05-27T15:02:00Z">
        <w:r>
          <w:t xml:space="preserve">Abbildung </w:t>
        </w:r>
        <w:r>
          <w:fldChar w:fldCharType="begin"/>
        </w:r>
        <w:r>
          <w:instrText xml:space="preserve"> SEQ Abbildung \* ARABIC </w:instrText>
        </w:r>
      </w:ins>
      <w:r>
        <w:fldChar w:fldCharType="separate"/>
      </w:r>
      <w:ins w:id="2269" w:author="Menhorn Timo" w:date="2020-05-28T10:15:00Z">
        <w:r w:rsidR="00687C15">
          <w:rPr>
            <w:noProof/>
          </w:rPr>
          <w:t>14</w:t>
        </w:r>
      </w:ins>
      <w:ins w:id="2270" w:author="Menhorn Timo" w:date="2020-05-27T15:02:00Z">
        <w:r>
          <w:fldChar w:fldCharType="end"/>
        </w:r>
        <w:r>
          <w:t xml:space="preserve">: </w:t>
        </w:r>
        <w:r w:rsidRPr="003E7417">
          <w:t>HTML Beispiel für Create</w:t>
        </w:r>
      </w:ins>
      <w:bookmarkEnd w:id="2267"/>
    </w:p>
    <w:p w14:paraId="16F3B862" w14:textId="67F42E97" w:rsidR="00617555" w:rsidRPr="006A2C8D" w:rsidRDefault="00617555" w:rsidP="00617555">
      <w:pPr>
        <w:jc w:val="both"/>
        <w:rPr>
          <w:ins w:id="2271" w:author="Menhorn Timo" w:date="2020-05-27T13:05:00Z"/>
          <w:rFonts w:cstheme="minorHAnsi"/>
          <w:sz w:val="23"/>
          <w:szCs w:val="23"/>
        </w:rPr>
      </w:pPr>
      <w:ins w:id="2272" w:author="Menhorn Timo" w:date="2020-05-27T13:05:00Z">
        <w:r w:rsidRPr="006A2C8D">
          <w:rPr>
            <w:rFonts w:cstheme="minorHAnsi"/>
            <w:sz w:val="23"/>
            <w:szCs w:val="23"/>
          </w:rPr>
          <w:t xml:space="preserve">Dies ist ein Beispiel für die Generierung der HTML Komponenten. Es zeigt die Generierung von Dropdowns und Textfeldern. Besonderes Augenmerk gilt den Formerrors* im mat-error Tag. Hier musste die doppelte Interpolation* genutzt werden, da sowohl formErrrors, als auch der formControlName vollständig dynamisch aus einer Klasse </w:t>
        </w:r>
      </w:ins>
      <w:ins w:id="2273" w:author="Menhorn Timo" w:date="2020-05-27T13:55:00Z">
        <w:r w:rsidR="005E2959">
          <w:rPr>
            <w:rFonts w:cstheme="minorHAnsi"/>
            <w:sz w:val="23"/>
            <w:szCs w:val="23"/>
          </w:rPr>
          <w:t>stammen</w:t>
        </w:r>
      </w:ins>
      <w:ins w:id="2274" w:author="Menhorn Timo" w:date="2020-05-27T13:05:00Z">
        <w:r w:rsidRPr="006A2C8D">
          <w:rPr>
            <w:rFonts w:cstheme="minorHAnsi"/>
            <w:sz w:val="23"/>
            <w:szCs w:val="23"/>
          </w:rPr>
          <w:t xml:space="preserve"> werden.</w:t>
        </w:r>
      </w:ins>
    </w:p>
    <w:p w14:paraId="513A391A" w14:textId="77777777" w:rsidR="00D80F24" w:rsidRDefault="00617555">
      <w:pPr>
        <w:keepNext/>
        <w:rPr>
          <w:ins w:id="2275" w:author="Menhorn Timo" w:date="2020-05-27T15:02:00Z"/>
        </w:rPr>
      </w:pPr>
      <w:ins w:id="2276" w:author="Menhorn Timo" w:date="2020-05-27T13:05:00Z">
        <w:r w:rsidRPr="006A2C8D">
          <w:rPr>
            <w:rFonts w:cstheme="minorHAnsi"/>
            <w:noProof/>
            <w:sz w:val="23"/>
            <w:szCs w:val="23"/>
          </w:rPr>
          <w:lastRenderedPageBreak/>
          <w:drawing>
            <wp:inline distT="0" distB="0" distL="0" distR="0" wp14:anchorId="34D050E5" wp14:editId="36BC3FFA">
              <wp:extent cx="5760720" cy="183007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30070"/>
                      </a:xfrm>
                      <a:prstGeom prst="rect">
                        <a:avLst/>
                      </a:prstGeom>
                    </pic:spPr>
                  </pic:pic>
                </a:graphicData>
              </a:graphic>
            </wp:inline>
          </w:drawing>
        </w:r>
      </w:ins>
    </w:p>
    <w:p w14:paraId="1EF55142" w14:textId="4B451704" w:rsidR="00617555" w:rsidRDefault="00D80F24">
      <w:pPr>
        <w:pStyle w:val="Beschriftung"/>
        <w:rPr>
          <w:ins w:id="2277" w:author="Menhorn Timo" w:date="2020-05-27T13:05:00Z"/>
        </w:rPr>
        <w:pPrChange w:id="2278" w:author="Menhorn Timo" w:date="2020-05-27T15:02:00Z">
          <w:pPr>
            <w:keepNext/>
          </w:pPr>
        </w:pPrChange>
      </w:pPr>
      <w:bookmarkStart w:id="2279" w:name="_Toc41553032"/>
      <w:ins w:id="2280" w:author="Menhorn Timo" w:date="2020-05-27T15:02:00Z">
        <w:r>
          <w:t xml:space="preserve">Abbildung </w:t>
        </w:r>
        <w:r>
          <w:fldChar w:fldCharType="begin"/>
        </w:r>
        <w:r>
          <w:instrText xml:space="preserve"> SEQ Abbildung \* ARABIC </w:instrText>
        </w:r>
      </w:ins>
      <w:r>
        <w:fldChar w:fldCharType="separate"/>
      </w:r>
      <w:ins w:id="2281" w:author="Menhorn Timo" w:date="2020-05-28T10:15:00Z">
        <w:r w:rsidR="00687C15">
          <w:rPr>
            <w:noProof/>
          </w:rPr>
          <w:t>15</w:t>
        </w:r>
      </w:ins>
      <w:ins w:id="2282" w:author="Menhorn Timo" w:date="2020-05-27T15:02:00Z">
        <w:r>
          <w:fldChar w:fldCharType="end"/>
        </w:r>
        <w:r>
          <w:t xml:space="preserve">: </w:t>
        </w:r>
        <w:r w:rsidRPr="00C31218">
          <w:t>Initialisierung des Formulars</w:t>
        </w:r>
      </w:ins>
      <w:bookmarkEnd w:id="2279"/>
    </w:p>
    <w:p w14:paraId="2A542337" w14:textId="77777777" w:rsidR="00617555" w:rsidRPr="006A2C8D" w:rsidRDefault="00617555" w:rsidP="00617555">
      <w:pPr>
        <w:keepNext/>
        <w:jc w:val="both"/>
        <w:rPr>
          <w:ins w:id="2283" w:author="Menhorn Timo" w:date="2020-05-27T13:05:00Z"/>
          <w:rFonts w:cstheme="minorHAnsi"/>
          <w:sz w:val="23"/>
          <w:szCs w:val="23"/>
        </w:rPr>
      </w:pPr>
      <w:ins w:id="2284" w:author="Menhorn Timo" w:date="2020-05-27T13:05:00Z">
        <w:r w:rsidRPr="006A2C8D">
          <w:rPr>
            <w:rFonts w:cstheme="minorHAnsi"/>
            <w:sz w:val="23"/>
            <w:szCs w:val="23"/>
          </w:rPr>
          <w:t>In dieser Funktion werden die Form Controls* im Antragsformular hinzugefügt. Für jeden Datensatz, der aus der Export Klasse kommt, wird ein Form Control* angelegt und die Value, dem Attribut disabled und den Validatoren* angelegt.</w:t>
        </w:r>
      </w:ins>
    </w:p>
    <w:p w14:paraId="0629F578" w14:textId="77777777" w:rsidR="00D80F24" w:rsidRDefault="00617555">
      <w:pPr>
        <w:keepNext/>
        <w:jc w:val="both"/>
        <w:rPr>
          <w:ins w:id="2285" w:author="Menhorn Timo" w:date="2020-05-27T15:02:00Z"/>
        </w:rPr>
      </w:pPr>
      <w:ins w:id="2286" w:author="Menhorn Timo" w:date="2020-05-27T13:05:00Z">
        <w:r w:rsidRPr="006A2C8D">
          <w:rPr>
            <w:rFonts w:cstheme="minorHAnsi"/>
            <w:noProof/>
            <w:sz w:val="23"/>
            <w:szCs w:val="23"/>
          </w:rPr>
          <w:drawing>
            <wp:inline distT="0" distB="0" distL="0" distR="0" wp14:anchorId="6EEF2B0A" wp14:editId="68531AF0">
              <wp:extent cx="5760720" cy="402907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29075"/>
                      </a:xfrm>
                      <a:prstGeom prst="rect">
                        <a:avLst/>
                      </a:prstGeom>
                    </pic:spPr>
                  </pic:pic>
                </a:graphicData>
              </a:graphic>
            </wp:inline>
          </w:drawing>
        </w:r>
      </w:ins>
    </w:p>
    <w:p w14:paraId="78D7BF02" w14:textId="13B69303" w:rsidR="00617555" w:rsidRDefault="00D80F24">
      <w:pPr>
        <w:pStyle w:val="Beschriftung"/>
        <w:jc w:val="both"/>
        <w:rPr>
          <w:ins w:id="2287" w:author="Menhorn Timo" w:date="2020-05-27T13:05:00Z"/>
        </w:rPr>
        <w:pPrChange w:id="2288" w:author="Menhorn Timo" w:date="2020-05-27T15:02:00Z">
          <w:pPr>
            <w:keepNext/>
            <w:jc w:val="both"/>
          </w:pPr>
        </w:pPrChange>
      </w:pPr>
      <w:bookmarkStart w:id="2289" w:name="_Toc41553033"/>
      <w:ins w:id="2290" w:author="Menhorn Timo" w:date="2020-05-27T15:02:00Z">
        <w:r>
          <w:t xml:space="preserve">Abbildung </w:t>
        </w:r>
        <w:r>
          <w:fldChar w:fldCharType="begin"/>
        </w:r>
        <w:r>
          <w:instrText xml:space="preserve"> SEQ Abbildung \* ARABIC </w:instrText>
        </w:r>
      </w:ins>
      <w:r>
        <w:fldChar w:fldCharType="separate"/>
      </w:r>
      <w:ins w:id="2291" w:author="Menhorn Timo" w:date="2020-05-28T10:15:00Z">
        <w:r w:rsidR="00687C15">
          <w:rPr>
            <w:noProof/>
          </w:rPr>
          <w:t>16</w:t>
        </w:r>
      </w:ins>
      <w:ins w:id="2292" w:author="Menhorn Timo" w:date="2020-05-27T15:02:00Z">
        <w:r>
          <w:fldChar w:fldCharType="end"/>
        </w:r>
        <w:r>
          <w:t xml:space="preserve">: </w:t>
        </w:r>
        <w:r w:rsidRPr="00400762">
          <w:t>Validation Messages der FormControls</w:t>
        </w:r>
      </w:ins>
      <w:bookmarkEnd w:id="2289"/>
    </w:p>
    <w:p w14:paraId="0F9BB2E8" w14:textId="77777777" w:rsidR="00617555" w:rsidRPr="006A2C8D" w:rsidRDefault="00617555" w:rsidP="00617555">
      <w:pPr>
        <w:jc w:val="both"/>
        <w:rPr>
          <w:ins w:id="2293" w:author="Menhorn Timo" w:date="2020-05-27T13:05:00Z"/>
          <w:rFonts w:cstheme="minorHAnsi"/>
          <w:sz w:val="23"/>
          <w:szCs w:val="23"/>
        </w:rPr>
      </w:pPr>
      <w:ins w:id="2294" w:author="Menhorn Timo" w:date="2020-05-27T13:05:00Z">
        <w:r w:rsidRPr="006A2C8D">
          <w:rPr>
            <w:rFonts w:cstheme="minorHAnsi"/>
            <w:sz w:val="23"/>
            <w:szCs w:val="23"/>
          </w:rPr>
          <w:t>Dieses Objekt beinhaltet die Form Controls* und ihre Validatoren*, welche ebenfalls beim initialisieren der Komponenten übergeben werden. Zu jeder Art Validator* gibt es dann eine Nachricht, die bei Form Errors* des Controls* angezeigt werden. Die Überprüfung, welche Meldungen angezeigt werden, findet in der Funktion logValidationErrors statt.</w:t>
        </w:r>
      </w:ins>
    </w:p>
    <w:p w14:paraId="7C2FC796" w14:textId="77777777" w:rsidR="00D80F24" w:rsidRDefault="00617555">
      <w:pPr>
        <w:keepNext/>
        <w:jc w:val="both"/>
        <w:rPr>
          <w:ins w:id="2295" w:author="Menhorn Timo" w:date="2020-05-27T15:02:00Z"/>
        </w:rPr>
      </w:pPr>
      <w:ins w:id="2296" w:author="Menhorn Timo" w:date="2020-05-27T13:05:00Z">
        <w:r w:rsidRPr="006A2C8D">
          <w:rPr>
            <w:rFonts w:cstheme="minorHAnsi"/>
            <w:noProof/>
            <w:sz w:val="23"/>
            <w:szCs w:val="23"/>
          </w:rPr>
          <w:lastRenderedPageBreak/>
          <w:drawing>
            <wp:inline distT="0" distB="0" distL="0" distR="0" wp14:anchorId="573D5036" wp14:editId="663B1E74">
              <wp:extent cx="1895475" cy="27848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1263" cy="2793393"/>
                      </a:xfrm>
                      <a:prstGeom prst="rect">
                        <a:avLst/>
                      </a:prstGeom>
                    </pic:spPr>
                  </pic:pic>
                </a:graphicData>
              </a:graphic>
            </wp:inline>
          </w:drawing>
        </w:r>
      </w:ins>
    </w:p>
    <w:p w14:paraId="632B1AC9" w14:textId="450A5069" w:rsidR="00617555" w:rsidRDefault="00D80F24">
      <w:pPr>
        <w:pStyle w:val="Beschriftung"/>
        <w:jc w:val="both"/>
        <w:rPr>
          <w:ins w:id="2297" w:author="Menhorn Timo" w:date="2020-05-27T13:05:00Z"/>
        </w:rPr>
        <w:pPrChange w:id="2298" w:author="Menhorn Timo" w:date="2020-05-27T15:02:00Z">
          <w:pPr>
            <w:keepNext/>
            <w:jc w:val="both"/>
          </w:pPr>
        </w:pPrChange>
      </w:pPr>
      <w:bookmarkStart w:id="2299" w:name="_Toc41553034"/>
      <w:ins w:id="2300" w:author="Menhorn Timo" w:date="2020-05-27T15:02:00Z">
        <w:r>
          <w:t xml:space="preserve">Abbildung </w:t>
        </w:r>
        <w:r>
          <w:fldChar w:fldCharType="begin"/>
        </w:r>
        <w:r>
          <w:instrText xml:space="preserve"> SEQ Abbildung \* ARABIC </w:instrText>
        </w:r>
      </w:ins>
      <w:r>
        <w:fldChar w:fldCharType="separate"/>
      </w:r>
      <w:ins w:id="2301" w:author="Menhorn Timo" w:date="2020-05-28T10:15:00Z">
        <w:r w:rsidR="00687C15">
          <w:rPr>
            <w:noProof/>
          </w:rPr>
          <w:t>17</w:t>
        </w:r>
      </w:ins>
      <w:ins w:id="2302" w:author="Menhorn Timo" w:date="2020-05-27T15:02:00Z">
        <w:r>
          <w:fldChar w:fldCharType="end"/>
        </w:r>
        <w:r>
          <w:t xml:space="preserve">: </w:t>
        </w:r>
        <w:r w:rsidRPr="00CC0E3C">
          <w:t>Zwischenspeicher für Fehlermeldungen zur Laufzeit</w:t>
        </w:r>
      </w:ins>
      <w:bookmarkEnd w:id="2299"/>
    </w:p>
    <w:p w14:paraId="74C7D05C" w14:textId="77777777" w:rsidR="00617555" w:rsidRPr="006A2C8D" w:rsidRDefault="00617555" w:rsidP="00617555">
      <w:pPr>
        <w:jc w:val="both"/>
        <w:rPr>
          <w:ins w:id="2303" w:author="Menhorn Timo" w:date="2020-05-27T13:05:00Z"/>
          <w:rFonts w:cstheme="minorHAnsi"/>
          <w:sz w:val="23"/>
          <w:szCs w:val="23"/>
        </w:rPr>
      </w:pPr>
      <w:ins w:id="2304" w:author="Menhorn Timo" w:date="2020-05-27T13:05:00Z">
        <w:r w:rsidRPr="006A2C8D">
          <w:rPr>
            <w:rFonts w:cstheme="minorHAnsi"/>
            <w:sz w:val="23"/>
            <w:szCs w:val="23"/>
          </w:rPr>
          <w:t>Dieses Objekt dient dem Zwischenspeichern der Form Error* Validation* Messages. Für jedes Form Control* werden hier aus dem Objekt die entsprechenden Values der zutreffenden Keys aus dem Objekt Validation* Messages zwischengespeichert und wenn nötig die Strings mit einem Leerzeichen separiert zwischengespeichert und in der HTML für das entsprechende Form Control* angezeigt.</w:t>
        </w:r>
      </w:ins>
    </w:p>
    <w:p w14:paraId="30915188" w14:textId="77777777" w:rsidR="00617555" w:rsidRPr="006A2C8D" w:rsidRDefault="00617555" w:rsidP="00617555">
      <w:pPr>
        <w:jc w:val="both"/>
        <w:rPr>
          <w:ins w:id="2305" w:author="Menhorn Timo" w:date="2020-05-27T13:05:00Z"/>
          <w:rFonts w:cstheme="minorHAnsi"/>
          <w:sz w:val="23"/>
          <w:szCs w:val="23"/>
        </w:rPr>
      </w:pPr>
    </w:p>
    <w:p w14:paraId="1455262C" w14:textId="77777777" w:rsidR="00D80F24" w:rsidRDefault="00617555">
      <w:pPr>
        <w:keepNext/>
        <w:jc w:val="both"/>
        <w:rPr>
          <w:ins w:id="2306" w:author="Menhorn Timo" w:date="2020-05-27T15:03:00Z"/>
        </w:rPr>
      </w:pPr>
      <w:ins w:id="2307" w:author="Menhorn Timo" w:date="2020-05-27T13:05:00Z">
        <w:r w:rsidRPr="006A2C8D">
          <w:rPr>
            <w:rFonts w:cstheme="minorHAnsi"/>
            <w:noProof/>
            <w:sz w:val="23"/>
            <w:szCs w:val="23"/>
          </w:rPr>
          <w:lastRenderedPageBreak/>
          <w:drawing>
            <wp:inline distT="0" distB="0" distL="0" distR="0" wp14:anchorId="050C2521" wp14:editId="3DF9266D">
              <wp:extent cx="5648325" cy="463867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638675"/>
                      </a:xfrm>
                      <a:prstGeom prst="rect">
                        <a:avLst/>
                      </a:prstGeom>
                    </pic:spPr>
                  </pic:pic>
                </a:graphicData>
              </a:graphic>
            </wp:inline>
          </w:drawing>
        </w:r>
      </w:ins>
    </w:p>
    <w:p w14:paraId="51F1AED7" w14:textId="137A58B2" w:rsidR="00617555" w:rsidRDefault="00D80F24">
      <w:pPr>
        <w:pStyle w:val="Beschriftung"/>
        <w:jc w:val="both"/>
        <w:rPr>
          <w:ins w:id="2308" w:author="Menhorn Timo" w:date="2020-05-27T13:05:00Z"/>
        </w:rPr>
        <w:pPrChange w:id="2309" w:author="Menhorn Timo" w:date="2020-05-27T15:03:00Z">
          <w:pPr>
            <w:keepNext/>
            <w:jc w:val="both"/>
          </w:pPr>
        </w:pPrChange>
      </w:pPr>
      <w:bookmarkStart w:id="2310" w:name="_Toc41553035"/>
      <w:ins w:id="2311" w:author="Menhorn Timo" w:date="2020-05-27T15:03:00Z">
        <w:r>
          <w:t xml:space="preserve">Abbildung </w:t>
        </w:r>
        <w:r>
          <w:fldChar w:fldCharType="begin"/>
        </w:r>
        <w:r>
          <w:instrText xml:space="preserve"> SEQ Abbildung \* ARABIC </w:instrText>
        </w:r>
      </w:ins>
      <w:r>
        <w:fldChar w:fldCharType="separate"/>
      </w:r>
      <w:ins w:id="2312" w:author="Menhorn Timo" w:date="2020-05-28T10:15:00Z">
        <w:r w:rsidR="00687C15">
          <w:rPr>
            <w:noProof/>
          </w:rPr>
          <w:t>18</w:t>
        </w:r>
      </w:ins>
      <w:ins w:id="2313" w:author="Menhorn Timo" w:date="2020-05-27T15:03:00Z">
        <w:r>
          <w:fldChar w:fldCharType="end"/>
        </w:r>
        <w:r>
          <w:t xml:space="preserve">: </w:t>
        </w:r>
        <w:r w:rsidRPr="00A62F25">
          <w:t>Loggen von Value Changes</w:t>
        </w:r>
      </w:ins>
      <w:bookmarkEnd w:id="2310"/>
    </w:p>
    <w:p w14:paraId="3FFD8FB8" w14:textId="0525BA63" w:rsidR="00617555" w:rsidRPr="006A2C8D" w:rsidRDefault="00617555" w:rsidP="00617555">
      <w:pPr>
        <w:jc w:val="both"/>
        <w:rPr>
          <w:ins w:id="2314" w:author="Menhorn Timo" w:date="2020-05-27T13:05:00Z"/>
          <w:rFonts w:cstheme="minorHAnsi"/>
          <w:sz w:val="23"/>
          <w:szCs w:val="23"/>
        </w:rPr>
      </w:pPr>
      <w:ins w:id="2315" w:author="Menhorn Timo" w:date="2020-05-27T13:05:00Z">
        <w:r w:rsidRPr="006A2C8D">
          <w:rPr>
            <w:rFonts w:cstheme="minorHAnsi"/>
            <w:sz w:val="23"/>
            <w:szCs w:val="23"/>
          </w:rPr>
          <w:t xml:space="preserve">An diese Funktion wird eine Form Group* übergeben, als default Wert wird hier die komplette Form Group* übergeben. Diese Funktion wird bei jeder Änderung eines Controls* im Formular aufgerufen. In dieser Funktion wird über die Controls* iteriert und anschließend geprüft, ob diese weitere Groups* enthalten. Wenn das der Fall ist, wird die Form Group wieder an die Funktion übergeben. Wenn das nicht der Fall ist, wird die Value im Form Errors* Object an dieser Stelle auf einen Leerstring </w:t>
        </w:r>
      </w:ins>
      <w:ins w:id="2316" w:author="Menhorn Timo" w:date="2020-05-27T14:45:00Z">
        <w:r w:rsidR="009503A2">
          <w:rPr>
            <w:rFonts w:cstheme="minorHAnsi"/>
            <w:sz w:val="23"/>
            <w:szCs w:val="23"/>
          </w:rPr>
          <w:t>g</w:t>
        </w:r>
      </w:ins>
      <w:ins w:id="2317" w:author="Menhorn Timo" w:date="2020-05-27T13:05:00Z">
        <w:r w:rsidRPr="006A2C8D">
          <w:rPr>
            <w:rFonts w:cstheme="minorHAnsi"/>
            <w:sz w:val="23"/>
            <w:szCs w:val="23"/>
          </w:rPr>
          <w:t>esetzt. Anschließend wird geprüft, ob das Control* invalid* und touched* oder dirty* ist. Wenn das Form Control* daraufhin Errors* hat, wird das Array auf den Key des Errors durchsucht. Wenn es vorhanden ist, wird die Value des Keys in das Form Errors* Objekt geladen. Wenn es mehrere gibt, werden sie mit einem Leerzeichen getrennt.</w:t>
        </w:r>
      </w:ins>
    </w:p>
    <w:p w14:paraId="6C78BED8" w14:textId="77777777" w:rsidR="00D80F24" w:rsidRDefault="00617555">
      <w:pPr>
        <w:keepNext/>
        <w:jc w:val="both"/>
        <w:rPr>
          <w:ins w:id="2318" w:author="Menhorn Timo" w:date="2020-05-27T15:04:00Z"/>
        </w:rPr>
      </w:pPr>
      <w:ins w:id="2319" w:author="Menhorn Timo" w:date="2020-05-27T13:05:00Z">
        <w:r w:rsidRPr="006A2C8D">
          <w:rPr>
            <w:rFonts w:cstheme="minorHAnsi"/>
            <w:noProof/>
            <w:sz w:val="23"/>
            <w:szCs w:val="23"/>
          </w:rPr>
          <w:lastRenderedPageBreak/>
          <w:drawing>
            <wp:inline distT="0" distB="0" distL="0" distR="0" wp14:anchorId="1A43E95C" wp14:editId="3A5C2605">
              <wp:extent cx="5760720" cy="3306445"/>
              <wp:effectExtent l="0" t="0" r="0" b="825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06445"/>
                      </a:xfrm>
                      <a:prstGeom prst="rect">
                        <a:avLst/>
                      </a:prstGeom>
                    </pic:spPr>
                  </pic:pic>
                </a:graphicData>
              </a:graphic>
            </wp:inline>
          </w:drawing>
        </w:r>
      </w:ins>
    </w:p>
    <w:p w14:paraId="7D7F4EAC" w14:textId="58787E75" w:rsidR="00617555" w:rsidRDefault="00D80F24">
      <w:pPr>
        <w:pStyle w:val="Beschriftung"/>
        <w:jc w:val="both"/>
        <w:rPr>
          <w:ins w:id="2320" w:author="Menhorn Timo" w:date="2020-05-27T13:05:00Z"/>
        </w:rPr>
        <w:pPrChange w:id="2321" w:author="Menhorn Timo" w:date="2020-05-27T15:04:00Z">
          <w:pPr>
            <w:keepNext/>
            <w:jc w:val="both"/>
          </w:pPr>
        </w:pPrChange>
      </w:pPr>
      <w:bookmarkStart w:id="2322" w:name="_Toc41553036"/>
      <w:ins w:id="2323" w:author="Menhorn Timo" w:date="2020-05-27T15:04:00Z">
        <w:r>
          <w:t xml:space="preserve">Abbildung </w:t>
        </w:r>
        <w:r>
          <w:fldChar w:fldCharType="begin"/>
        </w:r>
        <w:r>
          <w:instrText xml:space="preserve"> SEQ Abbildung \* ARABIC </w:instrText>
        </w:r>
      </w:ins>
      <w:r>
        <w:fldChar w:fldCharType="separate"/>
      </w:r>
      <w:ins w:id="2324" w:author="Menhorn Timo" w:date="2020-05-28T10:15:00Z">
        <w:r w:rsidR="00687C15">
          <w:rPr>
            <w:noProof/>
          </w:rPr>
          <w:t>19</w:t>
        </w:r>
      </w:ins>
      <w:ins w:id="2325" w:author="Menhorn Timo" w:date="2020-05-27T15:04:00Z">
        <w:r>
          <w:fldChar w:fldCharType="end"/>
        </w:r>
        <w:r>
          <w:t xml:space="preserve">: </w:t>
        </w:r>
        <w:r w:rsidRPr="00A92D7A">
          <w:t>Usermanagement</w:t>
        </w:r>
      </w:ins>
      <w:bookmarkEnd w:id="2322"/>
    </w:p>
    <w:p w14:paraId="6E9BFB2B" w14:textId="77777777" w:rsidR="00617555" w:rsidRPr="006A2C8D" w:rsidRDefault="00617555" w:rsidP="00617555">
      <w:pPr>
        <w:jc w:val="both"/>
        <w:rPr>
          <w:ins w:id="2326" w:author="Menhorn Timo" w:date="2020-05-27T13:05:00Z"/>
          <w:rFonts w:cstheme="minorHAnsi"/>
          <w:sz w:val="23"/>
          <w:szCs w:val="23"/>
        </w:rPr>
      </w:pPr>
      <w:ins w:id="2327" w:author="Menhorn Timo" w:date="2020-05-27T13:05:00Z">
        <w:r w:rsidRPr="006A2C8D">
          <w:rPr>
            <w:rFonts w:cstheme="minorHAnsi"/>
            <w:sz w:val="23"/>
            <w:szCs w:val="23"/>
          </w:rPr>
          <w:t xml:space="preserve">Beim Initialisieren wird ein Form Array* erstellt. In dieses Form Array* wird für jeden Nutzer eine Form Group* mit Form Controls* gepusht. </w:t>
        </w:r>
      </w:ins>
    </w:p>
    <w:p w14:paraId="70FF93DC" w14:textId="77777777" w:rsidR="00617555" w:rsidRPr="006A2C8D" w:rsidRDefault="00617555" w:rsidP="00617555">
      <w:pPr>
        <w:jc w:val="both"/>
        <w:rPr>
          <w:ins w:id="2328" w:author="Menhorn Timo" w:date="2020-05-27T13:05:00Z"/>
          <w:rFonts w:cstheme="minorHAnsi"/>
          <w:sz w:val="23"/>
          <w:szCs w:val="23"/>
        </w:rPr>
      </w:pPr>
      <w:ins w:id="2329" w:author="Menhorn Timo" w:date="2020-05-27T13:05:00Z">
        <w:r w:rsidRPr="006A2C8D">
          <w:rPr>
            <w:rFonts w:cstheme="minorHAnsi"/>
            <w:sz w:val="23"/>
            <w:szCs w:val="23"/>
          </w:rPr>
          <w:t>Selbiges geschieht beim Hinzufügen von neuen Usern.</w:t>
        </w:r>
      </w:ins>
    </w:p>
    <w:p w14:paraId="17D846DA" w14:textId="77777777" w:rsidR="00617555" w:rsidRPr="006A2C8D" w:rsidRDefault="00617555" w:rsidP="00617555">
      <w:pPr>
        <w:rPr>
          <w:ins w:id="2330" w:author="Menhorn Timo" w:date="2020-05-27T13:05:00Z"/>
          <w:rFonts w:cstheme="minorHAnsi"/>
        </w:rPr>
      </w:pPr>
      <w:ins w:id="2331" w:author="Menhorn Timo" w:date="2020-05-27T13:05:00Z">
        <w:r w:rsidRPr="009F5A82">
          <w:rPr>
            <w:rFonts w:cstheme="minorHAnsi"/>
          </w:rPr>
          <w:t xml:space="preserve">Screenshots </w:t>
        </w:r>
        <w:r w:rsidRPr="006A2C8D">
          <w:rPr>
            <w:rFonts w:cstheme="minorHAnsi"/>
          </w:rPr>
          <w:t>der fertigen Anwendung sind unter dem Punkt 14 „Screenshots der Anwendung“ zu finden.</w:t>
        </w:r>
      </w:ins>
    </w:p>
    <w:p w14:paraId="7F07C43B" w14:textId="77777777" w:rsidR="00617555" w:rsidRPr="00687C15" w:rsidRDefault="00617555">
      <w:pPr>
        <w:rPr>
          <w:ins w:id="2332" w:author="Menhorn Timo" w:date="2020-05-27T13:05:00Z"/>
        </w:rPr>
        <w:pPrChange w:id="2333" w:author="Menhorn Timo" w:date="2020-05-27T13:05:00Z">
          <w:pPr>
            <w:pStyle w:val="berschrift2"/>
          </w:pPr>
        </w:pPrChange>
      </w:pPr>
    </w:p>
    <w:p w14:paraId="35E9D99B" w14:textId="09E1BF2A" w:rsidR="006156ED" w:rsidRPr="005F1C32" w:rsidDel="00D017AD" w:rsidRDefault="006156ED" w:rsidP="002145EE">
      <w:pPr>
        <w:jc w:val="both"/>
        <w:rPr>
          <w:del w:id="2334" w:author="Menhorn Timo" w:date="2020-05-26T10:32:00Z"/>
          <w:rFonts w:cstheme="minorHAnsi"/>
          <w:rPrChange w:id="2335" w:author="Menhorn Timo" w:date="2020-05-27T07:06:00Z">
            <w:rPr>
              <w:del w:id="2336" w:author="Menhorn Timo" w:date="2020-05-26T10:32:00Z"/>
              <w:rFonts w:asciiTheme="majorHAnsi" w:hAnsiTheme="majorHAnsi" w:cstheme="majorHAnsi"/>
              <w:sz w:val="23"/>
              <w:szCs w:val="23"/>
            </w:rPr>
          </w:rPrChange>
        </w:rPr>
      </w:pPr>
      <w:del w:id="2337" w:author="Menhorn Timo" w:date="2020-05-26T10:32:00Z">
        <w:r w:rsidRPr="005F1C32" w:rsidDel="00D017AD">
          <w:rPr>
            <w:rFonts w:cstheme="minorHAnsi"/>
            <w:rPrChange w:id="2338" w:author="Menhorn Timo" w:date="2020-05-27T07:06:00Z">
              <w:rPr>
                <w:rFonts w:asciiTheme="majorHAnsi" w:hAnsiTheme="majorHAnsi" w:cstheme="majorHAnsi"/>
                <w:sz w:val="23"/>
                <w:szCs w:val="23"/>
              </w:rPr>
            </w:rPrChange>
          </w:rPr>
          <w:delText>Das Lastenheft wurde bereits im Voraus des Projekts vom Autor gemeinsam mit Verwaltungsmitarbeitern des Unternehmens erstellt. Dadurch wurden die Anforderungen schon früh klar definiert, weswegen die weitere Planung schneller und präziser gemacht werden konnte.</w:delText>
        </w:r>
        <w:bookmarkStart w:id="2339" w:name="_Toc41388297"/>
        <w:bookmarkStart w:id="2340" w:name="_Toc41392255"/>
        <w:bookmarkStart w:id="2341" w:name="_Toc41464358"/>
        <w:bookmarkStart w:id="2342" w:name="_Toc41464612"/>
        <w:bookmarkStart w:id="2343" w:name="_Toc41475305"/>
        <w:bookmarkStart w:id="2344" w:name="_Toc41475395"/>
        <w:bookmarkStart w:id="2345" w:name="_Toc41475568"/>
        <w:bookmarkStart w:id="2346" w:name="_Toc41477466"/>
        <w:bookmarkStart w:id="2347" w:name="_Toc41477560"/>
        <w:bookmarkStart w:id="2348" w:name="_Toc41487083"/>
        <w:bookmarkStart w:id="2349" w:name="_Toc41487558"/>
        <w:bookmarkStart w:id="2350" w:name="_Toc41488390"/>
        <w:bookmarkStart w:id="2351" w:name="_Toc41553087"/>
        <w:bookmarkStart w:id="2352" w:name="_Toc41553513"/>
        <w:bookmarkStart w:id="2353" w:name="_Toc4155511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0C6AA0AC" w14:textId="16E9785C" w:rsidR="0077004C" w:rsidRPr="005F1C32" w:rsidRDefault="0077004C" w:rsidP="002145EE">
      <w:pPr>
        <w:pStyle w:val="berschrift1"/>
        <w:rPr>
          <w:rFonts w:asciiTheme="minorHAnsi" w:hAnsiTheme="minorHAnsi" w:cstheme="minorHAnsi"/>
          <w:rPrChange w:id="2354" w:author="Menhorn Timo" w:date="2020-05-27T07:06:00Z">
            <w:rPr/>
          </w:rPrChange>
        </w:rPr>
      </w:pPr>
      <w:bookmarkStart w:id="2355" w:name="_Toc41555119"/>
      <w:r w:rsidRPr="005F1C32">
        <w:rPr>
          <w:rFonts w:asciiTheme="minorHAnsi" w:hAnsiTheme="minorHAnsi" w:cstheme="minorHAnsi"/>
          <w:rPrChange w:id="2356" w:author="Menhorn Timo" w:date="2020-05-27T07:06:00Z">
            <w:rPr/>
          </w:rPrChange>
        </w:rPr>
        <w:lastRenderedPageBreak/>
        <w:t>Projektphasen</w:t>
      </w:r>
      <w:bookmarkEnd w:id="2355"/>
    </w:p>
    <w:p w14:paraId="3A9C8BC5" w14:textId="62469269" w:rsidR="00D5701E" w:rsidRPr="005F1C32" w:rsidRDefault="00D5701E" w:rsidP="002145EE">
      <w:pPr>
        <w:jc w:val="both"/>
        <w:rPr>
          <w:rFonts w:cstheme="minorHAnsi"/>
          <w:rPrChange w:id="2357" w:author="Menhorn Timo" w:date="2020-05-27T07:06:00Z">
            <w:rPr>
              <w:rFonts w:asciiTheme="majorHAnsi" w:hAnsiTheme="majorHAnsi" w:cstheme="majorHAnsi"/>
              <w:sz w:val="23"/>
              <w:szCs w:val="23"/>
            </w:rPr>
          </w:rPrChange>
        </w:rPr>
      </w:pPr>
      <w:r w:rsidRPr="005F1C32">
        <w:rPr>
          <w:rFonts w:cstheme="minorHAnsi"/>
          <w:rPrChange w:id="2358" w:author="Menhorn Timo" w:date="2020-05-27T07:06:00Z">
            <w:rPr>
              <w:rFonts w:asciiTheme="majorHAnsi" w:hAnsiTheme="majorHAnsi" w:cstheme="majorHAnsi"/>
              <w:sz w:val="23"/>
              <w:szCs w:val="23"/>
            </w:rPr>
          </w:rPrChange>
        </w:rPr>
        <w:t>Zur Umsetzung des Teilprojekts standen dem Auszubildenden eine Zeitspanne von 70</w:t>
      </w:r>
      <w:r w:rsidR="00A8037C" w:rsidRPr="005F1C32">
        <w:rPr>
          <w:rFonts w:cstheme="minorHAnsi"/>
          <w:rPrChange w:id="2359" w:author="Menhorn Timo" w:date="2020-05-27T07:06:00Z">
            <w:rPr>
              <w:rFonts w:asciiTheme="majorHAnsi" w:hAnsiTheme="majorHAnsi" w:cstheme="majorHAnsi"/>
              <w:sz w:val="23"/>
              <w:szCs w:val="23"/>
            </w:rPr>
          </w:rPrChange>
        </w:rPr>
        <w:t xml:space="preserve"> Stunden</w:t>
      </w:r>
      <w:r w:rsidRPr="005F1C32">
        <w:rPr>
          <w:rFonts w:cstheme="minorHAnsi"/>
          <w:rPrChange w:id="2360" w:author="Menhorn Timo" w:date="2020-05-27T07:06:00Z">
            <w:rPr>
              <w:rFonts w:asciiTheme="majorHAnsi" w:hAnsiTheme="majorHAnsi" w:cstheme="majorHAnsi"/>
              <w:sz w:val="23"/>
              <w:szCs w:val="23"/>
            </w:rPr>
          </w:rPrChange>
        </w:rPr>
        <w:t xml:space="preserve"> zur Verfügung. Diese wurde während der Planung des Projekts festgelegt, bevor an dem Projekt zu arbeiten begonnen wurde. Die Einteilung sieht wie folgt aus. Es wird die Zeit berücksichtigt, in der das Programm, sowie seine In- und Outputs analysiert werden. Außerdem wird auf verschiedene Möglichkeiten eingegangen, wie der </w:t>
      </w:r>
      <w:r w:rsidR="005949A4" w:rsidRPr="005F1C32">
        <w:rPr>
          <w:rFonts w:cstheme="minorHAnsi"/>
          <w:rPrChange w:id="2361" w:author="Menhorn Timo" w:date="2020-05-27T07:06:00Z">
            <w:rPr>
              <w:rFonts w:asciiTheme="majorHAnsi" w:hAnsiTheme="majorHAnsi" w:cstheme="majorHAnsi"/>
              <w:sz w:val="23"/>
              <w:szCs w:val="23"/>
            </w:rPr>
          </w:rPrChange>
        </w:rPr>
        <w:t>Einsatz</w:t>
      </w:r>
      <w:r w:rsidRPr="005F1C32">
        <w:rPr>
          <w:rFonts w:cstheme="minorHAnsi"/>
          <w:rPrChange w:id="2362" w:author="Menhorn Timo" w:date="2020-05-27T07:06:00Z">
            <w:rPr>
              <w:rFonts w:asciiTheme="majorHAnsi" w:hAnsiTheme="majorHAnsi" w:cstheme="majorHAnsi"/>
              <w:sz w:val="23"/>
              <w:szCs w:val="23"/>
            </w:rPr>
          </w:rPrChange>
        </w:rPr>
        <w:t xml:space="preserve"> durchgeführt werden könnte und eine Kostenschätzung erstellt. Im Folgenden wird die Zeiteinteilung der verschiedenen Phasen des Projektes sowie der Projektdokumentation graphisch dargestellt.</w:t>
      </w:r>
    </w:p>
    <w:tbl>
      <w:tblPr>
        <w:tblStyle w:val="Gitternetztabelle6farbigAkzent3"/>
        <w:tblW w:w="0" w:type="auto"/>
        <w:tblLook w:val="04A0" w:firstRow="1" w:lastRow="0" w:firstColumn="1" w:lastColumn="0" w:noHBand="0" w:noVBand="1"/>
      </w:tblPr>
      <w:tblGrid>
        <w:gridCol w:w="2975"/>
        <w:gridCol w:w="5247"/>
        <w:gridCol w:w="840"/>
      </w:tblGrid>
      <w:tr w:rsidR="00D5701E" w:rsidRPr="005F1C32" w14:paraId="2B86514B" w14:textId="77777777" w:rsidTr="00181FE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020" w:type="dxa"/>
          </w:tcPr>
          <w:p w14:paraId="431145CA" w14:textId="1A2C89CC" w:rsidR="00D5701E" w:rsidRPr="005F1C32" w:rsidRDefault="00D5701E" w:rsidP="002145EE">
            <w:pPr>
              <w:jc w:val="both"/>
              <w:rPr>
                <w:rFonts w:cstheme="minorHAnsi"/>
                <w:rPrChange w:id="2363" w:author="Menhorn Timo" w:date="2020-05-27T07:06:00Z">
                  <w:rPr>
                    <w:rFonts w:asciiTheme="majorHAnsi" w:hAnsiTheme="majorHAnsi" w:cstheme="majorHAnsi"/>
                    <w:sz w:val="23"/>
                    <w:szCs w:val="23"/>
                  </w:rPr>
                </w:rPrChange>
              </w:rPr>
            </w:pPr>
            <w:r w:rsidRPr="005F1C32">
              <w:rPr>
                <w:rFonts w:cstheme="minorHAnsi"/>
                <w:rPrChange w:id="2364" w:author="Menhorn Timo" w:date="2020-05-27T07:06:00Z">
                  <w:rPr>
                    <w:rFonts w:asciiTheme="majorHAnsi" w:hAnsiTheme="majorHAnsi" w:cstheme="majorHAnsi"/>
                    <w:sz w:val="23"/>
                    <w:szCs w:val="23"/>
                  </w:rPr>
                </w:rPrChange>
              </w:rPr>
              <w:t>Projektphase</w:t>
            </w:r>
          </w:p>
        </w:tc>
        <w:tc>
          <w:tcPr>
            <w:tcW w:w="5339" w:type="dxa"/>
          </w:tcPr>
          <w:p w14:paraId="08AF2210" w14:textId="28D63F47" w:rsidR="00D5701E" w:rsidRPr="005F1C32" w:rsidRDefault="00D5701E" w:rsidP="002145EE">
            <w:pPr>
              <w:jc w:val="both"/>
              <w:cnfStyle w:val="100000000000" w:firstRow="1" w:lastRow="0" w:firstColumn="0" w:lastColumn="0" w:oddVBand="0" w:evenVBand="0" w:oddHBand="0" w:evenHBand="0" w:firstRowFirstColumn="0" w:firstRowLastColumn="0" w:lastRowFirstColumn="0" w:lastRowLastColumn="0"/>
              <w:rPr>
                <w:rFonts w:cstheme="minorHAnsi"/>
                <w:rPrChange w:id="2365" w:author="Menhorn Timo" w:date="2020-05-27T07:06:00Z">
                  <w:rPr>
                    <w:rFonts w:asciiTheme="majorHAnsi" w:hAnsiTheme="majorHAnsi" w:cstheme="majorHAnsi"/>
                    <w:sz w:val="23"/>
                    <w:szCs w:val="23"/>
                  </w:rPr>
                </w:rPrChange>
              </w:rPr>
            </w:pPr>
            <w:r w:rsidRPr="005F1C32">
              <w:rPr>
                <w:rFonts w:cstheme="minorHAnsi"/>
                <w:rPrChange w:id="2366" w:author="Menhorn Timo" w:date="2020-05-27T07:06:00Z">
                  <w:rPr>
                    <w:rFonts w:asciiTheme="majorHAnsi" w:hAnsiTheme="majorHAnsi" w:cstheme="majorHAnsi"/>
                    <w:sz w:val="23"/>
                    <w:szCs w:val="23"/>
                  </w:rPr>
                </w:rPrChange>
              </w:rPr>
              <w:t>Inhalt</w:t>
            </w:r>
          </w:p>
        </w:tc>
        <w:tc>
          <w:tcPr>
            <w:tcW w:w="703" w:type="dxa"/>
          </w:tcPr>
          <w:p w14:paraId="41BA84D2" w14:textId="36015FB9" w:rsidR="00D5701E" w:rsidRPr="005F1C32" w:rsidRDefault="00D5701E" w:rsidP="002145EE">
            <w:pPr>
              <w:jc w:val="both"/>
              <w:cnfStyle w:val="100000000000" w:firstRow="1" w:lastRow="0" w:firstColumn="0" w:lastColumn="0" w:oddVBand="0" w:evenVBand="0" w:oddHBand="0" w:evenHBand="0" w:firstRowFirstColumn="0" w:firstRowLastColumn="0" w:lastRowFirstColumn="0" w:lastRowLastColumn="0"/>
              <w:rPr>
                <w:rFonts w:cstheme="minorHAnsi"/>
                <w:rPrChange w:id="2367" w:author="Menhorn Timo" w:date="2020-05-27T07:06:00Z">
                  <w:rPr>
                    <w:rFonts w:asciiTheme="majorHAnsi" w:hAnsiTheme="majorHAnsi" w:cstheme="majorHAnsi"/>
                    <w:sz w:val="23"/>
                    <w:szCs w:val="23"/>
                  </w:rPr>
                </w:rPrChange>
              </w:rPr>
            </w:pPr>
            <w:r w:rsidRPr="005F1C32">
              <w:rPr>
                <w:rFonts w:cstheme="minorHAnsi"/>
                <w:rPrChange w:id="2368" w:author="Menhorn Timo" w:date="2020-05-27T07:06:00Z">
                  <w:rPr>
                    <w:rFonts w:asciiTheme="majorHAnsi" w:hAnsiTheme="majorHAnsi" w:cstheme="majorHAnsi"/>
                    <w:sz w:val="23"/>
                    <w:szCs w:val="23"/>
                  </w:rPr>
                </w:rPrChange>
              </w:rPr>
              <w:t>Dauer</w:t>
            </w:r>
          </w:p>
        </w:tc>
      </w:tr>
      <w:tr w:rsidR="00D5701E" w:rsidRPr="005F1C32" w14:paraId="7768309E"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E97E64" w14:textId="4500658C" w:rsidR="00D5701E" w:rsidRPr="005F1C32" w:rsidRDefault="00D5701E" w:rsidP="002145EE">
            <w:pPr>
              <w:jc w:val="both"/>
              <w:rPr>
                <w:rFonts w:cstheme="minorHAnsi"/>
                <w:rPrChange w:id="2369" w:author="Menhorn Timo" w:date="2020-05-27T07:06:00Z">
                  <w:rPr>
                    <w:rFonts w:asciiTheme="majorHAnsi" w:hAnsiTheme="majorHAnsi" w:cstheme="majorHAnsi"/>
                    <w:sz w:val="23"/>
                    <w:szCs w:val="23"/>
                  </w:rPr>
                </w:rPrChange>
              </w:rPr>
            </w:pPr>
            <w:r w:rsidRPr="005F1C32">
              <w:rPr>
                <w:rFonts w:cstheme="minorHAnsi"/>
                <w:rPrChange w:id="2370" w:author="Menhorn Timo" w:date="2020-05-27T07:06:00Z">
                  <w:rPr>
                    <w:rFonts w:asciiTheme="majorHAnsi" w:hAnsiTheme="majorHAnsi" w:cstheme="majorHAnsi"/>
                    <w:sz w:val="23"/>
                    <w:szCs w:val="23"/>
                  </w:rPr>
                </w:rPrChange>
              </w:rPr>
              <w:t>Analyse</w:t>
            </w:r>
          </w:p>
        </w:tc>
        <w:tc>
          <w:tcPr>
            <w:tcW w:w="5339" w:type="dxa"/>
          </w:tcPr>
          <w:p w14:paraId="4AA29B7E" w14:textId="2B28E512" w:rsidR="00D5701E" w:rsidRPr="005F1C32" w:rsidRDefault="00D5701E" w:rsidP="002145EE">
            <w:pPr>
              <w:jc w:val="both"/>
              <w:cnfStyle w:val="000000100000" w:firstRow="0" w:lastRow="0" w:firstColumn="0" w:lastColumn="0" w:oddVBand="0" w:evenVBand="0" w:oddHBand="1" w:evenHBand="0" w:firstRowFirstColumn="0" w:firstRowLastColumn="0" w:lastRowFirstColumn="0" w:lastRowLastColumn="0"/>
              <w:rPr>
                <w:rFonts w:cstheme="minorHAnsi"/>
                <w:rPrChange w:id="2371" w:author="Menhorn Timo" w:date="2020-05-27T07:06:00Z">
                  <w:rPr>
                    <w:rFonts w:asciiTheme="majorHAnsi" w:hAnsiTheme="majorHAnsi" w:cstheme="majorHAnsi"/>
                    <w:sz w:val="23"/>
                    <w:szCs w:val="23"/>
                  </w:rPr>
                </w:rPrChange>
              </w:rPr>
            </w:pPr>
            <w:r w:rsidRPr="005F1C32">
              <w:rPr>
                <w:rFonts w:eastAsia="Arial" w:cstheme="minorHAnsi"/>
                <w:rPrChange w:id="2372" w:author="Menhorn Timo" w:date="2020-05-27T07:06:00Z">
                  <w:rPr>
                    <w:rFonts w:asciiTheme="majorHAnsi" w:eastAsia="Arial" w:hAnsiTheme="majorHAnsi" w:cstheme="majorHAnsi"/>
                    <w:sz w:val="23"/>
                    <w:szCs w:val="23"/>
                  </w:rPr>
                </w:rPrChange>
              </w:rPr>
              <w:t>Ermittlung IST-Zustand</w:t>
            </w:r>
          </w:p>
        </w:tc>
        <w:tc>
          <w:tcPr>
            <w:tcW w:w="703" w:type="dxa"/>
          </w:tcPr>
          <w:p w14:paraId="5B341075" w14:textId="350951D6" w:rsidR="00D5701E" w:rsidRPr="005F1C32" w:rsidRDefault="00D5701E" w:rsidP="00A22BDD">
            <w:pPr>
              <w:jc w:val="right"/>
              <w:cnfStyle w:val="000000100000" w:firstRow="0" w:lastRow="0" w:firstColumn="0" w:lastColumn="0" w:oddVBand="0" w:evenVBand="0" w:oddHBand="1" w:evenHBand="0" w:firstRowFirstColumn="0" w:firstRowLastColumn="0" w:lastRowFirstColumn="0" w:lastRowLastColumn="0"/>
              <w:rPr>
                <w:rFonts w:cstheme="minorHAnsi"/>
                <w:rPrChange w:id="2373" w:author="Menhorn Timo" w:date="2020-05-27T07:06:00Z">
                  <w:rPr>
                    <w:rFonts w:asciiTheme="majorHAnsi" w:hAnsiTheme="majorHAnsi" w:cstheme="majorHAnsi"/>
                    <w:sz w:val="23"/>
                    <w:szCs w:val="23"/>
                  </w:rPr>
                </w:rPrChange>
              </w:rPr>
            </w:pPr>
            <w:r w:rsidRPr="005F1C32">
              <w:rPr>
                <w:rFonts w:cstheme="minorHAnsi"/>
                <w:rPrChange w:id="2374" w:author="Menhorn Timo" w:date="2020-05-27T07:06:00Z">
                  <w:rPr>
                    <w:rFonts w:asciiTheme="majorHAnsi" w:hAnsiTheme="majorHAnsi" w:cstheme="majorHAnsi"/>
                    <w:sz w:val="23"/>
                    <w:szCs w:val="23"/>
                  </w:rPr>
                </w:rPrChange>
              </w:rPr>
              <w:t>2</w:t>
            </w:r>
          </w:p>
        </w:tc>
      </w:tr>
      <w:tr w:rsidR="00D5701E" w:rsidRPr="005F1C32" w14:paraId="157CC0D2"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731E0E9D" w14:textId="77777777" w:rsidR="00D5701E" w:rsidRPr="005F1C32" w:rsidRDefault="00D5701E" w:rsidP="002145EE">
            <w:pPr>
              <w:jc w:val="both"/>
              <w:rPr>
                <w:rFonts w:cstheme="minorHAnsi"/>
                <w:rPrChange w:id="2375" w:author="Menhorn Timo" w:date="2020-05-27T07:06:00Z">
                  <w:rPr>
                    <w:rFonts w:asciiTheme="majorHAnsi" w:hAnsiTheme="majorHAnsi" w:cstheme="majorHAnsi"/>
                    <w:sz w:val="23"/>
                    <w:szCs w:val="23"/>
                  </w:rPr>
                </w:rPrChange>
              </w:rPr>
            </w:pPr>
          </w:p>
        </w:tc>
        <w:tc>
          <w:tcPr>
            <w:tcW w:w="5339" w:type="dxa"/>
          </w:tcPr>
          <w:p w14:paraId="6323888E" w14:textId="26DB728F" w:rsidR="00D5701E" w:rsidRPr="005F1C32" w:rsidRDefault="00D5701E" w:rsidP="002145EE">
            <w:pPr>
              <w:jc w:val="both"/>
              <w:cnfStyle w:val="000000000000" w:firstRow="0" w:lastRow="0" w:firstColumn="0" w:lastColumn="0" w:oddVBand="0" w:evenVBand="0" w:oddHBand="0" w:evenHBand="0" w:firstRowFirstColumn="0" w:firstRowLastColumn="0" w:lastRowFirstColumn="0" w:lastRowLastColumn="0"/>
              <w:rPr>
                <w:rFonts w:cstheme="minorHAnsi"/>
                <w:rPrChange w:id="2376" w:author="Menhorn Timo" w:date="2020-05-27T07:06:00Z">
                  <w:rPr>
                    <w:rFonts w:asciiTheme="majorHAnsi" w:hAnsiTheme="majorHAnsi" w:cstheme="majorHAnsi"/>
                    <w:sz w:val="23"/>
                    <w:szCs w:val="23"/>
                  </w:rPr>
                </w:rPrChange>
              </w:rPr>
            </w:pPr>
            <w:r w:rsidRPr="005F1C32">
              <w:rPr>
                <w:rFonts w:eastAsia="Arial" w:cstheme="minorHAnsi"/>
                <w:rPrChange w:id="2377" w:author="Menhorn Timo" w:date="2020-05-27T07:06:00Z">
                  <w:rPr>
                    <w:rFonts w:asciiTheme="majorHAnsi" w:eastAsia="Arial" w:hAnsiTheme="majorHAnsi" w:cstheme="majorHAnsi"/>
                    <w:sz w:val="23"/>
                    <w:szCs w:val="23"/>
                  </w:rPr>
                </w:rPrChange>
              </w:rPr>
              <w:t>Ermittlung SOLL-Zustand</w:t>
            </w:r>
          </w:p>
        </w:tc>
        <w:tc>
          <w:tcPr>
            <w:tcW w:w="703" w:type="dxa"/>
          </w:tcPr>
          <w:p w14:paraId="653AA299" w14:textId="19D019AA" w:rsidR="00D5701E" w:rsidRPr="005F1C32" w:rsidRDefault="00D5701E" w:rsidP="00A22BDD">
            <w:pPr>
              <w:jc w:val="right"/>
              <w:cnfStyle w:val="000000000000" w:firstRow="0" w:lastRow="0" w:firstColumn="0" w:lastColumn="0" w:oddVBand="0" w:evenVBand="0" w:oddHBand="0" w:evenHBand="0" w:firstRowFirstColumn="0" w:firstRowLastColumn="0" w:lastRowFirstColumn="0" w:lastRowLastColumn="0"/>
              <w:rPr>
                <w:rFonts w:cstheme="minorHAnsi"/>
                <w:rPrChange w:id="2378" w:author="Menhorn Timo" w:date="2020-05-27T07:06:00Z">
                  <w:rPr>
                    <w:rFonts w:asciiTheme="majorHAnsi" w:hAnsiTheme="majorHAnsi" w:cstheme="majorHAnsi"/>
                    <w:sz w:val="23"/>
                    <w:szCs w:val="23"/>
                  </w:rPr>
                </w:rPrChange>
              </w:rPr>
            </w:pPr>
            <w:r w:rsidRPr="005F1C32">
              <w:rPr>
                <w:rFonts w:cstheme="minorHAnsi"/>
                <w:rPrChange w:id="2379" w:author="Menhorn Timo" w:date="2020-05-27T07:06:00Z">
                  <w:rPr>
                    <w:rFonts w:asciiTheme="majorHAnsi" w:hAnsiTheme="majorHAnsi" w:cstheme="majorHAnsi"/>
                    <w:sz w:val="23"/>
                    <w:szCs w:val="23"/>
                  </w:rPr>
                </w:rPrChange>
              </w:rPr>
              <w:t>2</w:t>
            </w:r>
          </w:p>
        </w:tc>
      </w:tr>
      <w:tr w:rsidR="00D5701E" w:rsidRPr="005F1C32" w14:paraId="2CC70B7B"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FDE7B7" w14:textId="77777777" w:rsidR="00D5701E" w:rsidRPr="005F1C32" w:rsidRDefault="00D5701E" w:rsidP="002145EE">
            <w:pPr>
              <w:jc w:val="both"/>
              <w:rPr>
                <w:rFonts w:cstheme="minorHAnsi"/>
                <w:rPrChange w:id="2380" w:author="Menhorn Timo" w:date="2020-05-27T07:06:00Z">
                  <w:rPr>
                    <w:rFonts w:asciiTheme="majorHAnsi" w:hAnsiTheme="majorHAnsi" w:cstheme="majorHAnsi"/>
                    <w:sz w:val="23"/>
                    <w:szCs w:val="23"/>
                  </w:rPr>
                </w:rPrChange>
              </w:rPr>
            </w:pPr>
          </w:p>
        </w:tc>
        <w:tc>
          <w:tcPr>
            <w:tcW w:w="5339" w:type="dxa"/>
          </w:tcPr>
          <w:p w14:paraId="40AF56DC" w14:textId="0896B3AA" w:rsidR="00D5701E" w:rsidRPr="005F1C32" w:rsidRDefault="00D5701E" w:rsidP="002145EE">
            <w:pPr>
              <w:jc w:val="both"/>
              <w:cnfStyle w:val="000000100000" w:firstRow="0" w:lastRow="0" w:firstColumn="0" w:lastColumn="0" w:oddVBand="0" w:evenVBand="0" w:oddHBand="1" w:evenHBand="0" w:firstRowFirstColumn="0" w:firstRowLastColumn="0" w:lastRowFirstColumn="0" w:lastRowLastColumn="0"/>
              <w:rPr>
                <w:rFonts w:cstheme="minorHAnsi"/>
                <w:rPrChange w:id="2381" w:author="Menhorn Timo" w:date="2020-05-27T07:06:00Z">
                  <w:rPr>
                    <w:rFonts w:asciiTheme="majorHAnsi" w:hAnsiTheme="majorHAnsi" w:cstheme="majorHAnsi"/>
                    <w:sz w:val="23"/>
                    <w:szCs w:val="23"/>
                  </w:rPr>
                </w:rPrChange>
              </w:rPr>
            </w:pPr>
            <w:r w:rsidRPr="005F1C32">
              <w:rPr>
                <w:rFonts w:eastAsia="Arial" w:cstheme="minorHAnsi"/>
                <w:rPrChange w:id="2382" w:author="Menhorn Timo" w:date="2020-05-27T07:06:00Z">
                  <w:rPr>
                    <w:rFonts w:asciiTheme="majorHAnsi" w:eastAsia="Arial" w:hAnsiTheme="majorHAnsi" w:cstheme="majorHAnsi"/>
                    <w:sz w:val="23"/>
                    <w:szCs w:val="23"/>
                  </w:rPr>
                </w:rPrChange>
              </w:rPr>
              <w:t>Analyse des Genehmigungsprozess</w:t>
            </w:r>
          </w:p>
        </w:tc>
        <w:tc>
          <w:tcPr>
            <w:tcW w:w="703" w:type="dxa"/>
          </w:tcPr>
          <w:p w14:paraId="21A407AC" w14:textId="33A56500" w:rsidR="00D5701E" w:rsidRPr="005F1C32" w:rsidRDefault="00D5701E" w:rsidP="00A22BDD">
            <w:pPr>
              <w:jc w:val="right"/>
              <w:cnfStyle w:val="000000100000" w:firstRow="0" w:lastRow="0" w:firstColumn="0" w:lastColumn="0" w:oddVBand="0" w:evenVBand="0" w:oddHBand="1" w:evenHBand="0" w:firstRowFirstColumn="0" w:firstRowLastColumn="0" w:lastRowFirstColumn="0" w:lastRowLastColumn="0"/>
              <w:rPr>
                <w:rFonts w:cstheme="minorHAnsi"/>
                <w:rPrChange w:id="2383" w:author="Menhorn Timo" w:date="2020-05-27T07:06:00Z">
                  <w:rPr>
                    <w:rFonts w:asciiTheme="majorHAnsi" w:hAnsiTheme="majorHAnsi" w:cstheme="majorHAnsi"/>
                    <w:sz w:val="23"/>
                    <w:szCs w:val="23"/>
                  </w:rPr>
                </w:rPrChange>
              </w:rPr>
            </w:pPr>
            <w:r w:rsidRPr="005F1C32">
              <w:rPr>
                <w:rFonts w:cstheme="minorHAnsi"/>
                <w:rPrChange w:id="2384" w:author="Menhorn Timo" w:date="2020-05-27T07:06:00Z">
                  <w:rPr>
                    <w:rFonts w:asciiTheme="majorHAnsi" w:hAnsiTheme="majorHAnsi" w:cstheme="majorHAnsi"/>
                    <w:sz w:val="23"/>
                    <w:szCs w:val="23"/>
                  </w:rPr>
                </w:rPrChange>
              </w:rPr>
              <w:t>1</w:t>
            </w:r>
          </w:p>
        </w:tc>
      </w:tr>
      <w:tr w:rsidR="00D5701E" w:rsidRPr="005F1C32" w14:paraId="2C3786A3"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6B1037C9" w14:textId="2E98FBE0" w:rsidR="00D5701E" w:rsidRPr="005F1C32" w:rsidRDefault="00D5701E" w:rsidP="002145EE">
            <w:pPr>
              <w:jc w:val="both"/>
              <w:rPr>
                <w:rFonts w:cstheme="minorHAnsi"/>
                <w:rPrChange w:id="2385" w:author="Menhorn Timo" w:date="2020-05-27T07:06:00Z">
                  <w:rPr>
                    <w:rFonts w:asciiTheme="majorHAnsi" w:hAnsiTheme="majorHAnsi" w:cstheme="majorHAnsi"/>
                    <w:sz w:val="23"/>
                    <w:szCs w:val="23"/>
                  </w:rPr>
                </w:rPrChange>
              </w:rPr>
            </w:pPr>
            <w:r w:rsidRPr="005F1C32">
              <w:rPr>
                <w:rFonts w:cstheme="minorHAnsi"/>
                <w:rPrChange w:id="2386" w:author="Menhorn Timo" w:date="2020-05-27T07:06:00Z">
                  <w:rPr>
                    <w:rFonts w:asciiTheme="majorHAnsi" w:hAnsiTheme="majorHAnsi" w:cstheme="majorHAnsi"/>
                    <w:sz w:val="23"/>
                    <w:szCs w:val="23"/>
                  </w:rPr>
                </w:rPrChange>
              </w:rPr>
              <w:t>Konzeption</w:t>
            </w:r>
          </w:p>
        </w:tc>
        <w:tc>
          <w:tcPr>
            <w:tcW w:w="5339" w:type="dxa"/>
          </w:tcPr>
          <w:p w14:paraId="68390C82" w14:textId="7356BF6C" w:rsidR="00D5701E" w:rsidRPr="005F1C32" w:rsidRDefault="00D5701E" w:rsidP="002145EE">
            <w:pPr>
              <w:jc w:val="both"/>
              <w:cnfStyle w:val="000000000000" w:firstRow="0" w:lastRow="0" w:firstColumn="0" w:lastColumn="0" w:oddVBand="0" w:evenVBand="0" w:oddHBand="0" w:evenHBand="0" w:firstRowFirstColumn="0" w:firstRowLastColumn="0" w:lastRowFirstColumn="0" w:lastRowLastColumn="0"/>
              <w:rPr>
                <w:rFonts w:cstheme="minorHAnsi"/>
                <w:rPrChange w:id="2387" w:author="Menhorn Timo" w:date="2020-05-27T07:06:00Z">
                  <w:rPr>
                    <w:rFonts w:asciiTheme="majorHAnsi" w:hAnsiTheme="majorHAnsi" w:cstheme="majorHAnsi"/>
                    <w:sz w:val="23"/>
                    <w:szCs w:val="23"/>
                  </w:rPr>
                </w:rPrChange>
              </w:rPr>
            </w:pPr>
            <w:r w:rsidRPr="005F1C32">
              <w:rPr>
                <w:rFonts w:eastAsia="Arial" w:cstheme="minorHAnsi"/>
                <w:rPrChange w:id="2388" w:author="Menhorn Timo" w:date="2020-05-27T07:06:00Z">
                  <w:rPr>
                    <w:rFonts w:asciiTheme="majorHAnsi" w:eastAsia="Arial" w:hAnsiTheme="majorHAnsi" w:cstheme="majorHAnsi"/>
                    <w:sz w:val="23"/>
                    <w:szCs w:val="23"/>
                  </w:rPr>
                </w:rPrChange>
              </w:rPr>
              <w:t>Ausarbeitung des Genehmigungsprozess</w:t>
            </w:r>
          </w:p>
        </w:tc>
        <w:tc>
          <w:tcPr>
            <w:tcW w:w="703" w:type="dxa"/>
          </w:tcPr>
          <w:p w14:paraId="6FA1C60B" w14:textId="58BABFF3" w:rsidR="00D5701E" w:rsidRPr="005F1C32" w:rsidRDefault="00D5701E" w:rsidP="00A22BDD">
            <w:pPr>
              <w:jc w:val="right"/>
              <w:cnfStyle w:val="000000000000" w:firstRow="0" w:lastRow="0" w:firstColumn="0" w:lastColumn="0" w:oddVBand="0" w:evenVBand="0" w:oddHBand="0" w:evenHBand="0" w:firstRowFirstColumn="0" w:firstRowLastColumn="0" w:lastRowFirstColumn="0" w:lastRowLastColumn="0"/>
              <w:rPr>
                <w:rFonts w:cstheme="minorHAnsi"/>
                <w:rPrChange w:id="2389" w:author="Menhorn Timo" w:date="2020-05-27T07:06:00Z">
                  <w:rPr>
                    <w:rFonts w:asciiTheme="majorHAnsi" w:hAnsiTheme="majorHAnsi" w:cstheme="majorHAnsi"/>
                    <w:sz w:val="23"/>
                    <w:szCs w:val="23"/>
                  </w:rPr>
                </w:rPrChange>
              </w:rPr>
            </w:pPr>
            <w:r w:rsidRPr="005F1C32">
              <w:rPr>
                <w:rFonts w:cstheme="minorHAnsi"/>
                <w:rPrChange w:id="2390" w:author="Menhorn Timo" w:date="2020-05-27T07:06:00Z">
                  <w:rPr>
                    <w:rFonts w:asciiTheme="majorHAnsi" w:hAnsiTheme="majorHAnsi" w:cstheme="majorHAnsi"/>
                    <w:sz w:val="23"/>
                    <w:szCs w:val="23"/>
                  </w:rPr>
                </w:rPrChange>
              </w:rPr>
              <w:t>1</w:t>
            </w:r>
          </w:p>
        </w:tc>
      </w:tr>
      <w:tr w:rsidR="00D5701E" w:rsidRPr="005F1C32" w14:paraId="55152BF3"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4F1C1" w14:textId="77777777" w:rsidR="00D5701E" w:rsidRPr="005F1C32" w:rsidRDefault="00D5701E" w:rsidP="002145EE">
            <w:pPr>
              <w:jc w:val="both"/>
              <w:rPr>
                <w:rFonts w:cstheme="minorHAnsi"/>
                <w:rPrChange w:id="2391" w:author="Menhorn Timo" w:date="2020-05-27T07:06:00Z">
                  <w:rPr>
                    <w:rFonts w:asciiTheme="majorHAnsi" w:hAnsiTheme="majorHAnsi" w:cstheme="majorHAnsi"/>
                    <w:sz w:val="23"/>
                    <w:szCs w:val="23"/>
                  </w:rPr>
                </w:rPrChange>
              </w:rPr>
            </w:pPr>
          </w:p>
        </w:tc>
        <w:tc>
          <w:tcPr>
            <w:tcW w:w="5339" w:type="dxa"/>
          </w:tcPr>
          <w:p w14:paraId="2F2B7173" w14:textId="75CA12E1" w:rsidR="00D5701E" w:rsidRPr="005F1C32" w:rsidRDefault="00D5701E" w:rsidP="002145EE">
            <w:pPr>
              <w:jc w:val="both"/>
              <w:cnfStyle w:val="000000100000" w:firstRow="0" w:lastRow="0" w:firstColumn="0" w:lastColumn="0" w:oddVBand="0" w:evenVBand="0" w:oddHBand="1" w:evenHBand="0" w:firstRowFirstColumn="0" w:firstRowLastColumn="0" w:lastRowFirstColumn="0" w:lastRowLastColumn="0"/>
              <w:rPr>
                <w:rFonts w:cstheme="minorHAnsi"/>
                <w:rPrChange w:id="2392" w:author="Menhorn Timo" w:date="2020-05-27T07:06:00Z">
                  <w:rPr>
                    <w:rFonts w:asciiTheme="majorHAnsi" w:hAnsiTheme="majorHAnsi" w:cstheme="majorHAnsi"/>
                    <w:sz w:val="23"/>
                    <w:szCs w:val="23"/>
                  </w:rPr>
                </w:rPrChange>
              </w:rPr>
            </w:pPr>
            <w:r w:rsidRPr="005F1C32">
              <w:rPr>
                <w:rFonts w:eastAsia="Arial" w:cstheme="minorHAnsi"/>
                <w:rPrChange w:id="2393" w:author="Menhorn Timo" w:date="2020-05-27T07:06:00Z">
                  <w:rPr>
                    <w:rFonts w:asciiTheme="majorHAnsi" w:eastAsia="Arial" w:hAnsiTheme="majorHAnsi" w:cstheme="majorHAnsi"/>
                    <w:sz w:val="23"/>
                    <w:szCs w:val="23"/>
                  </w:rPr>
                </w:rPrChange>
              </w:rPr>
              <w:t>Erstellen eines Dummy Prototypen</w:t>
            </w:r>
            <w:r w:rsidR="00BA18FA" w:rsidRPr="005F1C32">
              <w:rPr>
                <w:rFonts w:eastAsia="Arial" w:cstheme="minorHAnsi"/>
                <w:rPrChange w:id="2394" w:author="Menhorn Timo" w:date="2020-05-27T07:06:00Z">
                  <w:rPr>
                    <w:rFonts w:asciiTheme="majorHAnsi" w:eastAsia="Arial" w:hAnsiTheme="majorHAnsi" w:cstheme="majorHAnsi"/>
                    <w:sz w:val="23"/>
                    <w:szCs w:val="23"/>
                  </w:rPr>
                </w:rPrChange>
              </w:rPr>
              <w:t>*</w:t>
            </w:r>
          </w:p>
        </w:tc>
        <w:tc>
          <w:tcPr>
            <w:tcW w:w="703" w:type="dxa"/>
          </w:tcPr>
          <w:p w14:paraId="30AC17AE" w14:textId="76C83175" w:rsidR="00D5701E" w:rsidRPr="005F1C32" w:rsidRDefault="00030AD9" w:rsidP="00A22BDD">
            <w:pPr>
              <w:jc w:val="right"/>
              <w:cnfStyle w:val="000000100000" w:firstRow="0" w:lastRow="0" w:firstColumn="0" w:lastColumn="0" w:oddVBand="0" w:evenVBand="0" w:oddHBand="1" w:evenHBand="0" w:firstRowFirstColumn="0" w:firstRowLastColumn="0" w:lastRowFirstColumn="0" w:lastRowLastColumn="0"/>
              <w:rPr>
                <w:rFonts w:cstheme="minorHAnsi"/>
                <w:rPrChange w:id="2395" w:author="Menhorn Timo" w:date="2020-05-27T07:06:00Z">
                  <w:rPr>
                    <w:rFonts w:asciiTheme="majorHAnsi" w:hAnsiTheme="majorHAnsi" w:cstheme="majorHAnsi"/>
                    <w:sz w:val="23"/>
                    <w:szCs w:val="23"/>
                  </w:rPr>
                </w:rPrChange>
              </w:rPr>
            </w:pPr>
            <w:r w:rsidRPr="005F1C32">
              <w:rPr>
                <w:rFonts w:cstheme="minorHAnsi"/>
                <w:rPrChange w:id="2396" w:author="Menhorn Timo" w:date="2020-05-27T07:06:00Z">
                  <w:rPr>
                    <w:rFonts w:asciiTheme="majorHAnsi" w:hAnsiTheme="majorHAnsi" w:cstheme="majorHAnsi"/>
                    <w:sz w:val="23"/>
                    <w:szCs w:val="23"/>
                  </w:rPr>
                </w:rPrChange>
              </w:rPr>
              <w:t>4</w:t>
            </w:r>
          </w:p>
        </w:tc>
      </w:tr>
      <w:tr w:rsidR="00D5701E" w:rsidRPr="005F1C32" w14:paraId="3135E0F0"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2843FCE5" w14:textId="2D675510" w:rsidR="00D5701E" w:rsidRPr="005F1C32" w:rsidRDefault="00D5701E" w:rsidP="002145EE">
            <w:pPr>
              <w:jc w:val="both"/>
              <w:rPr>
                <w:rFonts w:cstheme="minorHAnsi"/>
                <w:rPrChange w:id="2397" w:author="Menhorn Timo" w:date="2020-05-27T07:06:00Z">
                  <w:rPr>
                    <w:rFonts w:asciiTheme="majorHAnsi" w:hAnsiTheme="majorHAnsi" w:cstheme="majorHAnsi"/>
                    <w:sz w:val="23"/>
                    <w:szCs w:val="23"/>
                  </w:rPr>
                </w:rPrChange>
              </w:rPr>
            </w:pPr>
            <w:r w:rsidRPr="005F1C32">
              <w:rPr>
                <w:rFonts w:cstheme="minorHAnsi"/>
                <w:rPrChange w:id="2398" w:author="Menhorn Timo" w:date="2020-05-27T07:06:00Z">
                  <w:rPr>
                    <w:rFonts w:asciiTheme="majorHAnsi" w:hAnsiTheme="majorHAnsi" w:cstheme="majorHAnsi"/>
                    <w:sz w:val="23"/>
                    <w:szCs w:val="23"/>
                  </w:rPr>
                </w:rPrChange>
              </w:rPr>
              <w:t>Realisierung</w:t>
            </w:r>
          </w:p>
        </w:tc>
        <w:tc>
          <w:tcPr>
            <w:tcW w:w="5339" w:type="dxa"/>
          </w:tcPr>
          <w:p w14:paraId="53499B15" w14:textId="664C1C2E" w:rsidR="00D5701E" w:rsidRPr="005F1C32" w:rsidRDefault="00D5701E" w:rsidP="002145EE">
            <w:pPr>
              <w:jc w:val="both"/>
              <w:cnfStyle w:val="000000000000" w:firstRow="0" w:lastRow="0" w:firstColumn="0" w:lastColumn="0" w:oddVBand="0" w:evenVBand="0" w:oddHBand="0" w:evenHBand="0" w:firstRowFirstColumn="0" w:firstRowLastColumn="0" w:lastRowFirstColumn="0" w:lastRowLastColumn="0"/>
              <w:rPr>
                <w:rFonts w:cstheme="minorHAnsi"/>
                <w:rPrChange w:id="2399" w:author="Menhorn Timo" w:date="2020-05-27T07:06:00Z">
                  <w:rPr>
                    <w:rFonts w:asciiTheme="majorHAnsi" w:hAnsiTheme="majorHAnsi" w:cstheme="majorHAnsi"/>
                    <w:sz w:val="23"/>
                    <w:szCs w:val="23"/>
                  </w:rPr>
                </w:rPrChange>
              </w:rPr>
            </w:pPr>
            <w:r w:rsidRPr="005F1C32">
              <w:rPr>
                <w:rFonts w:cstheme="minorHAnsi"/>
                <w:rPrChange w:id="2400" w:author="Menhorn Timo" w:date="2020-05-27T07:06:00Z">
                  <w:rPr>
                    <w:rFonts w:asciiTheme="majorHAnsi" w:hAnsiTheme="majorHAnsi" w:cstheme="majorHAnsi"/>
                    <w:sz w:val="23"/>
                    <w:szCs w:val="23"/>
                  </w:rPr>
                </w:rPrChange>
              </w:rPr>
              <w:t>Login mit Passwort Hashing</w:t>
            </w:r>
            <w:r w:rsidR="00A64C9F" w:rsidRPr="005F1C32">
              <w:rPr>
                <w:rFonts w:cstheme="minorHAnsi"/>
                <w:rPrChange w:id="2401" w:author="Menhorn Timo" w:date="2020-05-27T07:06:00Z">
                  <w:rPr>
                    <w:rFonts w:asciiTheme="majorHAnsi" w:hAnsiTheme="majorHAnsi" w:cstheme="majorHAnsi"/>
                    <w:sz w:val="23"/>
                    <w:szCs w:val="23"/>
                  </w:rPr>
                </w:rPrChange>
              </w:rPr>
              <w:t>*</w:t>
            </w:r>
          </w:p>
        </w:tc>
        <w:tc>
          <w:tcPr>
            <w:tcW w:w="703" w:type="dxa"/>
          </w:tcPr>
          <w:p w14:paraId="49CF4FD1" w14:textId="3616CF79" w:rsidR="00D5701E" w:rsidRPr="005F1C32" w:rsidRDefault="00030AD9" w:rsidP="00A22BDD">
            <w:pPr>
              <w:jc w:val="right"/>
              <w:cnfStyle w:val="000000000000" w:firstRow="0" w:lastRow="0" w:firstColumn="0" w:lastColumn="0" w:oddVBand="0" w:evenVBand="0" w:oddHBand="0" w:evenHBand="0" w:firstRowFirstColumn="0" w:firstRowLastColumn="0" w:lastRowFirstColumn="0" w:lastRowLastColumn="0"/>
              <w:rPr>
                <w:rFonts w:cstheme="minorHAnsi"/>
                <w:rPrChange w:id="2402" w:author="Menhorn Timo" w:date="2020-05-27T07:06:00Z">
                  <w:rPr>
                    <w:rFonts w:asciiTheme="majorHAnsi" w:hAnsiTheme="majorHAnsi" w:cstheme="majorHAnsi"/>
                    <w:sz w:val="23"/>
                    <w:szCs w:val="23"/>
                  </w:rPr>
                </w:rPrChange>
              </w:rPr>
            </w:pPr>
            <w:r w:rsidRPr="005F1C32">
              <w:rPr>
                <w:rFonts w:cstheme="minorHAnsi"/>
                <w:rPrChange w:id="2403" w:author="Menhorn Timo" w:date="2020-05-27T07:06:00Z">
                  <w:rPr>
                    <w:rFonts w:asciiTheme="majorHAnsi" w:hAnsiTheme="majorHAnsi" w:cstheme="majorHAnsi"/>
                    <w:sz w:val="23"/>
                    <w:szCs w:val="23"/>
                  </w:rPr>
                </w:rPrChange>
              </w:rPr>
              <w:t>8</w:t>
            </w:r>
          </w:p>
        </w:tc>
      </w:tr>
      <w:tr w:rsidR="00D5701E" w:rsidRPr="005F1C32" w14:paraId="508A084E"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074E2" w14:textId="77777777" w:rsidR="00D5701E" w:rsidRPr="005F1C32" w:rsidRDefault="00D5701E" w:rsidP="002145EE">
            <w:pPr>
              <w:jc w:val="both"/>
              <w:rPr>
                <w:rFonts w:cstheme="minorHAnsi"/>
                <w:rPrChange w:id="2404" w:author="Menhorn Timo" w:date="2020-05-27T07:06:00Z">
                  <w:rPr>
                    <w:rFonts w:asciiTheme="majorHAnsi" w:hAnsiTheme="majorHAnsi" w:cstheme="majorHAnsi"/>
                    <w:sz w:val="23"/>
                    <w:szCs w:val="23"/>
                  </w:rPr>
                </w:rPrChange>
              </w:rPr>
            </w:pPr>
          </w:p>
        </w:tc>
        <w:tc>
          <w:tcPr>
            <w:tcW w:w="5339" w:type="dxa"/>
          </w:tcPr>
          <w:p w14:paraId="4990E981" w14:textId="418D4940" w:rsidR="00D5701E" w:rsidRPr="005F1C32" w:rsidRDefault="008E5BE0" w:rsidP="002145EE">
            <w:pPr>
              <w:jc w:val="both"/>
              <w:cnfStyle w:val="000000100000" w:firstRow="0" w:lastRow="0" w:firstColumn="0" w:lastColumn="0" w:oddVBand="0" w:evenVBand="0" w:oddHBand="1" w:evenHBand="0" w:firstRowFirstColumn="0" w:firstRowLastColumn="0" w:lastRowFirstColumn="0" w:lastRowLastColumn="0"/>
              <w:rPr>
                <w:rFonts w:cstheme="minorHAnsi"/>
                <w:rPrChange w:id="2405" w:author="Menhorn Timo" w:date="2020-05-27T07:06:00Z">
                  <w:rPr>
                    <w:rFonts w:asciiTheme="majorHAnsi" w:hAnsiTheme="majorHAnsi" w:cstheme="majorHAnsi"/>
                    <w:sz w:val="23"/>
                    <w:szCs w:val="23"/>
                  </w:rPr>
                </w:rPrChange>
              </w:rPr>
            </w:pPr>
            <w:r w:rsidRPr="005F1C32">
              <w:rPr>
                <w:rFonts w:eastAsia="Arial" w:cstheme="minorHAnsi"/>
                <w:rPrChange w:id="2406" w:author="Menhorn Timo" w:date="2020-05-27T07:06:00Z">
                  <w:rPr>
                    <w:rFonts w:asciiTheme="majorHAnsi" w:eastAsia="Arial" w:hAnsiTheme="majorHAnsi" w:cstheme="majorHAnsi"/>
                    <w:sz w:val="23"/>
                    <w:szCs w:val="23"/>
                  </w:rPr>
                </w:rPrChange>
              </w:rPr>
              <w:t>UI zum Anlegen von Anträgen</w:t>
            </w:r>
          </w:p>
        </w:tc>
        <w:tc>
          <w:tcPr>
            <w:tcW w:w="703" w:type="dxa"/>
          </w:tcPr>
          <w:p w14:paraId="575AC6D0" w14:textId="7D426BC1" w:rsidR="00D5701E" w:rsidRPr="005F1C32" w:rsidRDefault="00030AD9" w:rsidP="00A22BDD">
            <w:pPr>
              <w:jc w:val="right"/>
              <w:cnfStyle w:val="000000100000" w:firstRow="0" w:lastRow="0" w:firstColumn="0" w:lastColumn="0" w:oddVBand="0" w:evenVBand="0" w:oddHBand="1" w:evenHBand="0" w:firstRowFirstColumn="0" w:firstRowLastColumn="0" w:lastRowFirstColumn="0" w:lastRowLastColumn="0"/>
              <w:rPr>
                <w:rFonts w:cstheme="minorHAnsi"/>
                <w:rPrChange w:id="2407" w:author="Menhorn Timo" w:date="2020-05-27T07:06:00Z">
                  <w:rPr>
                    <w:rFonts w:asciiTheme="majorHAnsi" w:hAnsiTheme="majorHAnsi" w:cstheme="majorHAnsi"/>
                    <w:sz w:val="23"/>
                    <w:szCs w:val="23"/>
                  </w:rPr>
                </w:rPrChange>
              </w:rPr>
            </w:pPr>
            <w:r w:rsidRPr="005F1C32">
              <w:rPr>
                <w:rFonts w:cstheme="minorHAnsi"/>
                <w:rPrChange w:id="2408" w:author="Menhorn Timo" w:date="2020-05-27T07:06:00Z">
                  <w:rPr>
                    <w:rFonts w:asciiTheme="majorHAnsi" w:hAnsiTheme="majorHAnsi" w:cstheme="majorHAnsi"/>
                    <w:sz w:val="23"/>
                    <w:szCs w:val="23"/>
                  </w:rPr>
                </w:rPrChange>
              </w:rPr>
              <w:t>7</w:t>
            </w:r>
          </w:p>
        </w:tc>
      </w:tr>
      <w:tr w:rsidR="00D5701E" w:rsidRPr="005F1C32" w14:paraId="07F36368"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638D2EBC" w14:textId="77777777" w:rsidR="00D5701E" w:rsidRPr="005F1C32" w:rsidRDefault="00D5701E" w:rsidP="002145EE">
            <w:pPr>
              <w:jc w:val="both"/>
              <w:rPr>
                <w:rFonts w:cstheme="minorHAnsi"/>
                <w:rPrChange w:id="2409" w:author="Menhorn Timo" w:date="2020-05-27T07:06:00Z">
                  <w:rPr>
                    <w:rFonts w:asciiTheme="majorHAnsi" w:hAnsiTheme="majorHAnsi" w:cstheme="majorHAnsi"/>
                    <w:sz w:val="23"/>
                    <w:szCs w:val="23"/>
                  </w:rPr>
                </w:rPrChange>
              </w:rPr>
            </w:pPr>
          </w:p>
        </w:tc>
        <w:tc>
          <w:tcPr>
            <w:tcW w:w="5339" w:type="dxa"/>
          </w:tcPr>
          <w:p w14:paraId="3A46DA42" w14:textId="52B896F6" w:rsidR="00D5701E" w:rsidRPr="005F1C32" w:rsidRDefault="008E5BE0" w:rsidP="002145EE">
            <w:pPr>
              <w:jc w:val="both"/>
              <w:cnfStyle w:val="000000000000" w:firstRow="0" w:lastRow="0" w:firstColumn="0" w:lastColumn="0" w:oddVBand="0" w:evenVBand="0" w:oddHBand="0" w:evenHBand="0" w:firstRowFirstColumn="0" w:firstRowLastColumn="0" w:lastRowFirstColumn="0" w:lastRowLastColumn="0"/>
              <w:rPr>
                <w:rFonts w:cstheme="minorHAnsi"/>
                <w:rPrChange w:id="2410" w:author="Menhorn Timo" w:date="2020-05-27T07:06:00Z">
                  <w:rPr>
                    <w:rFonts w:asciiTheme="majorHAnsi" w:hAnsiTheme="majorHAnsi" w:cstheme="majorHAnsi"/>
                    <w:sz w:val="23"/>
                    <w:szCs w:val="23"/>
                  </w:rPr>
                </w:rPrChange>
              </w:rPr>
            </w:pPr>
            <w:r w:rsidRPr="005F1C32">
              <w:rPr>
                <w:rFonts w:eastAsia="Arial" w:cstheme="minorHAnsi"/>
                <w:rPrChange w:id="2411" w:author="Menhorn Timo" w:date="2020-05-27T07:06:00Z">
                  <w:rPr>
                    <w:rFonts w:asciiTheme="majorHAnsi" w:eastAsia="Arial" w:hAnsiTheme="majorHAnsi" w:cstheme="majorHAnsi"/>
                    <w:sz w:val="23"/>
                    <w:szCs w:val="23"/>
                  </w:rPr>
                </w:rPrChange>
              </w:rPr>
              <w:t>UI zum Anzeigen und Filtern von Anträgen</w:t>
            </w:r>
          </w:p>
        </w:tc>
        <w:tc>
          <w:tcPr>
            <w:tcW w:w="703" w:type="dxa"/>
          </w:tcPr>
          <w:p w14:paraId="4B2FE866" w14:textId="317F470B" w:rsidR="00D5701E" w:rsidRPr="005F1C32" w:rsidRDefault="008E5BE0" w:rsidP="00A22BDD">
            <w:pPr>
              <w:jc w:val="right"/>
              <w:cnfStyle w:val="000000000000" w:firstRow="0" w:lastRow="0" w:firstColumn="0" w:lastColumn="0" w:oddVBand="0" w:evenVBand="0" w:oddHBand="0" w:evenHBand="0" w:firstRowFirstColumn="0" w:firstRowLastColumn="0" w:lastRowFirstColumn="0" w:lastRowLastColumn="0"/>
              <w:rPr>
                <w:rFonts w:cstheme="minorHAnsi"/>
                <w:rPrChange w:id="2412" w:author="Menhorn Timo" w:date="2020-05-27T07:06:00Z">
                  <w:rPr>
                    <w:rFonts w:asciiTheme="majorHAnsi" w:hAnsiTheme="majorHAnsi" w:cstheme="majorHAnsi"/>
                    <w:sz w:val="23"/>
                    <w:szCs w:val="23"/>
                  </w:rPr>
                </w:rPrChange>
              </w:rPr>
            </w:pPr>
            <w:r w:rsidRPr="005F1C32">
              <w:rPr>
                <w:rFonts w:cstheme="minorHAnsi"/>
                <w:rPrChange w:id="2413" w:author="Menhorn Timo" w:date="2020-05-27T07:06:00Z">
                  <w:rPr>
                    <w:rFonts w:asciiTheme="majorHAnsi" w:hAnsiTheme="majorHAnsi" w:cstheme="majorHAnsi"/>
                    <w:sz w:val="23"/>
                    <w:szCs w:val="23"/>
                  </w:rPr>
                </w:rPrChange>
              </w:rPr>
              <w:t>5</w:t>
            </w:r>
          </w:p>
        </w:tc>
      </w:tr>
      <w:tr w:rsidR="00D5701E" w:rsidRPr="005F1C32" w14:paraId="6C4510E1"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5C95C1" w14:textId="77777777" w:rsidR="00D5701E" w:rsidRPr="005F1C32" w:rsidRDefault="00D5701E" w:rsidP="002145EE">
            <w:pPr>
              <w:jc w:val="both"/>
              <w:rPr>
                <w:rFonts w:cstheme="minorHAnsi"/>
                <w:rPrChange w:id="2414" w:author="Menhorn Timo" w:date="2020-05-27T07:06:00Z">
                  <w:rPr>
                    <w:rFonts w:asciiTheme="majorHAnsi" w:hAnsiTheme="majorHAnsi" w:cstheme="majorHAnsi"/>
                    <w:sz w:val="23"/>
                    <w:szCs w:val="23"/>
                  </w:rPr>
                </w:rPrChange>
              </w:rPr>
            </w:pPr>
          </w:p>
        </w:tc>
        <w:tc>
          <w:tcPr>
            <w:tcW w:w="5339" w:type="dxa"/>
          </w:tcPr>
          <w:p w14:paraId="00E9F45E" w14:textId="10E206BA" w:rsidR="00D5701E" w:rsidRPr="005F1C32" w:rsidRDefault="008E5BE0" w:rsidP="002145EE">
            <w:pPr>
              <w:jc w:val="both"/>
              <w:cnfStyle w:val="000000100000" w:firstRow="0" w:lastRow="0" w:firstColumn="0" w:lastColumn="0" w:oddVBand="0" w:evenVBand="0" w:oddHBand="1" w:evenHBand="0" w:firstRowFirstColumn="0" w:firstRowLastColumn="0" w:lastRowFirstColumn="0" w:lastRowLastColumn="0"/>
              <w:rPr>
                <w:rFonts w:cstheme="minorHAnsi"/>
                <w:rPrChange w:id="2415" w:author="Menhorn Timo" w:date="2020-05-27T07:06:00Z">
                  <w:rPr>
                    <w:rFonts w:asciiTheme="majorHAnsi" w:hAnsiTheme="majorHAnsi" w:cstheme="majorHAnsi"/>
                    <w:sz w:val="23"/>
                    <w:szCs w:val="23"/>
                  </w:rPr>
                </w:rPrChange>
              </w:rPr>
            </w:pPr>
            <w:r w:rsidRPr="005F1C32">
              <w:rPr>
                <w:rFonts w:eastAsia="Arial" w:cstheme="minorHAnsi"/>
                <w:rPrChange w:id="2416" w:author="Menhorn Timo" w:date="2020-05-27T07:06:00Z">
                  <w:rPr>
                    <w:rFonts w:asciiTheme="majorHAnsi" w:eastAsia="Arial" w:hAnsiTheme="majorHAnsi" w:cstheme="majorHAnsi"/>
                    <w:sz w:val="23"/>
                    <w:szCs w:val="23"/>
                  </w:rPr>
                </w:rPrChange>
              </w:rPr>
              <w:t>UI für Usermanagement</w:t>
            </w:r>
            <w:r w:rsidR="00A64C9F" w:rsidRPr="005F1C32">
              <w:rPr>
                <w:rFonts w:eastAsia="Arial" w:cstheme="minorHAnsi"/>
                <w:rPrChange w:id="2417" w:author="Menhorn Timo" w:date="2020-05-27T07:06:00Z">
                  <w:rPr>
                    <w:rFonts w:asciiTheme="majorHAnsi" w:eastAsia="Arial" w:hAnsiTheme="majorHAnsi" w:cstheme="majorHAnsi"/>
                    <w:sz w:val="23"/>
                    <w:szCs w:val="23"/>
                  </w:rPr>
                </w:rPrChange>
              </w:rPr>
              <w:t>*</w:t>
            </w:r>
          </w:p>
        </w:tc>
        <w:tc>
          <w:tcPr>
            <w:tcW w:w="703" w:type="dxa"/>
          </w:tcPr>
          <w:p w14:paraId="2A50792A" w14:textId="7A3520D7" w:rsidR="00D5701E" w:rsidRPr="005F1C32" w:rsidRDefault="008E5BE0" w:rsidP="00A22BDD">
            <w:pPr>
              <w:jc w:val="right"/>
              <w:cnfStyle w:val="000000100000" w:firstRow="0" w:lastRow="0" w:firstColumn="0" w:lastColumn="0" w:oddVBand="0" w:evenVBand="0" w:oddHBand="1" w:evenHBand="0" w:firstRowFirstColumn="0" w:firstRowLastColumn="0" w:lastRowFirstColumn="0" w:lastRowLastColumn="0"/>
              <w:rPr>
                <w:rFonts w:cstheme="minorHAnsi"/>
                <w:rPrChange w:id="2418" w:author="Menhorn Timo" w:date="2020-05-27T07:06:00Z">
                  <w:rPr>
                    <w:rFonts w:asciiTheme="majorHAnsi" w:hAnsiTheme="majorHAnsi" w:cstheme="majorHAnsi"/>
                    <w:sz w:val="23"/>
                    <w:szCs w:val="23"/>
                  </w:rPr>
                </w:rPrChange>
              </w:rPr>
            </w:pPr>
            <w:r w:rsidRPr="005F1C32">
              <w:rPr>
                <w:rFonts w:cstheme="minorHAnsi"/>
                <w:rPrChange w:id="2419" w:author="Menhorn Timo" w:date="2020-05-27T07:06:00Z">
                  <w:rPr>
                    <w:rFonts w:asciiTheme="majorHAnsi" w:hAnsiTheme="majorHAnsi" w:cstheme="majorHAnsi"/>
                    <w:sz w:val="23"/>
                    <w:szCs w:val="23"/>
                  </w:rPr>
                </w:rPrChange>
              </w:rPr>
              <w:t>10</w:t>
            </w:r>
          </w:p>
        </w:tc>
      </w:tr>
      <w:tr w:rsidR="00D5701E" w:rsidRPr="005F1C32" w14:paraId="452B8EFC"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2A42E7AF" w14:textId="77777777" w:rsidR="00D5701E" w:rsidRPr="005F1C32" w:rsidRDefault="00D5701E" w:rsidP="002145EE">
            <w:pPr>
              <w:jc w:val="both"/>
              <w:rPr>
                <w:rFonts w:cstheme="minorHAnsi"/>
                <w:rPrChange w:id="2420" w:author="Menhorn Timo" w:date="2020-05-27T07:06:00Z">
                  <w:rPr>
                    <w:rFonts w:asciiTheme="majorHAnsi" w:hAnsiTheme="majorHAnsi" w:cstheme="majorHAnsi"/>
                    <w:sz w:val="23"/>
                    <w:szCs w:val="23"/>
                  </w:rPr>
                </w:rPrChange>
              </w:rPr>
            </w:pPr>
          </w:p>
        </w:tc>
        <w:tc>
          <w:tcPr>
            <w:tcW w:w="5339" w:type="dxa"/>
          </w:tcPr>
          <w:p w14:paraId="63BEF01A" w14:textId="5D944212" w:rsidR="00D5701E" w:rsidRPr="005F1C32" w:rsidRDefault="008E5BE0" w:rsidP="002145EE">
            <w:pPr>
              <w:jc w:val="both"/>
              <w:cnfStyle w:val="000000000000" w:firstRow="0" w:lastRow="0" w:firstColumn="0" w:lastColumn="0" w:oddVBand="0" w:evenVBand="0" w:oddHBand="0" w:evenHBand="0" w:firstRowFirstColumn="0" w:firstRowLastColumn="0" w:lastRowFirstColumn="0" w:lastRowLastColumn="0"/>
              <w:rPr>
                <w:rFonts w:cstheme="minorHAnsi"/>
                <w:rPrChange w:id="2421" w:author="Menhorn Timo" w:date="2020-05-27T07:06:00Z">
                  <w:rPr>
                    <w:rFonts w:asciiTheme="majorHAnsi" w:hAnsiTheme="majorHAnsi" w:cstheme="majorHAnsi"/>
                    <w:sz w:val="23"/>
                    <w:szCs w:val="23"/>
                  </w:rPr>
                </w:rPrChange>
              </w:rPr>
            </w:pPr>
            <w:r w:rsidRPr="005F1C32">
              <w:rPr>
                <w:rFonts w:eastAsia="Arial" w:cstheme="minorHAnsi"/>
                <w:rPrChange w:id="2422" w:author="Menhorn Timo" w:date="2020-05-27T07:06:00Z">
                  <w:rPr>
                    <w:rFonts w:asciiTheme="majorHAnsi" w:eastAsia="Arial" w:hAnsiTheme="majorHAnsi" w:cstheme="majorHAnsi"/>
                    <w:sz w:val="23"/>
                    <w:szCs w:val="23"/>
                  </w:rPr>
                </w:rPrChange>
              </w:rPr>
              <w:t>Erstellung der Statusschaltung</w:t>
            </w:r>
          </w:p>
        </w:tc>
        <w:tc>
          <w:tcPr>
            <w:tcW w:w="703" w:type="dxa"/>
          </w:tcPr>
          <w:p w14:paraId="2F0DF2E2" w14:textId="03A44A87" w:rsidR="00D5701E" w:rsidRPr="005F1C32" w:rsidRDefault="00030AD9" w:rsidP="00A22BDD">
            <w:pPr>
              <w:jc w:val="right"/>
              <w:cnfStyle w:val="000000000000" w:firstRow="0" w:lastRow="0" w:firstColumn="0" w:lastColumn="0" w:oddVBand="0" w:evenVBand="0" w:oddHBand="0" w:evenHBand="0" w:firstRowFirstColumn="0" w:firstRowLastColumn="0" w:lastRowFirstColumn="0" w:lastRowLastColumn="0"/>
              <w:rPr>
                <w:rFonts w:cstheme="minorHAnsi"/>
                <w:rPrChange w:id="2423" w:author="Menhorn Timo" w:date="2020-05-27T07:06:00Z">
                  <w:rPr>
                    <w:rFonts w:asciiTheme="majorHAnsi" w:hAnsiTheme="majorHAnsi" w:cstheme="majorHAnsi"/>
                    <w:sz w:val="23"/>
                    <w:szCs w:val="23"/>
                  </w:rPr>
                </w:rPrChange>
              </w:rPr>
            </w:pPr>
            <w:r w:rsidRPr="005F1C32">
              <w:rPr>
                <w:rFonts w:cstheme="minorHAnsi"/>
                <w:rPrChange w:id="2424" w:author="Menhorn Timo" w:date="2020-05-27T07:06:00Z">
                  <w:rPr>
                    <w:rFonts w:asciiTheme="majorHAnsi" w:hAnsiTheme="majorHAnsi" w:cstheme="majorHAnsi"/>
                    <w:sz w:val="23"/>
                    <w:szCs w:val="23"/>
                  </w:rPr>
                </w:rPrChange>
              </w:rPr>
              <w:t>4</w:t>
            </w:r>
          </w:p>
        </w:tc>
      </w:tr>
      <w:tr w:rsidR="00D5701E" w:rsidRPr="005F1C32" w14:paraId="607FEFA1"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C6A318" w14:textId="6C3001B7" w:rsidR="00D5701E" w:rsidRPr="005F1C32" w:rsidRDefault="008E5BE0" w:rsidP="002145EE">
            <w:pPr>
              <w:tabs>
                <w:tab w:val="left" w:pos="4536"/>
              </w:tabs>
              <w:jc w:val="both"/>
              <w:rPr>
                <w:rFonts w:eastAsia="Arial" w:cstheme="minorHAnsi"/>
                <w:b w:val="0"/>
                <w:bCs w:val="0"/>
                <w:rPrChange w:id="2425" w:author="Menhorn Timo" w:date="2020-05-27T07:06:00Z">
                  <w:rPr>
                    <w:rFonts w:asciiTheme="majorHAnsi" w:eastAsia="Arial" w:hAnsiTheme="majorHAnsi" w:cstheme="majorHAnsi"/>
                    <w:b w:val="0"/>
                    <w:bCs w:val="0"/>
                    <w:sz w:val="23"/>
                    <w:szCs w:val="23"/>
                  </w:rPr>
                </w:rPrChange>
              </w:rPr>
            </w:pPr>
            <w:r w:rsidRPr="005F1C32">
              <w:rPr>
                <w:rFonts w:eastAsia="Arial" w:cstheme="minorHAnsi"/>
                <w:rPrChange w:id="2426" w:author="Menhorn Timo" w:date="2020-05-27T07:06:00Z">
                  <w:rPr>
                    <w:rFonts w:asciiTheme="majorHAnsi" w:eastAsia="Arial" w:hAnsiTheme="majorHAnsi" w:cstheme="majorHAnsi"/>
                    <w:sz w:val="23"/>
                    <w:szCs w:val="23"/>
                  </w:rPr>
                </w:rPrChange>
              </w:rPr>
              <w:t>Sonstiges</w:t>
            </w:r>
          </w:p>
        </w:tc>
        <w:tc>
          <w:tcPr>
            <w:tcW w:w="5339" w:type="dxa"/>
          </w:tcPr>
          <w:p w14:paraId="276BBDCA" w14:textId="4D928834" w:rsidR="00D5701E" w:rsidRPr="005F1C32" w:rsidRDefault="008E5BE0" w:rsidP="002145EE">
            <w:pPr>
              <w:tabs>
                <w:tab w:val="left" w:pos="1092"/>
              </w:tabs>
              <w:jc w:val="both"/>
              <w:cnfStyle w:val="000000100000" w:firstRow="0" w:lastRow="0" w:firstColumn="0" w:lastColumn="0" w:oddVBand="0" w:evenVBand="0" w:oddHBand="1" w:evenHBand="0" w:firstRowFirstColumn="0" w:firstRowLastColumn="0" w:lastRowFirstColumn="0" w:lastRowLastColumn="0"/>
              <w:rPr>
                <w:rFonts w:cstheme="minorHAnsi"/>
                <w:rPrChange w:id="2427" w:author="Menhorn Timo" w:date="2020-05-27T07:06:00Z">
                  <w:rPr>
                    <w:rFonts w:asciiTheme="majorHAnsi" w:hAnsiTheme="majorHAnsi" w:cstheme="majorHAnsi"/>
                    <w:sz w:val="23"/>
                    <w:szCs w:val="23"/>
                  </w:rPr>
                </w:rPrChange>
              </w:rPr>
            </w:pPr>
            <w:r w:rsidRPr="005F1C32">
              <w:rPr>
                <w:rFonts w:eastAsia="Arial" w:cstheme="minorHAnsi"/>
                <w:rPrChange w:id="2428" w:author="Menhorn Timo" w:date="2020-05-27T07:06:00Z">
                  <w:rPr>
                    <w:rFonts w:asciiTheme="majorHAnsi" w:eastAsia="Arial" w:hAnsiTheme="majorHAnsi" w:cstheme="majorHAnsi"/>
                    <w:sz w:val="23"/>
                    <w:szCs w:val="23"/>
                  </w:rPr>
                </w:rPrChange>
              </w:rPr>
              <w:t>Projektbesprechungen und Wissenstransfer</w:t>
            </w:r>
          </w:p>
        </w:tc>
        <w:tc>
          <w:tcPr>
            <w:tcW w:w="703" w:type="dxa"/>
          </w:tcPr>
          <w:p w14:paraId="6B5CC1B3" w14:textId="329B7B4E" w:rsidR="00D5701E" w:rsidRPr="005F1C32" w:rsidRDefault="008E5BE0" w:rsidP="00A22BDD">
            <w:pPr>
              <w:jc w:val="right"/>
              <w:cnfStyle w:val="000000100000" w:firstRow="0" w:lastRow="0" w:firstColumn="0" w:lastColumn="0" w:oddVBand="0" w:evenVBand="0" w:oddHBand="1" w:evenHBand="0" w:firstRowFirstColumn="0" w:firstRowLastColumn="0" w:lastRowFirstColumn="0" w:lastRowLastColumn="0"/>
              <w:rPr>
                <w:rFonts w:cstheme="minorHAnsi"/>
                <w:rPrChange w:id="2429" w:author="Menhorn Timo" w:date="2020-05-27T07:06:00Z">
                  <w:rPr>
                    <w:rFonts w:asciiTheme="majorHAnsi" w:hAnsiTheme="majorHAnsi" w:cstheme="majorHAnsi"/>
                    <w:sz w:val="23"/>
                    <w:szCs w:val="23"/>
                  </w:rPr>
                </w:rPrChange>
              </w:rPr>
            </w:pPr>
            <w:r w:rsidRPr="005F1C32">
              <w:rPr>
                <w:rFonts w:cstheme="minorHAnsi"/>
                <w:rPrChange w:id="2430" w:author="Menhorn Timo" w:date="2020-05-27T07:06:00Z">
                  <w:rPr>
                    <w:rFonts w:asciiTheme="majorHAnsi" w:hAnsiTheme="majorHAnsi" w:cstheme="majorHAnsi"/>
                    <w:sz w:val="23"/>
                    <w:szCs w:val="23"/>
                  </w:rPr>
                </w:rPrChange>
              </w:rPr>
              <w:t>1</w:t>
            </w:r>
          </w:p>
        </w:tc>
      </w:tr>
      <w:tr w:rsidR="00D5701E" w:rsidRPr="005F1C32" w14:paraId="54AE2E28"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7B03331F" w14:textId="77777777" w:rsidR="00D5701E" w:rsidRPr="005F1C32" w:rsidRDefault="00D5701E" w:rsidP="002145EE">
            <w:pPr>
              <w:jc w:val="both"/>
              <w:rPr>
                <w:rFonts w:cstheme="minorHAnsi"/>
                <w:rPrChange w:id="2431" w:author="Menhorn Timo" w:date="2020-05-27T07:06:00Z">
                  <w:rPr>
                    <w:rFonts w:asciiTheme="majorHAnsi" w:hAnsiTheme="majorHAnsi" w:cstheme="majorHAnsi"/>
                    <w:sz w:val="23"/>
                    <w:szCs w:val="23"/>
                  </w:rPr>
                </w:rPrChange>
              </w:rPr>
            </w:pPr>
          </w:p>
        </w:tc>
        <w:tc>
          <w:tcPr>
            <w:tcW w:w="5339" w:type="dxa"/>
          </w:tcPr>
          <w:p w14:paraId="44CD2798" w14:textId="659BB833" w:rsidR="00D5701E" w:rsidRPr="005F1C32" w:rsidRDefault="008E5BE0" w:rsidP="002145EE">
            <w:pPr>
              <w:jc w:val="both"/>
              <w:cnfStyle w:val="000000000000" w:firstRow="0" w:lastRow="0" w:firstColumn="0" w:lastColumn="0" w:oddVBand="0" w:evenVBand="0" w:oddHBand="0" w:evenHBand="0" w:firstRowFirstColumn="0" w:firstRowLastColumn="0" w:lastRowFirstColumn="0" w:lastRowLastColumn="0"/>
              <w:rPr>
                <w:rFonts w:cstheme="minorHAnsi"/>
                <w:rPrChange w:id="2432" w:author="Menhorn Timo" w:date="2020-05-27T07:06:00Z">
                  <w:rPr>
                    <w:rFonts w:asciiTheme="majorHAnsi" w:hAnsiTheme="majorHAnsi" w:cstheme="majorHAnsi"/>
                    <w:sz w:val="23"/>
                    <w:szCs w:val="23"/>
                  </w:rPr>
                </w:rPrChange>
              </w:rPr>
            </w:pPr>
            <w:r w:rsidRPr="005F1C32">
              <w:rPr>
                <w:rFonts w:eastAsia="Arial" w:cstheme="minorHAnsi"/>
                <w:rPrChange w:id="2433" w:author="Menhorn Timo" w:date="2020-05-27T07:06:00Z">
                  <w:rPr>
                    <w:rFonts w:asciiTheme="majorHAnsi" w:eastAsia="Arial" w:hAnsiTheme="majorHAnsi" w:cstheme="majorHAnsi"/>
                    <w:sz w:val="23"/>
                    <w:szCs w:val="23"/>
                  </w:rPr>
                </w:rPrChange>
              </w:rPr>
              <w:t>Projektdokumentation</w:t>
            </w:r>
          </w:p>
        </w:tc>
        <w:tc>
          <w:tcPr>
            <w:tcW w:w="703" w:type="dxa"/>
          </w:tcPr>
          <w:p w14:paraId="0D74CB76" w14:textId="1CB687E6" w:rsidR="00D5701E" w:rsidRPr="005F1C32" w:rsidRDefault="008E5BE0" w:rsidP="00A22BDD">
            <w:pPr>
              <w:jc w:val="right"/>
              <w:cnfStyle w:val="000000000000" w:firstRow="0" w:lastRow="0" w:firstColumn="0" w:lastColumn="0" w:oddVBand="0" w:evenVBand="0" w:oddHBand="0" w:evenHBand="0" w:firstRowFirstColumn="0" w:firstRowLastColumn="0" w:lastRowFirstColumn="0" w:lastRowLastColumn="0"/>
              <w:rPr>
                <w:rFonts w:cstheme="minorHAnsi"/>
                <w:rPrChange w:id="2434" w:author="Menhorn Timo" w:date="2020-05-27T07:06:00Z">
                  <w:rPr>
                    <w:rFonts w:asciiTheme="majorHAnsi" w:hAnsiTheme="majorHAnsi" w:cstheme="majorHAnsi"/>
                    <w:sz w:val="23"/>
                    <w:szCs w:val="23"/>
                  </w:rPr>
                </w:rPrChange>
              </w:rPr>
            </w:pPr>
            <w:r w:rsidRPr="005F1C32">
              <w:rPr>
                <w:rFonts w:cstheme="minorHAnsi"/>
                <w:rPrChange w:id="2435" w:author="Menhorn Timo" w:date="2020-05-27T07:06:00Z">
                  <w:rPr>
                    <w:rFonts w:asciiTheme="majorHAnsi" w:hAnsiTheme="majorHAnsi" w:cstheme="majorHAnsi"/>
                    <w:sz w:val="23"/>
                    <w:szCs w:val="23"/>
                  </w:rPr>
                </w:rPrChange>
              </w:rPr>
              <w:t>2</w:t>
            </w:r>
            <w:r w:rsidR="00030AD9" w:rsidRPr="005F1C32">
              <w:rPr>
                <w:rFonts w:cstheme="minorHAnsi"/>
                <w:rPrChange w:id="2436" w:author="Menhorn Timo" w:date="2020-05-27T07:06:00Z">
                  <w:rPr>
                    <w:rFonts w:asciiTheme="majorHAnsi" w:hAnsiTheme="majorHAnsi" w:cstheme="majorHAnsi"/>
                    <w:sz w:val="23"/>
                    <w:szCs w:val="23"/>
                  </w:rPr>
                </w:rPrChange>
              </w:rPr>
              <w:t>5</w:t>
            </w:r>
          </w:p>
        </w:tc>
      </w:tr>
      <w:tr w:rsidR="008E5BE0" w:rsidRPr="005F1C32" w14:paraId="29668FCD"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D1F483" w14:textId="7CF1F86C" w:rsidR="008E5BE0" w:rsidRPr="005F1C32" w:rsidRDefault="008E5BE0" w:rsidP="002145EE">
            <w:pPr>
              <w:jc w:val="both"/>
              <w:rPr>
                <w:rFonts w:cstheme="minorHAnsi"/>
                <w:rPrChange w:id="2437" w:author="Menhorn Timo" w:date="2020-05-27T07:06:00Z">
                  <w:rPr>
                    <w:rFonts w:asciiTheme="majorHAnsi" w:hAnsiTheme="majorHAnsi" w:cstheme="majorHAnsi"/>
                    <w:sz w:val="23"/>
                    <w:szCs w:val="23"/>
                  </w:rPr>
                </w:rPrChange>
              </w:rPr>
            </w:pPr>
            <w:r w:rsidRPr="005F1C32">
              <w:rPr>
                <w:rFonts w:cstheme="minorHAnsi"/>
                <w:rPrChange w:id="2438" w:author="Menhorn Timo" w:date="2020-05-27T07:06:00Z">
                  <w:rPr>
                    <w:rFonts w:asciiTheme="majorHAnsi" w:hAnsiTheme="majorHAnsi" w:cstheme="majorHAnsi"/>
                    <w:sz w:val="23"/>
                    <w:szCs w:val="23"/>
                  </w:rPr>
                </w:rPrChange>
              </w:rPr>
              <w:t>Gesamt</w:t>
            </w:r>
          </w:p>
        </w:tc>
        <w:tc>
          <w:tcPr>
            <w:tcW w:w="5339" w:type="dxa"/>
          </w:tcPr>
          <w:p w14:paraId="569DF53E" w14:textId="77777777" w:rsidR="008E5BE0" w:rsidRPr="005F1C32" w:rsidRDefault="008E5BE0" w:rsidP="002145EE">
            <w:pPr>
              <w:jc w:val="both"/>
              <w:cnfStyle w:val="000000100000" w:firstRow="0" w:lastRow="0" w:firstColumn="0" w:lastColumn="0" w:oddVBand="0" w:evenVBand="0" w:oddHBand="1" w:evenHBand="0" w:firstRowFirstColumn="0" w:firstRowLastColumn="0" w:lastRowFirstColumn="0" w:lastRowLastColumn="0"/>
              <w:rPr>
                <w:rFonts w:eastAsia="Arial" w:cstheme="minorHAnsi"/>
                <w:rPrChange w:id="2439" w:author="Menhorn Timo" w:date="2020-05-27T07:06:00Z">
                  <w:rPr>
                    <w:rFonts w:asciiTheme="majorHAnsi" w:eastAsia="Arial" w:hAnsiTheme="majorHAnsi" w:cstheme="majorHAnsi"/>
                    <w:sz w:val="23"/>
                    <w:szCs w:val="23"/>
                  </w:rPr>
                </w:rPrChange>
              </w:rPr>
            </w:pPr>
          </w:p>
        </w:tc>
        <w:tc>
          <w:tcPr>
            <w:tcW w:w="703" w:type="dxa"/>
          </w:tcPr>
          <w:p w14:paraId="04D63972" w14:textId="10B6F181" w:rsidR="008E5BE0" w:rsidRPr="005F1C32" w:rsidRDefault="008E5BE0" w:rsidP="00A22BDD">
            <w:pPr>
              <w:jc w:val="right"/>
              <w:cnfStyle w:val="000000100000" w:firstRow="0" w:lastRow="0" w:firstColumn="0" w:lastColumn="0" w:oddVBand="0" w:evenVBand="0" w:oddHBand="1" w:evenHBand="0" w:firstRowFirstColumn="0" w:firstRowLastColumn="0" w:lastRowFirstColumn="0" w:lastRowLastColumn="0"/>
              <w:rPr>
                <w:rFonts w:cstheme="minorHAnsi"/>
                <w:rPrChange w:id="2440" w:author="Menhorn Timo" w:date="2020-05-27T07:06:00Z">
                  <w:rPr>
                    <w:rFonts w:asciiTheme="majorHAnsi" w:hAnsiTheme="majorHAnsi" w:cstheme="majorHAnsi"/>
                    <w:sz w:val="23"/>
                    <w:szCs w:val="23"/>
                  </w:rPr>
                </w:rPrChange>
              </w:rPr>
            </w:pPr>
            <w:r w:rsidRPr="005F1C32">
              <w:rPr>
                <w:rFonts w:cstheme="minorHAnsi"/>
                <w:rPrChange w:id="2441" w:author="Menhorn Timo" w:date="2020-05-27T07:06:00Z">
                  <w:rPr>
                    <w:rFonts w:asciiTheme="majorHAnsi" w:hAnsiTheme="majorHAnsi" w:cstheme="majorHAnsi"/>
                    <w:sz w:val="23"/>
                    <w:szCs w:val="23"/>
                  </w:rPr>
                </w:rPrChange>
              </w:rPr>
              <w:t>70</w:t>
            </w:r>
          </w:p>
        </w:tc>
      </w:tr>
    </w:tbl>
    <w:p w14:paraId="15BB15BA" w14:textId="613147CE" w:rsidR="00D5701E" w:rsidRPr="005F1C32" w:rsidRDefault="00D5701E" w:rsidP="002145EE">
      <w:pPr>
        <w:jc w:val="both"/>
        <w:rPr>
          <w:rFonts w:cstheme="minorHAnsi"/>
          <w:sz w:val="23"/>
          <w:szCs w:val="23"/>
          <w:rPrChange w:id="2442" w:author="Menhorn Timo" w:date="2020-05-27T07:06:00Z">
            <w:rPr>
              <w:rFonts w:asciiTheme="majorHAnsi" w:hAnsiTheme="majorHAnsi" w:cstheme="majorHAnsi"/>
              <w:sz w:val="23"/>
              <w:szCs w:val="23"/>
            </w:rPr>
          </w:rPrChange>
        </w:rPr>
      </w:pPr>
    </w:p>
    <w:p w14:paraId="75FB3E81" w14:textId="3620AD49" w:rsidR="008E5BE0" w:rsidRPr="005F1C32" w:rsidRDefault="008E5BE0" w:rsidP="002145EE">
      <w:pPr>
        <w:pStyle w:val="berschrift1"/>
        <w:rPr>
          <w:rFonts w:asciiTheme="minorHAnsi" w:hAnsiTheme="minorHAnsi" w:cstheme="minorHAnsi"/>
          <w:rPrChange w:id="2443" w:author="Menhorn Timo" w:date="2020-05-27T07:06:00Z">
            <w:rPr/>
          </w:rPrChange>
        </w:rPr>
      </w:pPr>
      <w:bookmarkStart w:id="2444" w:name="_Toc41555120"/>
      <w:r w:rsidRPr="005F1C32">
        <w:rPr>
          <w:rFonts w:asciiTheme="minorHAnsi" w:hAnsiTheme="minorHAnsi" w:cstheme="minorHAnsi"/>
          <w:rPrChange w:id="2445" w:author="Menhorn Timo" w:date="2020-05-27T07:06:00Z">
            <w:rPr/>
          </w:rPrChange>
        </w:rPr>
        <w:lastRenderedPageBreak/>
        <w:t>Angular</w:t>
      </w:r>
      <w:bookmarkEnd w:id="2444"/>
    </w:p>
    <w:p w14:paraId="10653AF2" w14:textId="77777777" w:rsidR="00D80F24" w:rsidRDefault="008E5BE0">
      <w:pPr>
        <w:keepNext/>
        <w:jc w:val="both"/>
        <w:rPr>
          <w:ins w:id="2446" w:author="Menhorn Timo" w:date="2020-05-27T15:04:00Z"/>
        </w:rPr>
      </w:pPr>
      <w:r w:rsidRPr="005F1C32">
        <w:rPr>
          <w:rFonts w:cstheme="minorHAnsi"/>
          <w:noProof/>
          <w:sz w:val="23"/>
          <w:szCs w:val="23"/>
          <w:rPrChange w:id="2447" w:author="Menhorn Timo" w:date="2020-05-27T07:06:00Z">
            <w:rPr>
              <w:rFonts w:asciiTheme="majorHAnsi" w:hAnsiTheme="majorHAnsi" w:cstheme="majorHAnsi"/>
              <w:noProof/>
              <w:sz w:val="23"/>
              <w:szCs w:val="23"/>
            </w:rPr>
          </w:rPrChange>
        </w:rPr>
        <w:drawing>
          <wp:inline distT="0" distB="0" distL="0" distR="0" wp14:anchorId="4881E406" wp14:editId="3C900DF0">
            <wp:extent cx="5760720" cy="2924175"/>
            <wp:effectExtent l="0" t="0" r="0" b="0"/>
            <wp:docPr id="10" name="Grafik 10" descr="Erklärung der Funktionsweise vo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25764D79" w14:textId="75EDA770" w:rsidR="004A0000" w:rsidRDefault="00D80F24">
      <w:pPr>
        <w:pStyle w:val="Beschriftung"/>
        <w:jc w:val="both"/>
        <w:rPr>
          <w:ins w:id="2448" w:author="Menhorn Timo" w:date="2020-05-27T09:37:00Z"/>
        </w:rPr>
        <w:pPrChange w:id="2449" w:author="Menhorn Timo" w:date="2020-05-27T15:04:00Z">
          <w:pPr>
            <w:keepNext/>
            <w:jc w:val="both"/>
          </w:pPr>
        </w:pPrChange>
      </w:pPr>
      <w:bookmarkStart w:id="2450" w:name="_Toc41553037"/>
      <w:ins w:id="2451" w:author="Menhorn Timo" w:date="2020-05-27T15:04:00Z">
        <w:r>
          <w:t xml:space="preserve">Abbildung </w:t>
        </w:r>
        <w:r>
          <w:fldChar w:fldCharType="begin"/>
        </w:r>
        <w:r>
          <w:instrText xml:space="preserve"> SEQ Abbildung \* ARABIC </w:instrText>
        </w:r>
      </w:ins>
      <w:r>
        <w:fldChar w:fldCharType="separate"/>
      </w:r>
      <w:ins w:id="2452" w:author="Menhorn Timo" w:date="2020-05-28T10:15:00Z">
        <w:r w:rsidR="00687C15">
          <w:rPr>
            <w:noProof/>
          </w:rPr>
          <w:t>20</w:t>
        </w:r>
      </w:ins>
      <w:ins w:id="2453" w:author="Menhorn Timo" w:date="2020-05-27T15:04:00Z">
        <w:r>
          <w:fldChar w:fldCharType="end"/>
        </w:r>
        <w:r>
          <w:t xml:space="preserve">: </w:t>
        </w:r>
        <w:r w:rsidRPr="005A2C67">
          <w:t>Funktionsweise von Angular</w:t>
        </w:r>
      </w:ins>
      <w:bookmarkEnd w:id="2450"/>
    </w:p>
    <w:p w14:paraId="04A53EC4" w14:textId="29A41730" w:rsidR="008C395D" w:rsidRPr="00687C15" w:rsidDel="004A0000" w:rsidRDefault="008C395D">
      <w:pPr>
        <w:pStyle w:val="Beschriftung"/>
        <w:jc w:val="both"/>
        <w:rPr>
          <w:del w:id="2454" w:author="Menhorn Timo" w:date="2020-05-27T09:37:00Z"/>
          <w:rFonts w:cstheme="minorHAnsi"/>
        </w:rPr>
        <w:pPrChange w:id="2455" w:author="Menhorn Timo" w:date="2020-05-26T13:50:00Z">
          <w:pPr>
            <w:keepNext/>
            <w:jc w:val="both"/>
          </w:pPr>
        </w:pPrChange>
      </w:pPr>
    </w:p>
    <w:p w14:paraId="4D128117" w14:textId="40A3C16A" w:rsidR="008E5BE0" w:rsidRPr="005F1C32" w:rsidDel="00846C88" w:rsidRDefault="008C395D" w:rsidP="002145EE">
      <w:pPr>
        <w:pStyle w:val="Beschriftung"/>
        <w:jc w:val="both"/>
        <w:rPr>
          <w:del w:id="2456" w:author="Menhorn Timo" w:date="2020-05-26T13:49:00Z"/>
          <w:rFonts w:cstheme="minorHAnsi"/>
          <w:sz w:val="23"/>
          <w:szCs w:val="23"/>
          <w:rPrChange w:id="2457" w:author="Menhorn Timo" w:date="2020-05-27T07:06:00Z">
            <w:rPr>
              <w:del w:id="2458" w:author="Menhorn Timo" w:date="2020-05-26T13:49:00Z"/>
              <w:rFonts w:asciiTheme="majorHAnsi" w:hAnsiTheme="majorHAnsi" w:cstheme="majorHAnsi"/>
              <w:sz w:val="23"/>
              <w:szCs w:val="23"/>
            </w:rPr>
          </w:rPrChange>
        </w:rPr>
      </w:pPr>
      <w:bookmarkStart w:id="2459" w:name="_Toc40095121"/>
      <w:del w:id="2460" w:author="Menhorn Timo" w:date="2020-05-26T13:49:00Z">
        <w:r w:rsidRPr="005F1C32" w:rsidDel="00846C88">
          <w:rPr>
            <w:rFonts w:cstheme="minorHAnsi"/>
            <w:rPrChange w:id="2461" w:author="Menhorn Timo" w:date="2020-05-27T07:06:00Z">
              <w:rPr/>
            </w:rPrChange>
          </w:rPr>
          <w:delText xml:space="preserve">Abbildung </w:delText>
        </w:r>
      </w:del>
      <w:del w:id="2462" w:author="Menhorn Timo" w:date="2020-05-26T12:37:00Z">
        <w:r w:rsidR="00A530CB" w:rsidRPr="005F1C32" w:rsidDel="00BA262B">
          <w:rPr>
            <w:rFonts w:cstheme="minorHAnsi"/>
            <w:i w:val="0"/>
            <w:iCs w:val="0"/>
            <w:rPrChange w:id="2463" w:author="Menhorn Timo" w:date="2020-05-27T07:06:00Z">
              <w:rPr>
                <w:i w:val="0"/>
                <w:iCs w:val="0"/>
              </w:rPr>
            </w:rPrChange>
          </w:rPr>
          <w:fldChar w:fldCharType="begin"/>
        </w:r>
        <w:r w:rsidR="00A530CB" w:rsidRPr="005F1C32" w:rsidDel="00BA262B">
          <w:rPr>
            <w:rFonts w:cstheme="minorHAnsi"/>
            <w:rPrChange w:id="2464" w:author="Menhorn Timo" w:date="2020-05-27T07:06:00Z">
              <w:rPr/>
            </w:rPrChange>
          </w:rPr>
          <w:delInstrText xml:space="preserve"> SEQ Abbildung \* ARABIC </w:delInstrText>
        </w:r>
        <w:r w:rsidR="00A530CB" w:rsidRPr="005F1C32" w:rsidDel="00BA262B">
          <w:rPr>
            <w:rFonts w:cstheme="minorHAnsi"/>
            <w:i w:val="0"/>
            <w:iCs w:val="0"/>
            <w:rPrChange w:id="2465" w:author="Menhorn Timo" w:date="2020-05-27T07:06:00Z">
              <w:rPr>
                <w:i w:val="0"/>
                <w:iCs w:val="0"/>
                <w:noProof/>
              </w:rPr>
            </w:rPrChange>
          </w:rPr>
          <w:fldChar w:fldCharType="separate"/>
        </w:r>
        <w:r w:rsidR="00E3775A" w:rsidRPr="005F1C32" w:rsidDel="00BA262B">
          <w:rPr>
            <w:rFonts w:cstheme="minorHAnsi"/>
            <w:noProof/>
            <w:rPrChange w:id="2466" w:author="Menhorn Timo" w:date="2020-05-27T07:06:00Z">
              <w:rPr>
                <w:noProof/>
              </w:rPr>
            </w:rPrChange>
          </w:rPr>
          <w:delText>2</w:delText>
        </w:r>
        <w:r w:rsidR="00A530CB" w:rsidRPr="005F1C32" w:rsidDel="00BA262B">
          <w:rPr>
            <w:rFonts w:cstheme="minorHAnsi"/>
            <w:i w:val="0"/>
            <w:iCs w:val="0"/>
            <w:noProof/>
            <w:rPrChange w:id="2467" w:author="Menhorn Timo" w:date="2020-05-27T07:06:00Z">
              <w:rPr>
                <w:i w:val="0"/>
                <w:iCs w:val="0"/>
                <w:noProof/>
              </w:rPr>
            </w:rPrChange>
          </w:rPr>
          <w:fldChar w:fldCharType="end"/>
        </w:r>
      </w:del>
      <w:del w:id="2468" w:author="Menhorn Timo" w:date="2020-05-26T13:49:00Z">
        <w:r w:rsidRPr="005F1C32" w:rsidDel="00846C88">
          <w:rPr>
            <w:rFonts w:cstheme="minorHAnsi"/>
            <w:rPrChange w:id="2469" w:author="Menhorn Timo" w:date="2020-05-27T07:06:00Z">
              <w:rPr/>
            </w:rPrChange>
          </w:rPr>
          <w:delText>: Funktionsweise von Angular</w:delText>
        </w:r>
        <w:bookmarkEnd w:id="2459"/>
      </w:del>
    </w:p>
    <w:p w14:paraId="24882EBC" w14:textId="2DD19A6B" w:rsidR="00DB61E5" w:rsidRPr="005F1C32" w:rsidRDefault="00DB61E5" w:rsidP="002145EE">
      <w:pPr>
        <w:jc w:val="both"/>
        <w:rPr>
          <w:rFonts w:cstheme="minorHAnsi"/>
          <w:rPrChange w:id="2470" w:author="Menhorn Timo" w:date="2020-05-27T07:06:00Z">
            <w:rPr>
              <w:rFonts w:asciiTheme="majorHAnsi" w:hAnsiTheme="majorHAnsi" w:cstheme="majorHAnsi"/>
              <w:sz w:val="23"/>
              <w:szCs w:val="23"/>
            </w:rPr>
          </w:rPrChange>
        </w:rPr>
      </w:pPr>
      <w:r w:rsidRPr="005F1C32">
        <w:rPr>
          <w:rFonts w:cstheme="minorHAnsi"/>
          <w:rPrChange w:id="2471" w:author="Menhorn Timo" w:date="2020-05-27T07:06:00Z">
            <w:rPr>
              <w:rFonts w:asciiTheme="majorHAnsi" w:hAnsiTheme="majorHAnsi" w:cstheme="majorHAnsi"/>
              <w:sz w:val="23"/>
              <w:szCs w:val="23"/>
            </w:rPr>
          </w:rPrChange>
        </w:rPr>
        <w:t xml:space="preserve">Die </w:t>
      </w:r>
      <w:bookmarkStart w:id="2472" w:name="_Hlk39835101"/>
      <w:r w:rsidRPr="005F1C32">
        <w:rPr>
          <w:rFonts w:cstheme="minorHAnsi"/>
          <w:rPrChange w:id="2473" w:author="Menhorn Timo" w:date="2020-05-27T07:06:00Z">
            <w:rPr>
              <w:rFonts w:asciiTheme="majorHAnsi" w:hAnsiTheme="majorHAnsi" w:cstheme="majorHAnsi"/>
              <w:sz w:val="23"/>
              <w:szCs w:val="23"/>
            </w:rPr>
          </w:rPrChange>
        </w:rPr>
        <w:t>clientseitige Programmierung</w:t>
      </w:r>
      <w:bookmarkEnd w:id="2472"/>
      <w:r w:rsidR="00A64C9F" w:rsidRPr="005F1C32">
        <w:rPr>
          <w:rFonts w:cstheme="minorHAnsi"/>
          <w:rPrChange w:id="2474" w:author="Menhorn Timo" w:date="2020-05-27T07:06:00Z">
            <w:rPr>
              <w:rFonts w:asciiTheme="majorHAnsi" w:hAnsiTheme="majorHAnsi" w:cstheme="majorHAnsi"/>
              <w:sz w:val="23"/>
              <w:szCs w:val="23"/>
            </w:rPr>
          </w:rPrChange>
        </w:rPr>
        <w:t>*</w:t>
      </w:r>
      <w:r w:rsidRPr="005F1C32">
        <w:rPr>
          <w:rFonts w:cstheme="minorHAnsi"/>
          <w:rPrChange w:id="2475" w:author="Menhorn Timo" w:date="2020-05-27T07:06:00Z">
            <w:rPr>
              <w:rFonts w:asciiTheme="majorHAnsi" w:hAnsiTheme="majorHAnsi" w:cstheme="majorHAnsi"/>
              <w:sz w:val="23"/>
              <w:szCs w:val="23"/>
            </w:rPr>
          </w:rPrChange>
        </w:rPr>
        <w:t xml:space="preserve"> ist in de</w:t>
      </w:r>
      <w:ins w:id="2476" w:author="Menhorn Timo" w:date="2020-05-27T14:52:00Z">
        <w:r w:rsidR="000A61B2">
          <w:rPr>
            <w:rFonts w:cstheme="minorHAnsi"/>
          </w:rPr>
          <w:t>n</w:t>
        </w:r>
      </w:ins>
      <w:del w:id="2477" w:author="Menhorn Timo" w:date="2020-05-27T14:52:00Z">
        <w:r w:rsidRPr="005F1C32" w:rsidDel="000A61B2">
          <w:rPr>
            <w:rFonts w:cstheme="minorHAnsi"/>
            <w:rPrChange w:id="2478" w:author="Menhorn Timo" w:date="2020-05-27T07:06:00Z">
              <w:rPr>
                <w:rFonts w:asciiTheme="majorHAnsi" w:hAnsiTheme="majorHAnsi" w:cstheme="majorHAnsi"/>
                <w:sz w:val="23"/>
                <w:szCs w:val="23"/>
              </w:rPr>
            </w:rPrChange>
          </w:rPr>
          <w:delText>r</w:delText>
        </w:r>
      </w:del>
      <w:r w:rsidRPr="005F1C32">
        <w:rPr>
          <w:rFonts w:cstheme="minorHAnsi"/>
          <w:rPrChange w:id="2479" w:author="Menhorn Timo" w:date="2020-05-27T07:06:00Z">
            <w:rPr>
              <w:rFonts w:asciiTheme="majorHAnsi" w:hAnsiTheme="majorHAnsi" w:cstheme="majorHAnsi"/>
              <w:sz w:val="23"/>
              <w:szCs w:val="23"/>
            </w:rPr>
          </w:rPrChange>
        </w:rPr>
        <w:t xml:space="preserve"> letzten </w:t>
      </w:r>
      <w:del w:id="2480" w:author="Menhorn Timo" w:date="2020-05-26T09:40:00Z">
        <w:r w:rsidRPr="005F1C32" w:rsidDel="004C7EF3">
          <w:rPr>
            <w:rFonts w:cstheme="minorHAnsi"/>
            <w:rPrChange w:id="2481" w:author="Menhorn Timo" w:date="2020-05-27T07:06:00Z">
              <w:rPr>
                <w:rFonts w:asciiTheme="majorHAnsi" w:hAnsiTheme="majorHAnsi" w:cstheme="majorHAnsi"/>
                <w:sz w:val="23"/>
                <w:szCs w:val="23"/>
              </w:rPr>
            </w:rPrChange>
          </w:rPr>
          <w:delText xml:space="preserve">Zeit </w:delText>
        </w:r>
      </w:del>
      <w:ins w:id="2482" w:author="Menhorn Timo" w:date="2020-05-26T09:40:00Z">
        <w:r w:rsidR="004C7EF3" w:rsidRPr="005F1C32">
          <w:rPr>
            <w:rFonts w:cstheme="minorHAnsi"/>
            <w:rPrChange w:id="2483" w:author="Menhorn Timo" w:date="2020-05-27T07:06:00Z">
              <w:rPr>
                <w:rFonts w:asciiTheme="majorHAnsi" w:hAnsiTheme="majorHAnsi" w:cstheme="majorHAnsi"/>
                <w:sz w:val="23"/>
                <w:szCs w:val="23"/>
              </w:rPr>
            </w:rPrChange>
          </w:rPr>
          <w:t xml:space="preserve">Jahren </w:t>
        </w:r>
      </w:ins>
      <w:r w:rsidRPr="005F1C32">
        <w:rPr>
          <w:rFonts w:cstheme="minorHAnsi"/>
          <w:rPrChange w:id="2484" w:author="Menhorn Timo" w:date="2020-05-27T07:06:00Z">
            <w:rPr>
              <w:rFonts w:asciiTheme="majorHAnsi" w:hAnsiTheme="majorHAnsi" w:cstheme="majorHAnsi"/>
              <w:sz w:val="23"/>
              <w:szCs w:val="23"/>
            </w:rPr>
          </w:rPrChange>
        </w:rPr>
        <w:t>extrem komplex geworden. Dazu sind die Anforderungen an eine Webapplikation</w:t>
      </w:r>
      <w:r w:rsidR="00A64C9F" w:rsidRPr="005F1C32">
        <w:rPr>
          <w:rFonts w:cstheme="minorHAnsi"/>
          <w:rPrChange w:id="2485" w:author="Menhorn Timo" w:date="2020-05-27T07:06:00Z">
            <w:rPr>
              <w:rFonts w:asciiTheme="majorHAnsi" w:hAnsiTheme="majorHAnsi" w:cstheme="majorHAnsi"/>
              <w:sz w:val="23"/>
              <w:szCs w:val="23"/>
            </w:rPr>
          </w:rPrChange>
        </w:rPr>
        <w:t>*</w:t>
      </w:r>
      <w:r w:rsidRPr="005F1C32">
        <w:rPr>
          <w:rFonts w:cstheme="minorHAnsi"/>
          <w:rPrChange w:id="2486" w:author="Menhorn Timo" w:date="2020-05-27T07:06:00Z">
            <w:rPr>
              <w:rFonts w:asciiTheme="majorHAnsi" w:hAnsiTheme="majorHAnsi" w:cstheme="majorHAnsi"/>
              <w:sz w:val="23"/>
              <w:szCs w:val="23"/>
            </w:rPr>
          </w:rPrChange>
        </w:rPr>
        <w:t xml:space="preserve"> mittlerweile genauso hoch wie an eine </w:t>
      </w:r>
      <w:bookmarkStart w:id="2487" w:name="_Hlk39835135"/>
      <w:r w:rsidRPr="005F1C32">
        <w:rPr>
          <w:rFonts w:cstheme="minorHAnsi"/>
          <w:rPrChange w:id="2488" w:author="Menhorn Timo" w:date="2020-05-27T07:06:00Z">
            <w:rPr>
              <w:rFonts w:asciiTheme="majorHAnsi" w:hAnsiTheme="majorHAnsi" w:cstheme="majorHAnsi"/>
              <w:sz w:val="23"/>
              <w:szCs w:val="23"/>
            </w:rPr>
          </w:rPrChange>
        </w:rPr>
        <w:t>Desktop-Applikation</w:t>
      </w:r>
      <w:bookmarkEnd w:id="2487"/>
      <w:r w:rsidR="00A64C9F" w:rsidRPr="005F1C32">
        <w:rPr>
          <w:rFonts w:cstheme="minorHAnsi"/>
          <w:rPrChange w:id="2489" w:author="Menhorn Timo" w:date="2020-05-27T07:06:00Z">
            <w:rPr>
              <w:rFonts w:asciiTheme="majorHAnsi" w:hAnsiTheme="majorHAnsi" w:cstheme="majorHAnsi"/>
              <w:sz w:val="23"/>
              <w:szCs w:val="23"/>
            </w:rPr>
          </w:rPrChange>
        </w:rPr>
        <w:t>*</w:t>
      </w:r>
      <w:r w:rsidRPr="005F1C32">
        <w:rPr>
          <w:rFonts w:cstheme="minorHAnsi"/>
          <w:rPrChange w:id="2490" w:author="Menhorn Timo" w:date="2020-05-27T07:06:00Z">
            <w:rPr>
              <w:rFonts w:asciiTheme="majorHAnsi" w:hAnsiTheme="majorHAnsi" w:cstheme="majorHAnsi"/>
              <w:sz w:val="23"/>
              <w:szCs w:val="23"/>
            </w:rPr>
          </w:rPrChange>
        </w:rPr>
        <w:t xml:space="preserve"> – wenn nicht sogar höher. Der Wunsch nach einem </w:t>
      </w:r>
      <w:bookmarkStart w:id="2491" w:name="_Hlk39835146"/>
      <w:r w:rsidRPr="005F1C32">
        <w:rPr>
          <w:rFonts w:cstheme="minorHAnsi"/>
          <w:rPrChange w:id="2492" w:author="Menhorn Timo" w:date="2020-05-27T07:06:00Z">
            <w:rPr>
              <w:rFonts w:asciiTheme="majorHAnsi" w:hAnsiTheme="majorHAnsi" w:cstheme="majorHAnsi"/>
              <w:sz w:val="23"/>
              <w:szCs w:val="23"/>
            </w:rPr>
          </w:rPrChange>
        </w:rPr>
        <w:t>Framework</w:t>
      </w:r>
      <w:bookmarkEnd w:id="2491"/>
      <w:r w:rsidR="00A64C9F" w:rsidRPr="005F1C32">
        <w:rPr>
          <w:rFonts w:cstheme="minorHAnsi"/>
          <w:rPrChange w:id="2493" w:author="Menhorn Timo" w:date="2020-05-27T07:06:00Z">
            <w:rPr>
              <w:rFonts w:asciiTheme="majorHAnsi" w:hAnsiTheme="majorHAnsi" w:cstheme="majorHAnsi"/>
              <w:sz w:val="23"/>
              <w:szCs w:val="23"/>
            </w:rPr>
          </w:rPrChange>
        </w:rPr>
        <w:t>*</w:t>
      </w:r>
      <w:r w:rsidRPr="005F1C32">
        <w:rPr>
          <w:rFonts w:cstheme="minorHAnsi"/>
          <w:rPrChange w:id="2494" w:author="Menhorn Timo" w:date="2020-05-27T07:06:00Z">
            <w:rPr>
              <w:rFonts w:asciiTheme="majorHAnsi" w:hAnsiTheme="majorHAnsi" w:cstheme="majorHAnsi"/>
              <w:sz w:val="23"/>
              <w:szCs w:val="23"/>
            </w:rPr>
          </w:rPrChange>
        </w:rPr>
        <w:t>, das es dem Entwickler ermöglicht, all diese Anforderungen im Web abzudecken, wird somit grö</w:t>
      </w:r>
      <w:r w:rsidR="00BA18FA" w:rsidRPr="005F1C32">
        <w:rPr>
          <w:rFonts w:cstheme="minorHAnsi"/>
          <w:rPrChange w:id="2495" w:author="Menhorn Timo" w:date="2020-05-27T07:06:00Z">
            <w:rPr>
              <w:rFonts w:asciiTheme="majorHAnsi" w:hAnsiTheme="majorHAnsi" w:cstheme="majorHAnsi"/>
              <w:sz w:val="23"/>
              <w:szCs w:val="23"/>
            </w:rPr>
          </w:rPrChange>
        </w:rPr>
        <w:t>ß</w:t>
      </w:r>
      <w:r w:rsidRPr="005F1C32">
        <w:rPr>
          <w:rFonts w:cstheme="minorHAnsi"/>
          <w:rPrChange w:id="2496" w:author="Menhorn Timo" w:date="2020-05-27T07:06:00Z">
            <w:rPr>
              <w:rFonts w:asciiTheme="majorHAnsi" w:hAnsiTheme="majorHAnsi" w:cstheme="majorHAnsi"/>
              <w:sz w:val="23"/>
              <w:szCs w:val="23"/>
            </w:rPr>
          </w:rPrChange>
        </w:rPr>
        <w:t>er.</w:t>
      </w:r>
    </w:p>
    <w:p w14:paraId="4E3E9108" w14:textId="13F48285" w:rsidR="00EA4C43" w:rsidRPr="005F1C32" w:rsidRDefault="00DB61E5" w:rsidP="002145EE">
      <w:pPr>
        <w:jc w:val="both"/>
        <w:rPr>
          <w:rFonts w:cstheme="minorHAnsi"/>
          <w:rPrChange w:id="2497" w:author="Menhorn Timo" w:date="2020-05-27T07:06:00Z">
            <w:rPr>
              <w:rFonts w:asciiTheme="majorHAnsi" w:hAnsiTheme="majorHAnsi" w:cstheme="majorHAnsi"/>
              <w:sz w:val="23"/>
              <w:szCs w:val="23"/>
            </w:rPr>
          </w:rPrChange>
        </w:rPr>
      </w:pPr>
      <w:r w:rsidRPr="005F1C32">
        <w:rPr>
          <w:rFonts w:cstheme="minorHAnsi"/>
          <w:rPrChange w:id="2498" w:author="Menhorn Timo" w:date="2020-05-27T07:06:00Z">
            <w:rPr>
              <w:rFonts w:asciiTheme="majorHAnsi" w:hAnsiTheme="majorHAnsi" w:cstheme="majorHAnsi"/>
              <w:sz w:val="23"/>
              <w:szCs w:val="23"/>
            </w:rPr>
          </w:rPrChange>
        </w:rPr>
        <w:t>Angular ist ein clientseitiges Framework</w:t>
      </w:r>
      <w:r w:rsidR="00A64C9F" w:rsidRPr="005F1C32">
        <w:rPr>
          <w:rFonts w:cstheme="minorHAnsi"/>
          <w:rPrChange w:id="2499" w:author="Menhorn Timo" w:date="2020-05-27T07:06:00Z">
            <w:rPr>
              <w:rFonts w:asciiTheme="majorHAnsi" w:hAnsiTheme="majorHAnsi" w:cstheme="majorHAnsi"/>
              <w:sz w:val="23"/>
              <w:szCs w:val="23"/>
            </w:rPr>
          </w:rPrChange>
        </w:rPr>
        <w:t>*</w:t>
      </w:r>
      <w:r w:rsidRPr="005F1C32">
        <w:rPr>
          <w:rFonts w:cstheme="minorHAnsi"/>
          <w:rPrChange w:id="2500" w:author="Menhorn Timo" w:date="2020-05-27T07:06:00Z">
            <w:rPr>
              <w:rFonts w:asciiTheme="majorHAnsi" w:hAnsiTheme="majorHAnsi" w:cstheme="majorHAnsi"/>
              <w:sz w:val="23"/>
              <w:szCs w:val="23"/>
            </w:rPr>
          </w:rPrChange>
        </w:rPr>
        <w:t>, mit dem es möglich ist, Webapplikationen</w:t>
      </w:r>
      <w:r w:rsidR="00A64C9F" w:rsidRPr="005F1C32">
        <w:rPr>
          <w:rFonts w:cstheme="minorHAnsi"/>
          <w:rPrChange w:id="2501" w:author="Menhorn Timo" w:date="2020-05-27T07:06:00Z">
            <w:rPr>
              <w:rFonts w:asciiTheme="majorHAnsi" w:hAnsiTheme="majorHAnsi" w:cstheme="majorHAnsi"/>
              <w:sz w:val="23"/>
              <w:szCs w:val="23"/>
            </w:rPr>
          </w:rPrChange>
        </w:rPr>
        <w:t>*</w:t>
      </w:r>
      <w:r w:rsidRPr="005F1C32">
        <w:rPr>
          <w:rFonts w:cstheme="minorHAnsi"/>
          <w:rPrChange w:id="2502" w:author="Menhorn Timo" w:date="2020-05-27T07:06:00Z">
            <w:rPr>
              <w:rFonts w:asciiTheme="majorHAnsi" w:hAnsiTheme="majorHAnsi" w:cstheme="majorHAnsi"/>
              <w:sz w:val="23"/>
              <w:szCs w:val="23"/>
            </w:rPr>
          </w:rPrChange>
        </w:rPr>
        <w:t xml:space="preserve"> zu erstellen. Es hilft dem Entwickler dabei, bekannte sowie neue </w:t>
      </w:r>
      <w:bookmarkStart w:id="2503" w:name="_Hlk39835164"/>
      <w:r w:rsidRPr="005F1C32">
        <w:rPr>
          <w:rFonts w:cstheme="minorHAnsi"/>
          <w:rPrChange w:id="2504" w:author="Menhorn Timo" w:date="2020-05-27T07:06:00Z">
            <w:rPr>
              <w:rFonts w:asciiTheme="majorHAnsi" w:hAnsiTheme="majorHAnsi" w:cstheme="majorHAnsi"/>
              <w:sz w:val="23"/>
              <w:szCs w:val="23"/>
            </w:rPr>
          </w:rPrChange>
        </w:rPr>
        <w:t>Architekturkonzepte</w:t>
      </w:r>
      <w:bookmarkEnd w:id="2503"/>
      <w:r w:rsidR="00A64C9F" w:rsidRPr="005F1C32">
        <w:rPr>
          <w:rFonts w:cstheme="minorHAnsi"/>
          <w:rPrChange w:id="2505" w:author="Menhorn Timo" w:date="2020-05-27T07:06:00Z">
            <w:rPr>
              <w:rFonts w:asciiTheme="majorHAnsi" w:hAnsiTheme="majorHAnsi" w:cstheme="majorHAnsi"/>
              <w:sz w:val="23"/>
              <w:szCs w:val="23"/>
            </w:rPr>
          </w:rPrChange>
        </w:rPr>
        <w:t>*</w:t>
      </w:r>
      <w:r w:rsidRPr="005F1C32">
        <w:rPr>
          <w:rFonts w:cstheme="minorHAnsi"/>
          <w:rPrChange w:id="2506" w:author="Menhorn Timo" w:date="2020-05-27T07:06:00Z">
            <w:rPr>
              <w:rFonts w:asciiTheme="majorHAnsi" w:hAnsiTheme="majorHAnsi" w:cstheme="majorHAnsi"/>
              <w:sz w:val="23"/>
              <w:szCs w:val="23"/>
            </w:rPr>
          </w:rPrChange>
        </w:rPr>
        <w:t xml:space="preserve"> auf den Client zu bringen und komplexe Anwendungen zu entwickeln. Dabei kann die Arbeit nicht nur auf dem Server ausgerichtet werden, sondern via Javascript auch auf dem Client. Die Applikation kann durch Trennung der Zuständigkeiten moderne Architekturkonzepte</w:t>
      </w:r>
      <w:r w:rsidR="00A64C9F" w:rsidRPr="005F1C32">
        <w:rPr>
          <w:rFonts w:cstheme="minorHAnsi"/>
          <w:rPrChange w:id="2507" w:author="Menhorn Timo" w:date="2020-05-27T07:06:00Z">
            <w:rPr>
              <w:rFonts w:asciiTheme="majorHAnsi" w:hAnsiTheme="majorHAnsi" w:cstheme="majorHAnsi"/>
              <w:sz w:val="23"/>
              <w:szCs w:val="23"/>
            </w:rPr>
          </w:rPrChange>
        </w:rPr>
        <w:t>*</w:t>
      </w:r>
      <w:r w:rsidRPr="005F1C32">
        <w:rPr>
          <w:rFonts w:cstheme="minorHAnsi"/>
          <w:rPrChange w:id="2508" w:author="Menhorn Timo" w:date="2020-05-27T07:06:00Z">
            <w:rPr>
              <w:rFonts w:asciiTheme="majorHAnsi" w:hAnsiTheme="majorHAnsi" w:cstheme="majorHAnsi"/>
              <w:sz w:val="23"/>
              <w:szCs w:val="23"/>
            </w:rPr>
          </w:rPrChange>
        </w:rPr>
        <w:t xml:space="preserve"> erfüllen und ist damit wartbarer und testbarer.</w:t>
      </w:r>
    </w:p>
    <w:p w14:paraId="3AF4BBE0" w14:textId="171FB539" w:rsidR="003E55AC" w:rsidRPr="005F1C32" w:rsidRDefault="00DB61E5" w:rsidP="000B5ED4">
      <w:pPr>
        <w:jc w:val="both"/>
        <w:rPr>
          <w:rFonts w:cstheme="minorHAnsi"/>
          <w:rPrChange w:id="2509" w:author="Menhorn Timo" w:date="2020-05-27T07:06:00Z">
            <w:rPr>
              <w:rFonts w:asciiTheme="majorHAnsi" w:hAnsiTheme="majorHAnsi" w:cstheme="majorHAnsi"/>
              <w:sz w:val="23"/>
              <w:szCs w:val="23"/>
            </w:rPr>
          </w:rPrChange>
        </w:rPr>
      </w:pPr>
      <w:r w:rsidRPr="005F1C32">
        <w:rPr>
          <w:rFonts w:cstheme="minorHAnsi"/>
          <w:rPrChange w:id="2510" w:author="Menhorn Timo" w:date="2020-05-27T07:06:00Z">
            <w:rPr>
              <w:rFonts w:asciiTheme="majorHAnsi" w:hAnsiTheme="majorHAnsi" w:cstheme="majorHAnsi"/>
              <w:sz w:val="23"/>
              <w:szCs w:val="23"/>
            </w:rPr>
          </w:rPrChange>
        </w:rPr>
        <w:t xml:space="preserve">Angular wurde mit </w:t>
      </w:r>
      <w:bookmarkStart w:id="2511" w:name="_Hlk39835177"/>
      <w:r w:rsidRPr="005F1C32">
        <w:rPr>
          <w:rFonts w:cstheme="minorHAnsi"/>
          <w:rPrChange w:id="2512" w:author="Menhorn Timo" w:date="2020-05-27T07:06:00Z">
            <w:rPr>
              <w:rFonts w:asciiTheme="majorHAnsi" w:hAnsiTheme="majorHAnsi" w:cstheme="majorHAnsi"/>
              <w:sz w:val="23"/>
              <w:szCs w:val="23"/>
            </w:rPr>
          </w:rPrChange>
        </w:rPr>
        <w:t>Typescript</w:t>
      </w:r>
      <w:bookmarkEnd w:id="2511"/>
      <w:r w:rsidR="00A64C9F" w:rsidRPr="005F1C32">
        <w:rPr>
          <w:rFonts w:cstheme="minorHAnsi"/>
          <w:rPrChange w:id="2513" w:author="Menhorn Timo" w:date="2020-05-27T07:06:00Z">
            <w:rPr>
              <w:rFonts w:asciiTheme="majorHAnsi" w:hAnsiTheme="majorHAnsi" w:cstheme="majorHAnsi"/>
              <w:sz w:val="23"/>
              <w:szCs w:val="23"/>
            </w:rPr>
          </w:rPrChange>
        </w:rPr>
        <w:t>*</w:t>
      </w:r>
      <w:r w:rsidRPr="005F1C32">
        <w:rPr>
          <w:rFonts w:cstheme="minorHAnsi"/>
          <w:rPrChange w:id="2514" w:author="Menhorn Timo" w:date="2020-05-27T07:06:00Z">
            <w:rPr>
              <w:rFonts w:asciiTheme="majorHAnsi" w:hAnsiTheme="majorHAnsi" w:cstheme="majorHAnsi"/>
              <w:sz w:val="23"/>
              <w:szCs w:val="23"/>
            </w:rPr>
          </w:rPrChange>
        </w:rPr>
        <w:t xml:space="preserve"> entwickelt und ist auf eine komponentenbasierte Architektur</w:t>
      </w:r>
      <w:r w:rsidR="00A64C9F" w:rsidRPr="005F1C32">
        <w:rPr>
          <w:rFonts w:cstheme="minorHAnsi"/>
          <w:rPrChange w:id="2515" w:author="Menhorn Timo" w:date="2020-05-27T07:06:00Z">
            <w:rPr>
              <w:rFonts w:asciiTheme="majorHAnsi" w:hAnsiTheme="majorHAnsi" w:cstheme="majorHAnsi"/>
              <w:sz w:val="23"/>
              <w:szCs w:val="23"/>
            </w:rPr>
          </w:rPrChange>
        </w:rPr>
        <w:t>*</w:t>
      </w:r>
      <w:r w:rsidRPr="005F1C32">
        <w:rPr>
          <w:rFonts w:cstheme="minorHAnsi"/>
          <w:rPrChange w:id="2516" w:author="Menhorn Timo" w:date="2020-05-27T07:06:00Z">
            <w:rPr>
              <w:rFonts w:asciiTheme="majorHAnsi" w:hAnsiTheme="majorHAnsi" w:cstheme="majorHAnsi"/>
              <w:sz w:val="23"/>
              <w:szCs w:val="23"/>
            </w:rPr>
          </w:rPrChange>
        </w:rPr>
        <w:t xml:space="preserve"> ausgerichtet. Es vereint moderne Architekturansätze mit der nötigen Flexibilität, um komplexe Anforderungen an Webapplikationen</w:t>
      </w:r>
      <w:r w:rsidR="009A16BC" w:rsidRPr="005F1C32">
        <w:rPr>
          <w:rFonts w:cstheme="minorHAnsi"/>
          <w:rPrChange w:id="2517" w:author="Menhorn Timo" w:date="2020-05-27T07:06:00Z">
            <w:rPr>
              <w:rFonts w:asciiTheme="majorHAnsi" w:hAnsiTheme="majorHAnsi" w:cstheme="majorHAnsi"/>
              <w:sz w:val="23"/>
              <w:szCs w:val="23"/>
            </w:rPr>
          </w:rPrChange>
        </w:rPr>
        <w:t>*</w:t>
      </w:r>
      <w:r w:rsidRPr="005F1C32">
        <w:rPr>
          <w:rFonts w:cstheme="minorHAnsi"/>
          <w:rPrChange w:id="2518" w:author="Menhorn Timo" w:date="2020-05-27T07:06:00Z">
            <w:rPr>
              <w:rFonts w:asciiTheme="majorHAnsi" w:hAnsiTheme="majorHAnsi" w:cstheme="majorHAnsi"/>
              <w:sz w:val="23"/>
              <w:szCs w:val="23"/>
            </w:rPr>
          </w:rPrChange>
        </w:rPr>
        <w:t xml:space="preserve"> zu meistern. Durch die Verwendung von Typescript</w:t>
      </w:r>
      <w:r w:rsidR="009A16BC" w:rsidRPr="005F1C32">
        <w:rPr>
          <w:rFonts w:cstheme="minorHAnsi"/>
          <w:rPrChange w:id="2519" w:author="Menhorn Timo" w:date="2020-05-27T07:06:00Z">
            <w:rPr>
              <w:rFonts w:asciiTheme="majorHAnsi" w:hAnsiTheme="majorHAnsi" w:cstheme="majorHAnsi"/>
              <w:sz w:val="23"/>
              <w:szCs w:val="23"/>
            </w:rPr>
          </w:rPrChange>
        </w:rPr>
        <w:t>*</w:t>
      </w:r>
      <w:r w:rsidRPr="005F1C32">
        <w:rPr>
          <w:rFonts w:cstheme="minorHAnsi"/>
          <w:rPrChange w:id="2520" w:author="Menhorn Timo" w:date="2020-05-27T07:06:00Z">
            <w:rPr>
              <w:rFonts w:asciiTheme="majorHAnsi" w:hAnsiTheme="majorHAnsi" w:cstheme="majorHAnsi"/>
              <w:sz w:val="23"/>
              <w:szCs w:val="23"/>
            </w:rPr>
          </w:rPrChange>
        </w:rPr>
        <w:t xml:space="preserve"> hat Angular ähnliche Typensicherheit, wie Entwickler das von anderen Sprachen wie C# oder Java kennen. Trotzdem ist Angular nicht an Typescript</w:t>
      </w:r>
      <w:r w:rsidR="009A16BC" w:rsidRPr="005F1C32">
        <w:rPr>
          <w:rFonts w:cstheme="minorHAnsi"/>
          <w:rPrChange w:id="2521" w:author="Menhorn Timo" w:date="2020-05-27T07:06:00Z">
            <w:rPr>
              <w:rFonts w:asciiTheme="majorHAnsi" w:hAnsiTheme="majorHAnsi" w:cstheme="majorHAnsi"/>
              <w:sz w:val="23"/>
              <w:szCs w:val="23"/>
            </w:rPr>
          </w:rPrChange>
        </w:rPr>
        <w:t>*</w:t>
      </w:r>
      <w:r w:rsidRPr="005F1C32">
        <w:rPr>
          <w:rFonts w:cstheme="minorHAnsi"/>
          <w:rPrChange w:id="2522" w:author="Menhorn Timo" w:date="2020-05-27T07:06:00Z">
            <w:rPr>
              <w:rFonts w:asciiTheme="majorHAnsi" w:hAnsiTheme="majorHAnsi" w:cstheme="majorHAnsi"/>
              <w:sz w:val="23"/>
              <w:szCs w:val="23"/>
            </w:rPr>
          </w:rPrChange>
        </w:rPr>
        <w:t xml:space="preserve"> gebunden und ermöglicht es dem Entwickler, auch Javascript mit ES5 oder ES2015/ES6 zu verwenden.</w:t>
      </w:r>
    </w:p>
    <w:p w14:paraId="5FC7FB68" w14:textId="7FC9125E" w:rsidR="000B5ED4" w:rsidRPr="005F1C32" w:rsidRDefault="009F5A82" w:rsidP="000B5ED4">
      <w:pPr>
        <w:shd w:val="clear" w:color="auto" w:fill="FFFFFF"/>
        <w:spacing w:before="100" w:beforeAutospacing="1" w:after="24" w:line="240" w:lineRule="auto"/>
        <w:ind w:left="24"/>
        <w:jc w:val="both"/>
        <w:rPr>
          <w:rFonts w:cstheme="minorHAnsi"/>
          <w:i/>
          <w:iCs/>
          <w:sz w:val="18"/>
          <w:szCs w:val="18"/>
          <w:rPrChange w:id="2523" w:author="Menhorn Timo" w:date="2020-05-27T07:06:00Z">
            <w:rPr>
              <w:rFonts w:asciiTheme="majorHAnsi" w:hAnsiTheme="majorHAnsi" w:cstheme="majorHAnsi"/>
              <w:i/>
              <w:iCs/>
              <w:sz w:val="18"/>
              <w:szCs w:val="18"/>
            </w:rPr>
          </w:rPrChange>
        </w:rPr>
      </w:pPr>
      <w:r w:rsidRPr="005F1C32">
        <w:rPr>
          <w:rFonts w:cstheme="minorHAnsi"/>
        </w:rPr>
        <w:fldChar w:fldCharType="begin"/>
      </w:r>
      <w:r w:rsidRPr="005F1C32">
        <w:rPr>
          <w:rFonts w:cstheme="minorHAnsi"/>
          <w:rPrChange w:id="2524" w:author="Menhorn Timo" w:date="2020-05-27T07:06:00Z">
            <w:rPr/>
          </w:rPrChange>
        </w:rPr>
        <w:instrText xml:space="preserve"> HYPERLINK "file:///C:\\Users\\menhorti\\Documents\\Ausbildung\\Abschlussarbeit\\Projektdokumentation\\projectdoku_v2_DD.docx" \l "Webquellen" </w:instrText>
      </w:r>
      <w:r w:rsidRPr="005F1C32">
        <w:rPr>
          <w:rFonts w:cstheme="minorHAnsi"/>
          <w:rPrChange w:id="2525" w:author="Menhorn Timo" w:date="2020-05-27T07:06:00Z">
            <w:rPr>
              <w:rStyle w:val="Hyperlink"/>
              <w:rFonts w:asciiTheme="majorHAnsi" w:hAnsiTheme="majorHAnsi" w:cstheme="majorHAnsi"/>
              <w:i/>
              <w:iCs/>
              <w:sz w:val="18"/>
              <w:szCs w:val="18"/>
            </w:rPr>
          </w:rPrChange>
        </w:rPr>
        <w:fldChar w:fldCharType="separate"/>
      </w:r>
      <w:r w:rsidR="000B5ED4" w:rsidRPr="005F1C32">
        <w:rPr>
          <w:rStyle w:val="Hyperlink"/>
          <w:rFonts w:cstheme="minorHAnsi"/>
          <w:i/>
          <w:iCs/>
          <w:sz w:val="18"/>
          <w:szCs w:val="18"/>
          <w:rPrChange w:id="2526" w:author="Menhorn Timo" w:date="2020-05-27T07:06:00Z">
            <w:rPr>
              <w:rStyle w:val="Hyperlink"/>
              <w:rFonts w:asciiTheme="majorHAnsi" w:hAnsiTheme="majorHAnsi" w:cstheme="majorHAnsi"/>
              <w:i/>
              <w:iCs/>
              <w:sz w:val="18"/>
              <w:szCs w:val="18"/>
            </w:rPr>
          </w:rPrChange>
        </w:rPr>
        <w:t>Vgl. WQ</w:t>
      </w:r>
      <w:r w:rsidRPr="005F1C32">
        <w:rPr>
          <w:rStyle w:val="Hyperlink"/>
          <w:rFonts w:cstheme="minorHAnsi"/>
          <w:i/>
          <w:iCs/>
          <w:sz w:val="18"/>
          <w:szCs w:val="18"/>
          <w:rPrChange w:id="2527" w:author="Menhorn Timo" w:date="2020-05-27T07:06:00Z">
            <w:rPr>
              <w:rStyle w:val="Hyperlink"/>
              <w:rFonts w:asciiTheme="majorHAnsi" w:hAnsiTheme="majorHAnsi" w:cstheme="majorHAnsi"/>
              <w:i/>
              <w:iCs/>
              <w:sz w:val="18"/>
              <w:szCs w:val="18"/>
            </w:rPr>
          </w:rPrChange>
        </w:rPr>
        <w:fldChar w:fldCharType="end"/>
      </w:r>
      <w:r w:rsidR="000B5ED4" w:rsidRPr="005F1C32">
        <w:rPr>
          <w:rStyle w:val="Hyperlink"/>
          <w:rFonts w:cstheme="minorHAnsi"/>
          <w:i/>
          <w:iCs/>
          <w:sz w:val="18"/>
          <w:szCs w:val="18"/>
          <w:rPrChange w:id="2528" w:author="Menhorn Timo" w:date="2020-05-27T07:06:00Z">
            <w:rPr>
              <w:rStyle w:val="Hyperlink"/>
              <w:rFonts w:asciiTheme="majorHAnsi" w:hAnsiTheme="majorHAnsi" w:cstheme="majorHAnsi"/>
              <w:i/>
              <w:iCs/>
              <w:sz w:val="18"/>
              <w:szCs w:val="18"/>
            </w:rPr>
          </w:rPrChange>
        </w:rPr>
        <w:t>5</w:t>
      </w:r>
    </w:p>
    <w:p w14:paraId="367816B6" w14:textId="77777777" w:rsidR="000B5ED4" w:rsidRPr="005F1C32" w:rsidRDefault="000B5ED4" w:rsidP="000B5ED4">
      <w:pPr>
        <w:jc w:val="both"/>
        <w:rPr>
          <w:rFonts w:cstheme="minorHAnsi"/>
          <w:sz w:val="23"/>
          <w:szCs w:val="23"/>
          <w:rPrChange w:id="2529" w:author="Menhorn Timo" w:date="2020-05-27T07:06:00Z">
            <w:rPr>
              <w:rFonts w:asciiTheme="majorHAnsi" w:hAnsiTheme="majorHAnsi" w:cstheme="majorHAnsi"/>
              <w:sz w:val="23"/>
              <w:szCs w:val="23"/>
            </w:rPr>
          </w:rPrChange>
        </w:rPr>
      </w:pPr>
    </w:p>
    <w:p w14:paraId="3FAB5A6D" w14:textId="2BB8D261" w:rsidR="005F1C32" w:rsidRDefault="005F1C32">
      <w:pPr>
        <w:pStyle w:val="berschrift2"/>
        <w:numPr>
          <w:ilvl w:val="0"/>
          <w:numId w:val="0"/>
        </w:numPr>
        <w:ind w:left="576"/>
        <w:rPr>
          <w:ins w:id="2530" w:author="Menhorn Timo" w:date="2020-05-27T07:13:00Z"/>
          <w:rFonts w:asciiTheme="minorHAnsi" w:hAnsiTheme="minorHAnsi" w:cstheme="minorHAnsi"/>
        </w:rPr>
        <w:pPrChange w:id="2531" w:author="Menhorn Timo" w:date="2020-05-27T07:13:00Z">
          <w:pPr>
            <w:pStyle w:val="berschrift2"/>
          </w:pPr>
        </w:pPrChange>
      </w:pPr>
    </w:p>
    <w:p w14:paraId="75B419C9" w14:textId="77777777" w:rsidR="005F1C32" w:rsidRDefault="005F1C32">
      <w:pPr>
        <w:pStyle w:val="berschrift2"/>
        <w:numPr>
          <w:ilvl w:val="0"/>
          <w:numId w:val="0"/>
        </w:numPr>
        <w:ind w:left="576"/>
        <w:rPr>
          <w:ins w:id="2532" w:author="Menhorn Timo" w:date="2020-05-27T07:13:00Z"/>
          <w:rFonts w:asciiTheme="minorHAnsi" w:hAnsiTheme="minorHAnsi" w:cstheme="minorHAnsi"/>
        </w:rPr>
        <w:pPrChange w:id="2533" w:author="Menhorn Timo" w:date="2020-05-27T07:13:00Z">
          <w:pPr>
            <w:pStyle w:val="berschrift2"/>
          </w:pPr>
        </w:pPrChange>
      </w:pPr>
    </w:p>
    <w:p w14:paraId="54FC1D43" w14:textId="303EF975" w:rsidR="00EA4C43" w:rsidRPr="005F1C32" w:rsidDel="003E721E" w:rsidRDefault="00EA4C43" w:rsidP="006B5CAD">
      <w:pPr>
        <w:pStyle w:val="berschrift2"/>
        <w:rPr>
          <w:del w:id="2534" w:author="Menhorn Timo" w:date="2020-05-27T12:33:00Z"/>
          <w:rFonts w:asciiTheme="minorHAnsi" w:hAnsiTheme="minorHAnsi" w:cstheme="minorHAnsi"/>
          <w:rPrChange w:id="2535" w:author="Menhorn Timo" w:date="2020-05-27T07:06:00Z">
            <w:rPr>
              <w:del w:id="2536" w:author="Menhorn Timo" w:date="2020-05-27T12:33:00Z"/>
            </w:rPr>
          </w:rPrChange>
        </w:rPr>
      </w:pPr>
      <w:del w:id="2537" w:author="Menhorn Timo" w:date="2020-05-27T12:33:00Z">
        <w:r w:rsidRPr="005F1C32" w:rsidDel="003E721E">
          <w:rPr>
            <w:rFonts w:asciiTheme="minorHAnsi" w:hAnsiTheme="minorHAnsi" w:cstheme="minorHAnsi"/>
            <w:b w:val="0"/>
            <w:bCs w:val="0"/>
            <w:rPrChange w:id="2538" w:author="Menhorn Timo" w:date="2020-05-27T07:06:00Z">
              <w:rPr>
                <w:b w:val="0"/>
                <w:bCs w:val="0"/>
              </w:rPr>
            </w:rPrChange>
          </w:rPr>
          <w:lastRenderedPageBreak/>
          <w:delText>Abgrenzung von Angular zu AngularJS</w:delText>
        </w:r>
      </w:del>
    </w:p>
    <w:p w14:paraId="11D2AC04" w14:textId="530B61FC"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539" w:author="Menhorn Timo" w:date="2020-05-27T12:33:00Z"/>
          <w:rFonts w:cstheme="minorHAnsi"/>
          <w:color w:val="222222"/>
          <w:rPrChange w:id="2540" w:author="Menhorn Timo" w:date="2020-05-27T07:06:00Z">
            <w:rPr>
              <w:del w:id="2541" w:author="Menhorn Timo" w:date="2020-05-27T12:33:00Z"/>
              <w:rFonts w:asciiTheme="majorHAnsi" w:hAnsiTheme="majorHAnsi" w:cstheme="majorHAnsi"/>
              <w:color w:val="222222"/>
              <w:sz w:val="23"/>
              <w:szCs w:val="23"/>
            </w:rPr>
          </w:rPrChange>
        </w:rPr>
      </w:pPr>
      <w:del w:id="2542" w:author="Menhorn Timo" w:date="2020-05-27T12:33:00Z">
        <w:r w:rsidRPr="005F1C32" w:rsidDel="003E721E">
          <w:rPr>
            <w:rFonts w:cstheme="minorHAnsi"/>
            <w:color w:val="222222"/>
            <w:rPrChange w:id="2543" w:author="Menhorn Timo" w:date="2020-05-27T07:06:00Z">
              <w:rPr>
                <w:rFonts w:asciiTheme="majorHAnsi" w:hAnsiTheme="majorHAnsi" w:cstheme="majorHAnsi"/>
                <w:color w:val="222222"/>
                <w:sz w:val="23"/>
                <w:szCs w:val="23"/>
              </w:rPr>
            </w:rPrChange>
          </w:rPr>
          <w:delText>Angular kennt keine „</w:delText>
        </w:r>
        <w:bookmarkStart w:id="2544" w:name="_Hlk39835212"/>
        <w:r w:rsidRPr="005F1C32" w:rsidDel="003E721E">
          <w:rPr>
            <w:rFonts w:cstheme="minorHAnsi"/>
            <w:color w:val="222222"/>
            <w:rPrChange w:id="2545" w:author="Menhorn Timo" w:date="2020-05-27T07:06:00Z">
              <w:rPr>
                <w:rFonts w:asciiTheme="majorHAnsi" w:hAnsiTheme="majorHAnsi" w:cstheme="majorHAnsi"/>
                <w:color w:val="222222"/>
                <w:sz w:val="23"/>
                <w:szCs w:val="23"/>
              </w:rPr>
            </w:rPrChange>
          </w:rPr>
          <w:delText>scopes</w:delText>
        </w:r>
        <w:bookmarkEnd w:id="2544"/>
        <w:r w:rsidRPr="005F1C32" w:rsidDel="003E721E">
          <w:rPr>
            <w:rFonts w:cstheme="minorHAnsi"/>
            <w:color w:val="222222"/>
            <w:rPrChange w:id="2546" w:author="Menhorn Timo" w:date="2020-05-27T07:06:00Z">
              <w:rPr>
                <w:rFonts w:asciiTheme="majorHAnsi" w:hAnsiTheme="majorHAnsi" w:cstheme="majorHAnsi"/>
                <w:color w:val="222222"/>
                <w:sz w:val="23"/>
                <w:szCs w:val="23"/>
              </w:rPr>
            </w:rPrChange>
          </w:rPr>
          <w:delText>“</w:delText>
        </w:r>
        <w:r w:rsidR="009A16BC" w:rsidRPr="005F1C32" w:rsidDel="003E721E">
          <w:rPr>
            <w:rFonts w:cstheme="minorHAnsi"/>
            <w:color w:val="222222"/>
            <w:rPrChange w:id="2547"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548" w:author="Menhorn Timo" w:date="2020-05-27T07:06:00Z">
              <w:rPr>
                <w:rFonts w:asciiTheme="majorHAnsi" w:hAnsiTheme="majorHAnsi" w:cstheme="majorHAnsi"/>
                <w:color w:val="222222"/>
                <w:sz w:val="23"/>
                <w:szCs w:val="23"/>
              </w:rPr>
            </w:rPrChange>
          </w:rPr>
          <w:delText xml:space="preserve"> oder </w:delText>
        </w:r>
        <w:bookmarkStart w:id="2549" w:name="_Hlk39835218"/>
        <w:r w:rsidRPr="005F1C32" w:rsidDel="003E721E">
          <w:rPr>
            <w:rFonts w:cstheme="minorHAnsi"/>
            <w:color w:val="222222"/>
            <w:rPrChange w:id="2550" w:author="Menhorn Timo" w:date="2020-05-27T07:06:00Z">
              <w:rPr>
                <w:rFonts w:asciiTheme="majorHAnsi" w:hAnsiTheme="majorHAnsi" w:cstheme="majorHAnsi"/>
                <w:color w:val="222222"/>
                <w:sz w:val="23"/>
                <w:szCs w:val="23"/>
              </w:rPr>
            </w:rPrChange>
          </w:rPr>
          <w:delText>Controller</w:delText>
        </w:r>
        <w:bookmarkEnd w:id="2549"/>
        <w:r w:rsidR="009A16BC" w:rsidRPr="005F1C32" w:rsidDel="003E721E">
          <w:rPr>
            <w:rFonts w:cstheme="minorHAnsi"/>
            <w:color w:val="222222"/>
            <w:rPrChange w:id="2551"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552" w:author="Menhorn Timo" w:date="2020-05-27T07:06:00Z">
              <w:rPr>
                <w:rFonts w:asciiTheme="majorHAnsi" w:hAnsiTheme="majorHAnsi" w:cstheme="majorHAnsi"/>
                <w:color w:val="222222"/>
                <w:sz w:val="23"/>
                <w:szCs w:val="23"/>
              </w:rPr>
            </w:rPrChange>
          </w:rPr>
          <w:delText>, sondern verwendet eine Hierarchie von Komponenten als zentrales Architekturkonzept.</w:delText>
        </w:r>
      </w:del>
    </w:p>
    <w:p w14:paraId="5A1DDD45" w14:textId="2402B015"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553" w:author="Menhorn Timo" w:date="2020-05-27T12:33:00Z"/>
          <w:rFonts w:cstheme="minorHAnsi"/>
          <w:color w:val="222222"/>
          <w:rPrChange w:id="2554" w:author="Menhorn Timo" w:date="2020-05-27T07:06:00Z">
            <w:rPr>
              <w:del w:id="2555" w:author="Menhorn Timo" w:date="2020-05-27T12:33:00Z"/>
              <w:rFonts w:asciiTheme="majorHAnsi" w:hAnsiTheme="majorHAnsi" w:cstheme="majorHAnsi"/>
              <w:color w:val="222222"/>
              <w:sz w:val="23"/>
              <w:szCs w:val="23"/>
            </w:rPr>
          </w:rPrChange>
        </w:rPr>
      </w:pPr>
      <w:del w:id="2556" w:author="Menhorn Timo" w:date="2020-05-27T12:33:00Z">
        <w:r w:rsidRPr="005F1C32" w:rsidDel="003E721E">
          <w:rPr>
            <w:rFonts w:cstheme="minorHAnsi"/>
            <w:color w:val="222222"/>
            <w:rPrChange w:id="2557" w:author="Menhorn Timo" w:date="2020-05-27T07:06:00Z">
              <w:rPr>
                <w:rFonts w:asciiTheme="majorHAnsi" w:hAnsiTheme="majorHAnsi" w:cstheme="majorHAnsi"/>
                <w:color w:val="222222"/>
                <w:sz w:val="23"/>
                <w:szCs w:val="23"/>
              </w:rPr>
            </w:rPrChange>
          </w:rPr>
          <w:delText xml:space="preserve">Angular hat eine einfachere Syntax für Ausdrücke: Mit „[ ]“ werden </w:delText>
        </w:r>
        <w:bookmarkStart w:id="2558" w:name="_Hlk39835234"/>
        <w:r w:rsidRPr="005F1C32" w:rsidDel="003E721E">
          <w:rPr>
            <w:rFonts w:cstheme="minorHAnsi"/>
            <w:color w:val="222222"/>
            <w:rPrChange w:id="2559" w:author="Menhorn Timo" w:date="2020-05-27T07:06:00Z">
              <w:rPr>
                <w:rFonts w:asciiTheme="majorHAnsi" w:hAnsiTheme="majorHAnsi" w:cstheme="majorHAnsi"/>
                <w:color w:val="222222"/>
                <w:sz w:val="23"/>
                <w:szCs w:val="23"/>
              </w:rPr>
            </w:rPrChange>
          </w:rPr>
          <w:delText>Bindings</w:delText>
        </w:r>
        <w:bookmarkEnd w:id="2558"/>
        <w:r w:rsidR="009A16BC" w:rsidRPr="005F1C32" w:rsidDel="003E721E">
          <w:rPr>
            <w:rFonts w:cstheme="minorHAnsi"/>
            <w:color w:val="222222"/>
            <w:rPrChange w:id="2560"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561" w:author="Menhorn Timo" w:date="2020-05-27T07:06:00Z">
              <w:rPr>
                <w:rFonts w:asciiTheme="majorHAnsi" w:hAnsiTheme="majorHAnsi" w:cstheme="majorHAnsi"/>
                <w:color w:val="222222"/>
                <w:sz w:val="23"/>
                <w:szCs w:val="23"/>
              </w:rPr>
            </w:rPrChange>
          </w:rPr>
          <w:delText xml:space="preserve"> für Eigenschaften und mit „( )“ werden Bindings</w:delText>
        </w:r>
        <w:r w:rsidR="009A16BC" w:rsidRPr="005F1C32" w:rsidDel="003E721E">
          <w:rPr>
            <w:rFonts w:cstheme="minorHAnsi"/>
            <w:color w:val="222222"/>
            <w:rPrChange w:id="2562"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563" w:author="Menhorn Timo" w:date="2020-05-27T07:06:00Z">
              <w:rPr>
                <w:rFonts w:asciiTheme="majorHAnsi" w:hAnsiTheme="majorHAnsi" w:cstheme="majorHAnsi"/>
                <w:color w:val="222222"/>
                <w:sz w:val="23"/>
                <w:szCs w:val="23"/>
              </w:rPr>
            </w:rPrChange>
          </w:rPr>
          <w:delText xml:space="preserve"> für Events erzeugt.</w:delText>
        </w:r>
      </w:del>
    </w:p>
    <w:p w14:paraId="46BE9105" w14:textId="5F16CE40"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564" w:author="Menhorn Timo" w:date="2020-05-27T12:33:00Z"/>
          <w:rFonts w:cstheme="minorHAnsi"/>
          <w:color w:val="222222"/>
          <w:rPrChange w:id="2565" w:author="Menhorn Timo" w:date="2020-05-27T07:06:00Z">
            <w:rPr>
              <w:del w:id="2566" w:author="Menhorn Timo" w:date="2020-05-27T12:33:00Z"/>
              <w:rFonts w:asciiTheme="majorHAnsi" w:hAnsiTheme="majorHAnsi" w:cstheme="majorHAnsi"/>
              <w:color w:val="222222"/>
              <w:sz w:val="23"/>
              <w:szCs w:val="23"/>
            </w:rPr>
          </w:rPrChange>
        </w:rPr>
      </w:pPr>
      <w:del w:id="2567" w:author="Menhorn Timo" w:date="2020-05-27T12:33:00Z">
        <w:r w:rsidRPr="005F1C32" w:rsidDel="003E721E">
          <w:rPr>
            <w:rFonts w:cstheme="minorHAnsi"/>
            <w:color w:val="222222"/>
            <w:rPrChange w:id="2568" w:author="Menhorn Timo" w:date="2020-05-27T07:06:00Z">
              <w:rPr>
                <w:rFonts w:asciiTheme="majorHAnsi" w:hAnsiTheme="majorHAnsi" w:cstheme="majorHAnsi"/>
                <w:color w:val="222222"/>
                <w:sz w:val="23"/>
                <w:szCs w:val="23"/>
              </w:rPr>
            </w:rPrChange>
          </w:rPr>
          <w:delText>Mobile-First-Ansatz: Die Anforderungen von mobilen Plattformen haben besondere Priorität.</w:delText>
        </w:r>
      </w:del>
    </w:p>
    <w:p w14:paraId="17CE5305" w14:textId="79A47BE2"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569" w:author="Menhorn Timo" w:date="2020-05-27T12:33:00Z"/>
          <w:rFonts w:cstheme="minorHAnsi"/>
          <w:color w:val="222222"/>
          <w:rPrChange w:id="2570" w:author="Menhorn Timo" w:date="2020-05-27T07:06:00Z">
            <w:rPr>
              <w:del w:id="2571" w:author="Menhorn Timo" w:date="2020-05-27T12:33:00Z"/>
              <w:rFonts w:asciiTheme="majorHAnsi" w:hAnsiTheme="majorHAnsi" w:cstheme="majorHAnsi"/>
              <w:color w:val="222222"/>
              <w:sz w:val="23"/>
              <w:szCs w:val="23"/>
            </w:rPr>
          </w:rPrChange>
        </w:rPr>
      </w:pPr>
      <w:del w:id="2572" w:author="Menhorn Timo" w:date="2020-05-27T12:33:00Z">
        <w:r w:rsidRPr="005F1C32" w:rsidDel="003E721E">
          <w:rPr>
            <w:rFonts w:cstheme="minorHAnsi"/>
            <w:color w:val="222222"/>
            <w:rPrChange w:id="2573" w:author="Menhorn Timo" w:date="2020-05-27T07:06:00Z">
              <w:rPr>
                <w:rFonts w:asciiTheme="majorHAnsi" w:hAnsiTheme="majorHAnsi" w:cstheme="majorHAnsi"/>
                <w:color w:val="222222"/>
                <w:sz w:val="23"/>
                <w:szCs w:val="23"/>
              </w:rPr>
            </w:rPrChange>
          </w:rPr>
          <w:delText>Modularität: Module können Funktionalitäten auslagern, sodass Code leichtgewichtiger und schneller wird.</w:delText>
        </w:r>
      </w:del>
    </w:p>
    <w:p w14:paraId="6153B75D" w14:textId="40D0C157"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574" w:author="Menhorn Timo" w:date="2020-05-27T12:33:00Z"/>
          <w:rFonts w:cstheme="minorHAnsi"/>
          <w:color w:val="222222"/>
          <w:rPrChange w:id="2575" w:author="Menhorn Timo" w:date="2020-05-27T07:06:00Z">
            <w:rPr>
              <w:del w:id="2576" w:author="Menhorn Timo" w:date="2020-05-27T12:33:00Z"/>
              <w:rFonts w:asciiTheme="majorHAnsi" w:hAnsiTheme="majorHAnsi" w:cstheme="majorHAnsi"/>
              <w:color w:val="222222"/>
              <w:sz w:val="23"/>
              <w:szCs w:val="23"/>
            </w:rPr>
          </w:rPrChange>
        </w:rPr>
      </w:pPr>
      <w:del w:id="2577" w:author="Menhorn Timo" w:date="2020-05-27T12:33:00Z">
        <w:r w:rsidRPr="005F1C32" w:rsidDel="003E721E">
          <w:rPr>
            <w:rFonts w:cstheme="minorHAnsi"/>
            <w:color w:val="222222"/>
            <w:rPrChange w:id="2578" w:author="Menhorn Timo" w:date="2020-05-27T07:06:00Z">
              <w:rPr>
                <w:rFonts w:asciiTheme="majorHAnsi" w:hAnsiTheme="majorHAnsi" w:cstheme="majorHAnsi"/>
                <w:color w:val="222222"/>
                <w:sz w:val="23"/>
                <w:szCs w:val="23"/>
              </w:rPr>
            </w:rPrChange>
          </w:rPr>
          <w:delText>Nur moderne Browser werden unterstützt, wodurch weniger Workarounds wegen Browser-Kompatibilitätsproblemen benötigt werden.</w:delText>
        </w:r>
      </w:del>
    </w:p>
    <w:p w14:paraId="63AE4EBD" w14:textId="3381A96C"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579" w:author="Menhorn Timo" w:date="2020-05-27T12:33:00Z"/>
          <w:rFonts w:cstheme="minorHAnsi"/>
          <w:color w:val="222222"/>
          <w:rPrChange w:id="2580" w:author="Menhorn Timo" w:date="2020-05-27T07:06:00Z">
            <w:rPr>
              <w:del w:id="2581" w:author="Menhorn Timo" w:date="2020-05-27T12:33:00Z"/>
              <w:rFonts w:asciiTheme="majorHAnsi" w:hAnsiTheme="majorHAnsi" w:cstheme="majorHAnsi"/>
              <w:color w:val="222222"/>
              <w:sz w:val="23"/>
              <w:szCs w:val="23"/>
            </w:rPr>
          </w:rPrChange>
        </w:rPr>
      </w:pPr>
      <w:del w:id="2582" w:author="Menhorn Timo" w:date="2020-05-27T12:33:00Z">
        <w:r w:rsidRPr="005F1C32" w:rsidDel="003E721E">
          <w:rPr>
            <w:rFonts w:cstheme="minorHAnsi"/>
            <w:color w:val="222222"/>
            <w:rPrChange w:id="2583" w:author="Menhorn Timo" w:date="2020-05-27T07:06:00Z">
              <w:rPr>
                <w:rFonts w:asciiTheme="majorHAnsi" w:hAnsiTheme="majorHAnsi" w:cstheme="majorHAnsi"/>
                <w:color w:val="222222"/>
                <w:sz w:val="23"/>
                <w:szCs w:val="23"/>
              </w:rPr>
            </w:rPrChange>
          </w:rPr>
          <w:delText>Verbesserte Dependency Injection: Bindings</w:delText>
        </w:r>
        <w:r w:rsidR="009A16BC" w:rsidRPr="005F1C32" w:rsidDel="003E721E">
          <w:rPr>
            <w:rFonts w:cstheme="minorHAnsi"/>
            <w:color w:val="222222"/>
            <w:rPrChange w:id="2584"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585" w:author="Menhorn Timo" w:date="2020-05-27T07:06:00Z">
              <w:rPr>
                <w:rFonts w:asciiTheme="majorHAnsi" w:hAnsiTheme="majorHAnsi" w:cstheme="majorHAnsi"/>
                <w:color w:val="222222"/>
                <w:sz w:val="23"/>
                <w:szCs w:val="23"/>
              </w:rPr>
            </w:rPrChange>
          </w:rPr>
          <w:delText xml:space="preserve"> ermöglichen es, dass Abhängigkeiten benannt werden können.</w:delText>
        </w:r>
      </w:del>
    </w:p>
    <w:p w14:paraId="310F8E57" w14:textId="6B87936C"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586" w:author="Menhorn Timo" w:date="2020-05-27T12:33:00Z"/>
          <w:rFonts w:cstheme="minorHAnsi"/>
          <w:color w:val="222222"/>
          <w:rPrChange w:id="2587" w:author="Menhorn Timo" w:date="2020-05-27T07:06:00Z">
            <w:rPr>
              <w:del w:id="2588" w:author="Menhorn Timo" w:date="2020-05-27T12:33:00Z"/>
              <w:rFonts w:asciiTheme="majorHAnsi" w:hAnsiTheme="majorHAnsi" w:cstheme="majorHAnsi"/>
              <w:color w:val="222222"/>
              <w:sz w:val="23"/>
              <w:szCs w:val="23"/>
            </w:rPr>
          </w:rPrChange>
        </w:rPr>
      </w:pPr>
      <w:bookmarkStart w:id="2589" w:name="_Hlk39835260"/>
      <w:del w:id="2590" w:author="Menhorn Timo" w:date="2020-05-27T12:33:00Z">
        <w:r w:rsidRPr="005F1C32" w:rsidDel="003E721E">
          <w:rPr>
            <w:rFonts w:cstheme="minorHAnsi"/>
            <w:color w:val="222222"/>
            <w:rPrChange w:id="2591" w:author="Menhorn Timo" w:date="2020-05-27T07:06:00Z">
              <w:rPr>
                <w:rFonts w:asciiTheme="majorHAnsi" w:hAnsiTheme="majorHAnsi" w:cstheme="majorHAnsi"/>
                <w:color w:val="222222"/>
                <w:sz w:val="23"/>
                <w:szCs w:val="23"/>
              </w:rPr>
            </w:rPrChange>
          </w:rPr>
          <w:delText>Direktives</w:delText>
        </w:r>
        <w:bookmarkEnd w:id="2589"/>
        <w:r w:rsidR="009A16BC" w:rsidRPr="005F1C32" w:rsidDel="003E721E">
          <w:rPr>
            <w:rFonts w:cstheme="minorHAnsi"/>
            <w:color w:val="222222"/>
            <w:rPrChange w:id="2592"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593" w:author="Menhorn Timo" w:date="2020-05-27T07:06:00Z">
              <w:rPr>
                <w:rFonts w:asciiTheme="majorHAnsi" w:hAnsiTheme="majorHAnsi" w:cstheme="majorHAnsi"/>
                <w:color w:val="222222"/>
                <w:sz w:val="23"/>
                <w:szCs w:val="23"/>
              </w:rPr>
            </w:rPrChange>
          </w:rPr>
          <w:delText xml:space="preserve"> dienen dem Zweck, das Aussehen und Verhalten eines Tags dynamisch zu verändern. </w:delText>
        </w:r>
      </w:del>
    </w:p>
    <w:p w14:paraId="3CD465BD" w14:textId="7949B3D9"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594" w:author="Menhorn Timo" w:date="2020-05-27T12:33:00Z"/>
          <w:rFonts w:cstheme="minorHAnsi"/>
          <w:color w:val="222222"/>
          <w:rPrChange w:id="2595" w:author="Menhorn Timo" w:date="2020-05-27T07:06:00Z">
            <w:rPr>
              <w:del w:id="2596" w:author="Menhorn Timo" w:date="2020-05-27T12:33:00Z"/>
              <w:rFonts w:asciiTheme="majorHAnsi" w:hAnsiTheme="majorHAnsi" w:cstheme="majorHAnsi"/>
              <w:color w:val="222222"/>
              <w:sz w:val="23"/>
              <w:szCs w:val="23"/>
            </w:rPr>
          </w:rPrChange>
        </w:rPr>
      </w:pPr>
      <w:del w:id="2597" w:author="Menhorn Timo" w:date="2020-05-27T12:33:00Z">
        <w:r w:rsidRPr="005F1C32" w:rsidDel="003E721E">
          <w:rPr>
            <w:rFonts w:cstheme="minorHAnsi"/>
            <w:color w:val="222222"/>
            <w:rPrChange w:id="2598" w:author="Menhorn Timo" w:date="2020-05-27T07:06:00Z">
              <w:rPr>
                <w:rFonts w:asciiTheme="majorHAnsi" w:hAnsiTheme="majorHAnsi" w:cstheme="majorHAnsi"/>
                <w:color w:val="222222"/>
                <w:sz w:val="23"/>
                <w:szCs w:val="23"/>
              </w:rPr>
            </w:rPrChange>
          </w:rPr>
          <w:delText>Dynamisches Laden</w:delText>
        </w:r>
      </w:del>
    </w:p>
    <w:p w14:paraId="3B4FDE19" w14:textId="33D4E5DA"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599" w:author="Menhorn Timo" w:date="2020-05-27T12:33:00Z"/>
          <w:rFonts w:cstheme="minorHAnsi"/>
          <w:color w:val="222222"/>
          <w:rPrChange w:id="2600" w:author="Menhorn Timo" w:date="2020-05-27T07:06:00Z">
            <w:rPr>
              <w:del w:id="2601" w:author="Menhorn Timo" w:date="2020-05-27T12:33:00Z"/>
              <w:rFonts w:asciiTheme="majorHAnsi" w:hAnsiTheme="majorHAnsi" w:cstheme="majorHAnsi"/>
              <w:color w:val="222222"/>
              <w:sz w:val="23"/>
              <w:szCs w:val="23"/>
            </w:rPr>
          </w:rPrChange>
        </w:rPr>
      </w:pPr>
      <w:del w:id="2602" w:author="Menhorn Timo" w:date="2020-05-27T12:33:00Z">
        <w:r w:rsidRPr="005F1C32" w:rsidDel="003E721E">
          <w:rPr>
            <w:rFonts w:cstheme="minorHAnsi"/>
            <w:color w:val="222222"/>
            <w:rPrChange w:id="2603" w:author="Menhorn Timo" w:date="2020-05-27T07:06:00Z">
              <w:rPr>
                <w:rFonts w:asciiTheme="majorHAnsi" w:hAnsiTheme="majorHAnsi" w:cstheme="majorHAnsi"/>
                <w:color w:val="222222"/>
                <w:sz w:val="23"/>
                <w:szCs w:val="23"/>
              </w:rPr>
            </w:rPrChange>
          </w:rPr>
          <w:delText>Asynchrone Kompilierung von Templates</w:delText>
        </w:r>
      </w:del>
    </w:p>
    <w:p w14:paraId="02084824" w14:textId="77B93B7D"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604" w:author="Menhorn Timo" w:date="2020-05-27T12:33:00Z"/>
          <w:rFonts w:cstheme="minorHAnsi"/>
          <w:color w:val="222222"/>
          <w:rPrChange w:id="2605" w:author="Menhorn Timo" w:date="2020-05-27T07:06:00Z">
            <w:rPr>
              <w:del w:id="2606" w:author="Menhorn Timo" w:date="2020-05-27T12:33:00Z"/>
              <w:rFonts w:asciiTheme="majorHAnsi" w:hAnsiTheme="majorHAnsi" w:cstheme="majorHAnsi"/>
              <w:color w:val="222222"/>
              <w:sz w:val="23"/>
              <w:szCs w:val="23"/>
            </w:rPr>
          </w:rPrChange>
        </w:rPr>
      </w:pPr>
      <w:del w:id="2607" w:author="Menhorn Timo" w:date="2020-05-27T12:33:00Z">
        <w:r w:rsidRPr="005F1C32" w:rsidDel="003E721E">
          <w:rPr>
            <w:rFonts w:cstheme="minorHAnsi"/>
            <w:color w:val="222222"/>
            <w:rPrChange w:id="2608" w:author="Menhorn Timo" w:date="2020-05-27T07:06:00Z">
              <w:rPr>
                <w:rFonts w:asciiTheme="majorHAnsi" w:hAnsiTheme="majorHAnsi" w:cstheme="majorHAnsi"/>
                <w:color w:val="222222"/>
                <w:sz w:val="23"/>
                <w:szCs w:val="23"/>
              </w:rPr>
            </w:rPrChange>
          </w:rPr>
          <w:delText>Einfacheres Routing</w:delText>
        </w:r>
      </w:del>
    </w:p>
    <w:p w14:paraId="12C44581" w14:textId="0945D9A5" w:rsidR="008E5BE0" w:rsidRPr="005F1C32" w:rsidDel="003E721E" w:rsidRDefault="008E5BE0" w:rsidP="002145EE">
      <w:pPr>
        <w:numPr>
          <w:ilvl w:val="0"/>
          <w:numId w:val="24"/>
        </w:numPr>
        <w:shd w:val="clear" w:color="auto" w:fill="FFFFFF"/>
        <w:spacing w:before="100" w:beforeAutospacing="1" w:after="24" w:line="240" w:lineRule="auto"/>
        <w:ind w:left="384"/>
        <w:jc w:val="both"/>
        <w:rPr>
          <w:del w:id="2609" w:author="Menhorn Timo" w:date="2020-05-27T12:33:00Z"/>
          <w:rFonts w:cstheme="minorHAnsi"/>
          <w:rPrChange w:id="2610" w:author="Menhorn Timo" w:date="2020-05-27T07:06:00Z">
            <w:rPr>
              <w:del w:id="2611" w:author="Menhorn Timo" w:date="2020-05-27T12:33:00Z"/>
              <w:rFonts w:asciiTheme="majorHAnsi" w:hAnsiTheme="majorHAnsi" w:cstheme="majorHAnsi"/>
              <w:sz w:val="23"/>
              <w:szCs w:val="23"/>
            </w:rPr>
          </w:rPrChange>
        </w:rPr>
      </w:pPr>
      <w:del w:id="2612" w:author="Menhorn Timo" w:date="2020-05-27T12:33:00Z">
        <w:r w:rsidRPr="005F1C32" w:rsidDel="003E721E">
          <w:rPr>
            <w:rFonts w:cstheme="minorHAnsi"/>
            <w:color w:val="222222"/>
            <w:rPrChange w:id="2613" w:author="Menhorn Timo" w:date="2020-05-27T07:06:00Z">
              <w:rPr>
                <w:rFonts w:asciiTheme="majorHAnsi" w:hAnsiTheme="majorHAnsi" w:cstheme="majorHAnsi"/>
                <w:color w:val="222222"/>
                <w:sz w:val="23"/>
                <w:szCs w:val="23"/>
              </w:rPr>
            </w:rPrChange>
          </w:rPr>
          <w:delText>Kontroller</w:delText>
        </w:r>
        <w:r w:rsidR="009A16BC" w:rsidRPr="005F1C32" w:rsidDel="003E721E">
          <w:rPr>
            <w:rFonts w:cstheme="minorHAnsi"/>
            <w:color w:val="222222"/>
            <w:rPrChange w:id="2614"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615" w:author="Menhorn Timo" w:date="2020-05-27T07:06:00Z">
              <w:rPr>
                <w:rFonts w:asciiTheme="majorHAnsi" w:hAnsiTheme="majorHAnsi" w:cstheme="majorHAnsi"/>
                <w:color w:val="222222"/>
                <w:sz w:val="23"/>
                <w:szCs w:val="23"/>
              </w:rPr>
            </w:rPrChange>
          </w:rPr>
          <w:delText xml:space="preserve"> und $scope</w:delText>
        </w:r>
        <w:r w:rsidR="009A16BC" w:rsidRPr="005F1C32" w:rsidDel="003E721E">
          <w:rPr>
            <w:rFonts w:cstheme="minorHAnsi"/>
            <w:color w:val="222222"/>
            <w:rPrChange w:id="2616"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617" w:author="Menhorn Timo" w:date="2020-05-27T07:06:00Z">
              <w:rPr>
                <w:rFonts w:asciiTheme="majorHAnsi" w:hAnsiTheme="majorHAnsi" w:cstheme="majorHAnsi"/>
                <w:color w:val="222222"/>
                <w:sz w:val="23"/>
                <w:szCs w:val="23"/>
              </w:rPr>
            </w:rPrChange>
          </w:rPr>
          <w:delText xml:space="preserve"> werden durch Komponenten und Direktiven</w:delText>
        </w:r>
        <w:r w:rsidR="009A16BC" w:rsidRPr="005F1C32" w:rsidDel="003E721E">
          <w:rPr>
            <w:rFonts w:cstheme="minorHAnsi"/>
            <w:color w:val="222222"/>
            <w:rPrChange w:id="2618"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619" w:author="Menhorn Timo" w:date="2020-05-27T07:06:00Z">
              <w:rPr>
                <w:rFonts w:asciiTheme="majorHAnsi" w:hAnsiTheme="majorHAnsi" w:cstheme="majorHAnsi"/>
                <w:color w:val="222222"/>
                <w:sz w:val="23"/>
                <w:szCs w:val="23"/>
              </w:rPr>
            </w:rPrChange>
          </w:rPr>
          <w:delText xml:space="preserve"> ersetzt. Eine Komponente ist eine Direktive</w:delText>
        </w:r>
        <w:r w:rsidR="009A16BC" w:rsidRPr="005F1C32" w:rsidDel="003E721E">
          <w:rPr>
            <w:rFonts w:cstheme="minorHAnsi"/>
            <w:color w:val="222222"/>
            <w:rPrChange w:id="2620"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621" w:author="Menhorn Timo" w:date="2020-05-27T07:06:00Z">
              <w:rPr>
                <w:rFonts w:asciiTheme="majorHAnsi" w:hAnsiTheme="majorHAnsi" w:cstheme="majorHAnsi"/>
                <w:color w:val="222222"/>
                <w:sz w:val="23"/>
                <w:szCs w:val="23"/>
              </w:rPr>
            </w:rPrChange>
          </w:rPr>
          <w:delText xml:space="preserve"> mit einem </w:delText>
        </w:r>
        <w:bookmarkStart w:id="2622" w:name="_Hlk39835274"/>
        <w:r w:rsidRPr="005F1C32" w:rsidDel="003E721E">
          <w:rPr>
            <w:rFonts w:cstheme="minorHAnsi"/>
            <w:color w:val="222222"/>
            <w:rPrChange w:id="2623" w:author="Menhorn Timo" w:date="2020-05-27T07:06:00Z">
              <w:rPr>
                <w:rFonts w:asciiTheme="majorHAnsi" w:hAnsiTheme="majorHAnsi" w:cstheme="majorHAnsi"/>
                <w:color w:val="222222"/>
                <w:sz w:val="23"/>
                <w:szCs w:val="23"/>
              </w:rPr>
            </w:rPrChange>
          </w:rPr>
          <w:delText>Template</w:delText>
        </w:r>
        <w:bookmarkEnd w:id="2622"/>
        <w:r w:rsidR="009A16BC" w:rsidRPr="005F1C32" w:rsidDel="003E721E">
          <w:rPr>
            <w:rFonts w:cstheme="minorHAnsi"/>
            <w:color w:val="222222"/>
            <w:rPrChange w:id="2624" w:author="Menhorn Timo" w:date="2020-05-27T07:06:00Z">
              <w:rPr>
                <w:rFonts w:asciiTheme="majorHAnsi" w:hAnsiTheme="majorHAnsi" w:cstheme="majorHAnsi"/>
                <w:color w:val="222222"/>
                <w:sz w:val="23"/>
                <w:szCs w:val="23"/>
              </w:rPr>
            </w:rPrChange>
          </w:rPr>
          <w:delText>*</w:delText>
        </w:r>
        <w:r w:rsidRPr="005F1C32" w:rsidDel="003E721E">
          <w:rPr>
            <w:rFonts w:cstheme="minorHAnsi"/>
            <w:color w:val="222222"/>
            <w:rPrChange w:id="2625" w:author="Menhorn Timo" w:date="2020-05-27T07:06:00Z">
              <w:rPr>
                <w:rFonts w:asciiTheme="majorHAnsi" w:hAnsiTheme="majorHAnsi" w:cstheme="majorHAnsi"/>
                <w:color w:val="222222"/>
                <w:sz w:val="23"/>
                <w:szCs w:val="23"/>
              </w:rPr>
            </w:rPrChange>
          </w:rPr>
          <w:delText>.</w:delText>
        </w:r>
        <w:r w:rsidRPr="005F1C32" w:rsidDel="003E721E">
          <w:rPr>
            <w:rFonts w:cstheme="minorHAnsi"/>
            <w:rPrChange w:id="2626" w:author="Menhorn Timo" w:date="2020-05-27T07:06:00Z">
              <w:rPr>
                <w:rFonts w:asciiTheme="majorHAnsi" w:hAnsiTheme="majorHAnsi" w:cstheme="majorHAnsi"/>
                <w:sz w:val="23"/>
                <w:szCs w:val="23"/>
              </w:rPr>
            </w:rPrChange>
          </w:rPr>
          <w:delText xml:space="preserve"> </w:delText>
        </w:r>
      </w:del>
    </w:p>
    <w:p w14:paraId="33A86A3C" w14:textId="0D7634CE" w:rsidR="00D43F9A" w:rsidRPr="005F1C32" w:rsidDel="003E721E" w:rsidRDefault="009F5A82" w:rsidP="00D43F9A">
      <w:pPr>
        <w:shd w:val="clear" w:color="auto" w:fill="FFFFFF"/>
        <w:spacing w:before="100" w:beforeAutospacing="1" w:after="24" w:line="240" w:lineRule="auto"/>
        <w:ind w:left="24"/>
        <w:jc w:val="both"/>
        <w:rPr>
          <w:del w:id="2627" w:author="Menhorn Timo" w:date="2020-05-27T12:33:00Z"/>
          <w:rFonts w:cstheme="minorHAnsi"/>
          <w:i/>
          <w:iCs/>
          <w:sz w:val="18"/>
          <w:szCs w:val="18"/>
          <w:rPrChange w:id="2628" w:author="Menhorn Timo" w:date="2020-05-27T07:06:00Z">
            <w:rPr>
              <w:del w:id="2629" w:author="Menhorn Timo" w:date="2020-05-27T12:33:00Z"/>
              <w:rFonts w:asciiTheme="majorHAnsi" w:hAnsiTheme="majorHAnsi" w:cstheme="majorHAnsi"/>
              <w:i/>
              <w:iCs/>
              <w:sz w:val="18"/>
              <w:szCs w:val="18"/>
            </w:rPr>
          </w:rPrChange>
        </w:rPr>
      </w:pPr>
      <w:del w:id="2630" w:author="Menhorn Timo" w:date="2020-05-27T12:33:00Z">
        <w:r w:rsidRPr="005F1C32" w:rsidDel="003E721E">
          <w:rPr>
            <w:rFonts w:cstheme="minorHAnsi"/>
          </w:rPr>
          <w:fldChar w:fldCharType="begin"/>
        </w:r>
        <w:r w:rsidRPr="005F1C32" w:rsidDel="003E721E">
          <w:rPr>
            <w:rFonts w:cstheme="minorHAnsi"/>
            <w:rPrChange w:id="2631" w:author="Menhorn Timo" w:date="2020-05-27T07:06:00Z">
              <w:rPr/>
            </w:rPrChange>
          </w:rPr>
          <w:delInstrText xml:space="preserve"> HYPERLINK "file:///C:\\Users\\brinkmja\\Downloads\\projectdoku_v2_DD.docx" \l "Webquellen" </w:delInstrText>
        </w:r>
        <w:r w:rsidRPr="005F1C32" w:rsidDel="003E721E">
          <w:rPr>
            <w:rFonts w:cstheme="minorHAnsi"/>
            <w:rPrChange w:id="2632" w:author="Menhorn Timo" w:date="2020-05-27T07:06:00Z">
              <w:rPr>
                <w:rStyle w:val="Hyperlink"/>
                <w:rFonts w:asciiTheme="majorHAnsi" w:hAnsiTheme="majorHAnsi" w:cstheme="majorHAnsi"/>
                <w:i/>
                <w:iCs/>
                <w:sz w:val="18"/>
                <w:szCs w:val="18"/>
              </w:rPr>
            </w:rPrChange>
          </w:rPr>
          <w:fldChar w:fldCharType="separate"/>
        </w:r>
        <w:r w:rsidR="00D43F9A" w:rsidRPr="005F1C32" w:rsidDel="003E721E">
          <w:rPr>
            <w:rStyle w:val="Hyperlink"/>
            <w:rFonts w:cstheme="minorHAnsi"/>
            <w:i/>
            <w:iCs/>
            <w:sz w:val="18"/>
            <w:szCs w:val="18"/>
            <w:rPrChange w:id="2633" w:author="Menhorn Timo" w:date="2020-05-27T07:06:00Z">
              <w:rPr>
                <w:rStyle w:val="Hyperlink"/>
                <w:rFonts w:asciiTheme="majorHAnsi" w:hAnsiTheme="majorHAnsi" w:cstheme="majorHAnsi"/>
                <w:i/>
                <w:iCs/>
                <w:sz w:val="18"/>
                <w:szCs w:val="18"/>
              </w:rPr>
            </w:rPrChange>
          </w:rPr>
          <w:delText>Vgl. WQ8</w:delText>
        </w:r>
        <w:r w:rsidRPr="005F1C32" w:rsidDel="003E721E">
          <w:rPr>
            <w:rStyle w:val="Hyperlink"/>
            <w:rFonts w:cstheme="minorHAnsi"/>
            <w:i/>
            <w:iCs/>
            <w:sz w:val="18"/>
            <w:szCs w:val="18"/>
            <w:rPrChange w:id="2634" w:author="Menhorn Timo" w:date="2020-05-27T07:06:00Z">
              <w:rPr>
                <w:rStyle w:val="Hyperlink"/>
                <w:rFonts w:asciiTheme="majorHAnsi" w:hAnsiTheme="majorHAnsi" w:cstheme="majorHAnsi"/>
                <w:i/>
                <w:iCs/>
                <w:sz w:val="18"/>
                <w:szCs w:val="18"/>
              </w:rPr>
            </w:rPrChange>
          </w:rPr>
          <w:fldChar w:fldCharType="end"/>
        </w:r>
      </w:del>
    </w:p>
    <w:p w14:paraId="3239E8C0" w14:textId="77777777" w:rsidR="00D43F9A" w:rsidRPr="005F1C32" w:rsidRDefault="00D43F9A" w:rsidP="00D43F9A">
      <w:pPr>
        <w:shd w:val="clear" w:color="auto" w:fill="FFFFFF"/>
        <w:spacing w:before="100" w:beforeAutospacing="1" w:after="24" w:line="240" w:lineRule="auto"/>
        <w:ind w:left="24"/>
        <w:jc w:val="both"/>
        <w:rPr>
          <w:rFonts w:cstheme="minorHAnsi"/>
          <w:i/>
          <w:iCs/>
          <w:sz w:val="18"/>
          <w:szCs w:val="18"/>
          <w:rPrChange w:id="2635" w:author="Menhorn Timo" w:date="2020-05-27T07:06:00Z">
            <w:rPr>
              <w:rFonts w:asciiTheme="majorHAnsi" w:hAnsiTheme="majorHAnsi" w:cstheme="majorHAnsi"/>
              <w:i/>
              <w:iCs/>
              <w:sz w:val="18"/>
              <w:szCs w:val="18"/>
            </w:rPr>
          </w:rPrChange>
        </w:rPr>
      </w:pPr>
    </w:p>
    <w:p w14:paraId="09017432" w14:textId="77777777" w:rsidR="00D80F24" w:rsidRDefault="00517246">
      <w:pPr>
        <w:keepNext/>
        <w:jc w:val="both"/>
        <w:rPr>
          <w:ins w:id="2636" w:author="Menhorn Timo" w:date="2020-05-27T15:04:00Z"/>
        </w:rPr>
      </w:pPr>
      <w:r w:rsidRPr="005F1C32">
        <w:rPr>
          <w:rFonts w:cstheme="minorHAnsi"/>
          <w:noProof/>
          <w:sz w:val="23"/>
          <w:szCs w:val="23"/>
          <w:rPrChange w:id="2637" w:author="Menhorn Timo" w:date="2020-05-27T07:06:00Z">
            <w:rPr>
              <w:rFonts w:asciiTheme="majorHAnsi" w:hAnsiTheme="majorHAnsi" w:cstheme="majorHAnsi"/>
              <w:noProof/>
              <w:sz w:val="23"/>
              <w:szCs w:val="23"/>
            </w:rPr>
          </w:rPrChange>
        </w:rPr>
        <w:drawing>
          <wp:inline distT="0" distB="0" distL="0" distR="0" wp14:anchorId="777F8816" wp14:editId="0801EC77">
            <wp:extent cx="5760720" cy="24301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30145"/>
                    </a:xfrm>
                    <a:prstGeom prst="rect">
                      <a:avLst/>
                    </a:prstGeom>
                  </pic:spPr>
                </pic:pic>
              </a:graphicData>
            </a:graphic>
          </wp:inline>
        </w:drawing>
      </w:r>
    </w:p>
    <w:p w14:paraId="2A8398DD" w14:textId="13AB367D" w:rsidR="004A0000" w:rsidRDefault="00D80F24">
      <w:pPr>
        <w:pStyle w:val="Beschriftung"/>
        <w:jc w:val="both"/>
        <w:rPr>
          <w:ins w:id="2638" w:author="Menhorn Timo" w:date="2020-05-27T09:37:00Z"/>
        </w:rPr>
        <w:pPrChange w:id="2639" w:author="Menhorn Timo" w:date="2020-05-27T15:04:00Z">
          <w:pPr>
            <w:keepNext/>
            <w:jc w:val="both"/>
          </w:pPr>
        </w:pPrChange>
      </w:pPr>
      <w:bookmarkStart w:id="2640" w:name="_Toc41553038"/>
      <w:ins w:id="2641" w:author="Menhorn Timo" w:date="2020-05-27T15:04:00Z">
        <w:r>
          <w:t xml:space="preserve">Abbildung </w:t>
        </w:r>
        <w:r>
          <w:fldChar w:fldCharType="begin"/>
        </w:r>
        <w:r>
          <w:instrText xml:space="preserve"> SEQ Abbildung \* ARABIC </w:instrText>
        </w:r>
      </w:ins>
      <w:r>
        <w:fldChar w:fldCharType="separate"/>
      </w:r>
      <w:ins w:id="2642" w:author="Menhorn Timo" w:date="2020-05-28T10:15:00Z">
        <w:r w:rsidR="00687C15">
          <w:rPr>
            <w:noProof/>
          </w:rPr>
          <w:t>21</w:t>
        </w:r>
      </w:ins>
      <w:ins w:id="2643" w:author="Menhorn Timo" w:date="2020-05-27T15:04:00Z">
        <w:r>
          <w:fldChar w:fldCharType="end"/>
        </w:r>
        <w:r>
          <w:t xml:space="preserve">: </w:t>
        </w:r>
        <w:r w:rsidRPr="007E7E49">
          <w:t>Hello World Beispiel Angular</w:t>
        </w:r>
      </w:ins>
      <w:bookmarkEnd w:id="2640"/>
    </w:p>
    <w:p w14:paraId="5749B50C" w14:textId="7505A8A2" w:rsidR="008C395D" w:rsidRPr="00687C15" w:rsidDel="004A0000" w:rsidRDefault="008C395D">
      <w:pPr>
        <w:pStyle w:val="Beschriftung"/>
        <w:jc w:val="both"/>
        <w:rPr>
          <w:del w:id="2644" w:author="Menhorn Timo" w:date="2020-05-27T09:37:00Z"/>
          <w:rFonts w:cstheme="minorHAnsi"/>
        </w:rPr>
        <w:pPrChange w:id="2645" w:author="Menhorn Timo" w:date="2020-05-26T13:50:00Z">
          <w:pPr>
            <w:keepNext/>
            <w:jc w:val="both"/>
          </w:pPr>
        </w:pPrChange>
      </w:pPr>
      <w:bookmarkStart w:id="2646" w:name="_Toc41475308"/>
      <w:bookmarkStart w:id="2647" w:name="_Toc41475398"/>
      <w:bookmarkStart w:id="2648" w:name="_Toc41475571"/>
      <w:bookmarkStart w:id="2649" w:name="_Toc41477469"/>
      <w:bookmarkStart w:id="2650" w:name="_Toc41477563"/>
      <w:bookmarkStart w:id="2651" w:name="_Toc41487086"/>
      <w:bookmarkStart w:id="2652" w:name="_Toc41487561"/>
      <w:bookmarkStart w:id="2653" w:name="_Toc41488393"/>
      <w:bookmarkStart w:id="2654" w:name="_Toc41553090"/>
      <w:bookmarkStart w:id="2655" w:name="_Toc41553516"/>
      <w:bookmarkStart w:id="2656" w:name="_Toc41555121"/>
      <w:bookmarkEnd w:id="2646"/>
      <w:bookmarkEnd w:id="2647"/>
      <w:bookmarkEnd w:id="2648"/>
      <w:bookmarkEnd w:id="2649"/>
      <w:bookmarkEnd w:id="2650"/>
      <w:bookmarkEnd w:id="2651"/>
      <w:bookmarkEnd w:id="2652"/>
      <w:bookmarkEnd w:id="2653"/>
      <w:bookmarkEnd w:id="2654"/>
      <w:bookmarkEnd w:id="2655"/>
      <w:bookmarkEnd w:id="2656"/>
    </w:p>
    <w:p w14:paraId="57F887F0" w14:textId="4E70F594" w:rsidR="008E5BE0" w:rsidRPr="005F1C32" w:rsidDel="00846C88" w:rsidRDefault="008C395D" w:rsidP="002145EE">
      <w:pPr>
        <w:pStyle w:val="Beschriftung"/>
        <w:jc w:val="both"/>
        <w:rPr>
          <w:del w:id="2657" w:author="Menhorn Timo" w:date="2020-05-26T13:50:00Z"/>
          <w:rFonts w:cstheme="minorHAnsi"/>
          <w:sz w:val="23"/>
          <w:szCs w:val="23"/>
          <w:rPrChange w:id="2658" w:author="Menhorn Timo" w:date="2020-05-27T07:06:00Z">
            <w:rPr>
              <w:del w:id="2659" w:author="Menhorn Timo" w:date="2020-05-26T13:50:00Z"/>
              <w:rFonts w:asciiTheme="majorHAnsi" w:hAnsiTheme="majorHAnsi" w:cstheme="majorHAnsi"/>
              <w:sz w:val="23"/>
              <w:szCs w:val="23"/>
            </w:rPr>
          </w:rPrChange>
        </w:rPr>
      </w:pPr>
      <w:bookmarkStart w:id="2660" w:name="_Toc40095122"/>
      <w:del w:id="2661" w:author="Menhorn Timo" w:date="2020-05-26T13:50:00Z">
        <w:r w:rsidRPr="00687C15" w:rsidDel="00846C88">
          <w:rPr>
            <w:rFonts w:cstheme="minorHAnsi"/>
          </w:rPr>
          <w:delText xml:space="preserve">Abbildung </w:delText>
        </w:r>
      </w:del>
      <w:del w:id="2662" w:author="Menhorn Timo" w:date="2020-05-26T12:37:00Z">
        <w:r w:rsidR="00A530CB" w:rsidRPr="005F1C32" w:rsidDel="00BA262B">
          <w:rPr>
            <w:rFonts w:cstheme="minorHAnsi"/>
            <w:i w:val="0"/>
            <w:iCs w:val="0"/>
            <w:rPrChange w:id="2663" w:author="Menhorn Timo" w:date="2020-05-27T07:06:00Z">
              <w:rPr>
                <w:i w:val="0"/>
                <w:iCs w:val="0"/>
              </w:rPr>
            </w:rPrChange>
          </w:rPr>
          <w:fldChar w:fldCharType="begin"/>
        </w:r>
        <w:r w:rsidR="00A530CB" w:rsidRPr="005F1C32" w:rsidDel="00BA262B">
          <w:rPr>
            <w:rFonts w:cstheme="minorHAnsi"/>
            <w:rPrChange w:id="2664" w:author="Menhorn Timo" w:date="2020-05-27T07:06:00Z">
              <w:rPr/>
            </w:rPrChange>
          </w:rPr>
          <w:delInstrText xml:space="preserve"> SEQ Abbildung \* ARABIC </w:delInstrText>
        </w:r>
        <w:r w:rsidR="00A530CB" w:rsidRPr="005F1C32" w:rsidDel="00BA262B">
          <w:rPr>
            <w:rFonts w:cstheme="minorHAnsi"/>
            <w:i w:val="0"/>
            <w:iCs w:val="0"/>
            <w:rPrChange w:id="2665" w:author="Menhorn Timo" w:date="2020-05-27T07:06:00Z">
              <w:rPr>
                <w:i w:val="0"/>
                <w:iCs w:val="0"/>
                <w:noProof/>
              </w:rPr>
            </w:rPrChange>
          </w:rPr>
          <w:fldChar w:fldCharType="separate"/>
        </w:r>
        <w:r w:rsidR="00E3775A" w:rsidRPr="005F1C32" w:rsidDel="00BA262B">
          <w:rPr>
            <w:rFonts w:cstheme="minorHAnsi"/>
            <w:noProof/>
            <w:rPrChange w:id="2666" w:author="Menhorn Timo" w:date="2020-05-27T07:06:00Z">
              <w:rPr>
                <w:noProof/>
              </w:rPr>
            </w:rPrChange>
          </w:rPr>
          <w:delText>3</w:delText>
        </w:r>
        <w:r w:rsidR="00A530CB" w:rsidRPr="005F1C32" w:rsidDel="00BA262B">
          <w:rPr>
            <w:rFonts w:cstheme="minorHAnsi"/>
            <w:i w:val="0"/>
            <w:iCs w:val="0"/>
            <w:noProof/>
            <w:rPrChange w:id="2667" w:author="Menhorn Timo" w:date="2020-05-27T07:06:00Z">
              <w:rPr>
                <w:i w:val="0"/>
                <w:iCs w:val="0"/>
                <w:noProof/>
              </w:rPr>
            </w:rPrChange>
          </w:rPr>
          <w:fldChar w:fldCharType="end"/>
        </w:r>
      </w:del>
      <w:del w:id="2668" w:author="Menhorn Timo" w:date="2020-05-26T13:50:00Z">
        <w:r w:rsidRPr="005F1C32" w:rsidDel="00846C88">
          <w:rPr>
            <w:rFonts w:cstheme="minorHAnsi"/>
            <w:rPrChange w:id="2669" w:author="Menhorn Timo" w:date="2020-05-27T07:06:00Z">
              <w:rPr/>
            </w:rPrChange>
          </w:rPr>
          <w:delText>: Hello World Beispiel Angular</w:delText>
        </w:r>
        <w:bookmarkStart w:id="2670" w:name="_Toc41464362"/>
        <w:bookmarkStart w:id="2671" w:name="_Toc41464616"/>
        <w:bookmarkStart w:id="2672" w:name="_Toc41475309"/>
        <w:bookmarkStart w:id="2673" w:name="_Toc41475399"/>
        <w:bookmarkStart w:id="2674" w:name="_Toc41475572"/>
        <w:bookmarkStart w:id="2675" w:name="_Toc41477470"/>
        <w:bookmarkStart w:id="2676" w:name="_Toc41477564"/>
        <w:bookmarkStart w:id="2677" w:name="_Toc41487087"/>
        <w:bookmarkStart w:id="2678" w:name="_Toc41487562"/>
        <w:bookmarkStart w:id="2679" w:name="_Toc41488394"/>
        <w:bookmarkStart w:id="2680" w:name="_Toc41553091"/>
        <w:bookmarkStart w:id="2681" w:name="_Toc41553517"/>
        <w:bookmarkStart w:id="2682" w:name="_Toc41555122"/>
        <w:bookmarkEnd w:id="2660"/>
        <w:bookmarkEnd w:id="2670"/>
        <w:bookmarkEnd w:id="2671"/>
        <w:bookmarkEnd w:id="2672"/>
        <w:bookmarkEnd w:id="2673"/>
        <w:bookmarkEnd w:id="2674"/>
        <w:bookmarkEnd w:id="2675"/>
        <w:bookmarkEnd w:id="2676"/>
        <w:bookmarkEnd w:id="2677"/>
        <w:bookmarkEnd w:id="2678"/>
        <w:bookmarkEnd w:id="2679"/>
        <w:bookmarkEnd w:id="2680"/>
        <w:bookmarkEnd w:id="2681"/>
        <w:bookmarkEnd w:id="2682"/>
      </w:del>
    </w:p>
    <w:p w14:paraId="31F0C88A" w14:textId="3DCAE448" w:rsidR="0077004C" w:rsidRPr="005F1C32" w:rsidRDefault="0077004C" w:rsidP="002145EE">
      <w:pPr>
        <w:pStyle w:val="berschrift1"/>
        <w:rPr>
          <w:rFonts w:asciiTheme="minorHAnsi" w:hAnsiTheme="minorHAnsi" w:cstheme="minorHAnsi"/>
          <w:rPrChange w:id="2683" w:author="Menhorn Timo" w:date="2020-05-27T07:06:00Z">
            <w:rPr/>
          </w:rPrChange>
        </w:rPr>
      </w:pPr>
      <w:bookmarkStart w:id="2684" w:name="_Toc41555123"/>
      <w:r w:rsidRPr="005F1C32">
        <w:rPr>
          <w:rFonts w:asciiTheme="minorHAnsi" w:hAnsiTheme="minorHAnsi" w:cstheme="minorHAnsi"/>
          <w:rPrChange w:id="2685" w:author="Menhorn Timo" w:date="2020-05-27T07:06:00Z">
            <w:rPr/>
          </w:rPrChange>
        </w:rPr>
        <w:lastRenderedPageBreak/>
        <w:t>Alternativen zum Framework Angular</w:t>
      </w:r>
      <w:bookmarkEnd w:id="2684"/>
    </w:p>
    <w:p w14:paraId="71EF929E" w14:textId="77777777" w:rsidR="00D80F24" w:rsidRDefault="00157A1F">
      <w:pPr>
        <w:keepNext/>
        <w:jc w:val="both"/>
        <w:rPr>
          <w:ins w:id="2686" w:author="Menhorn Timo" w:date="2020-05-27T15:06:00Z"/>
        </w:rPr>
      </w:pPr>
      <w:r w:rsidRPr="005F1C32">
        <w:rPr>
          <w:rFonts w:cstheme="minorHAnsi"/>
          <w:noProof/>
          <w:sz w:val="23"/>
          <w:szCs w:val="23"/>
          <w:rPrChange w:id="2687" w:author="Menhorn Timo" w:date="2020-05-27T07:06:00Z">
            <w:rPr>
              <w:rFonts w:asciiTheme="majorHAnsi" w:hAnsiTheme="majorHAnsi" w:cstheme="majorHAnsi"/>
              <w:noProof/>
              <w:sz w:val="23"/>
              <w:szCs w:val="23"/>
            </w:rPr>
          </w:rPrChange>
        </w:rPr>
        <w:drawing>
          <wp:inline distT="0" distB="0" distL="0" distR="0" wp14:anchorId="5B14FD3D" wp14:editId="08F2B327">
            <wp:extent cx="5760720" cy="3763645"/>
            <wp:effectExtent l="0" t="0" r="0" b="8255"/>
            <wp:docPr id="11" name="Grafik 11" descr="Stars on GitHub Projects for Angular vs React vs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s on GitHub Projects for Angular vs React vs Vu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63645"/>
                    </a:xfrm>
                    <a:prstGeom prst="rect">
                      <a:avLst/>
                    </a:prstGeom>
                    <a:noFill/>
                    <a:ln>
                      <a:noFill/>
                    </a:ln>
                  </pic:spPr>
                </pic:pic>
              </a:graphicData>
            </a:graphic>
          </wp:inline>
        </w:drawing>
      </w:r>
    </w:p>
    <w:p w14:paraId="6ED4173A" w14:textId="1F2CC3D1" w:rsidR="004A0000" w:rsidRDefault="00D80F24">
      <w:pPr>
        <w:pStyle w:val="Beschriftung"/>
        <w:jc w:val="both"/>
        <w:rPr>
          <w:ins w:id="2688" w:author="Menhorn Timo" w:date="2020-05-27T09:38:00Z"/>
        </w:rPr>
        <w:pPrChange w:id="2689" w:author="Menhorn Timo" w:date="2020-05-27T15:06:00Z">
          <w:pPr>
            <w:keepNext/>
            <w:jc w:val="both"/>
          </w:pPr>
        </w:pPrChange>
      </w:pPr>
      <w:bookmarkStart w:id="2690" w:name="_Toc41553039"/>
      <w:ins w:id="2691" w:author="Menhorn Timo" w:date="2020-05-27T15:06:00Z">
        <w:r>
          <w:t xml:space="preserve">Abbildung </w:t>
        </w:r>
        <w:r>
          <w:fldChar w:fldCharType="begin"/>
        </w:r>
        <w:r>
          <w:instrText xml:space="preserve"> SEQ Abbildung \* ARABIC </w:instrText>
        </w:r>
      </w:ins>
      <w:r>
        <w:fldChar w:fldCharType="separate"/>
      </w:r>
      <w:ins w:id="2692" w:author="Menhorn Timo" w:date="2020-05-28T10:15:00Z">
        <w:r w:rsidR="00687C15">
          <w:rPr>
            <w:noProof/>
          </w:rPr>
          <w:t>22</w:t>
        </w:r>
      </w:ins>
      <w:ins w:id="2693" w:author="Menhorn Timo" w:date="2020-05-27T15:06:00Z">
        <w:r>
          <w:fldChar w:fldCharType="end"/>
        </w:r>
        <w:r>
          <w:t xml:space="preserve">: </w:t>
        </w:r>
        <w:r w:rsidRPr="00C5746F">
          <w:t>Star History der Frameworks im Vergleich</w:t>
        </w:r>
      </w:ins>
      <w:bookmarkEnd w:id="2690"/>
    </w:p>
    <w:p w14:paraId="20CC4673" w14:textId="04175F95" w:rsidR="008C395D" w:rsidRPr="00687C15" w:rsidDel="004A0000" w:rsidRDefault="008C395D">
      <w:pPr>
        <w:pStyle w:val="Beschriftung"/>
        <w:jc w:val="both"/>
        <w:rPr>
          <w:del w:id="2694" w:author="Menhorn Timo" w:date="2020-05-27T09:37:00Z"/>
          <w:rFonts w:cstheme="minorHAnsi"/>
        </w:rPr>
        <w:pPrChange w:id="2695" w:author="Menhorn Timo" w:date="2020-05-26T13:53:00Z">
          <w:pPr>
            <w:keepNext/>
            <w:jc w:val="both"/>
          </w:pPr>
        </w:pPrChange>
      </w:pPr>
    </w:p>
    <w:p w14:paraId="33DEE632" w14:textId="4C9F5625" w:rsidR="00157A1F" w:rsidRPr="005F1C32" w:rsidDel="00846C88" w:rsidRDefault="008C395D" w:rsidP="002145EE">
      <w:pPr>
        <w:pStyle w:val="Beschriftung"/>
        <w:jc w:val="both"/>
        <w:rPr>
          <w:del w:id="2696" w:author="Menhorn Timo" w:date="2020-05-26T13:53:00Z"/>
          <w:rFonts w:cstheme="minorHAnsi"/>
          <w:sz w:val="23"/>
          <w:szCs w:val="23"/>
          <w:rPrChange w:id="2697" w:author="Menhorn Timo" w:date="2020-05-27T07:06:00Z">
            <w:rPr>
              <w:del w:id="2698" w:author="Menhorn Timo" w:date="2020-05-26T13:53:00Z"/>
              <w:rFonts w:asciiTheme="majorHAnsi" w:hAnsiTheme="majorHAnsi" w:cstheme="majorHAnsi"/>
              <w:sz w:val="23"/>
              <w:szCs w:val="23"/>
            </w:rPr>
          </w:rPrChange>
        </w:rPr>
      </w:pPr>
      <w:bookmarkStart w:id="2699" w:name="_Toc40095123"/>
      <w:del w:id="2700" w:author="Menhorn Timo" w:date="2020-05-26T13:53:00Z">
        <w:r w:rsidRPr="005F1C32" w:rsidDel="00846C88">
          <w:rPr>
            <w:rFonts w:cstheme="minorHAnsi"/>
            <w:rPrChange w:id="2701" w:author="Menhorn Timo" w:date="2020-05-27T07:06:00Z">
              <w:rPr/>
            </w:rPrChange>
          </w:rPr>
          <w:delText xml:space="preserve">Abbildung </w:delText>
        </w:r>
      </w:del>
      <w:del w:id="2702" w:author="Menhorn Timo" w:date="2020-05-26T12:37:00Z">
        <w:r w:rsidR="00A530CB" w:rsidRPr="005F1C32" w:rsidDel="00BA262B">
          <w:rPr>
            <w:rFonts w:cstheme="minorHAnsi"/>
            <w:i w:val="0"/>
            <w:iCs w:val="0"/>
            <w:rPrChange w:id="2703" w:author="Menhorn Timo" w:date="2020-05-27T07:06:00Z">
              <w:rPr>
                <w:i w:val="0"/>
                <w:iCs w:val="0"/>
              </w:rPr>
            </w:rPrChange>
          </w:rPr>
          <w:fldChar w:fldCharType="begin"/>
        </w:r>
        <w:r w:rsidR="00A530CB" w:rsidRPr="005F1C32" w:rsidDel="00BA262B">
          <w:rPr>
            <w:rFonts w:cstheme="minorHAnsi"/>
            <w:rPrChange w:id="2704" w:author="Menhorn Timo" w:date="2020-05-27T07:06:00Z">
              <w:rPr/>
            </w:rPrChange>
          </w:rPr>
          <w:delInstrText xml:space="preserve"> SEQ Abbildung \* ARABIC </w:delInstrText>
        </w:r>
        <w:r w:rsidR="00A530CB" w:rsidRPr="005F1C32" w:rsidDel="00BA262B">
          <w:rPr>
            <w:rFonts w:cstheme="minorHAnsi"/>
            <w:i w:val="0"/>
            <w:iCs w:val="0"/>
            <w:rPrChange w:id="2705" w:author="Menhorn Timo" w:date="2020-05-27T07:06:00Z">
              <w:rPr>
                <w:i w:val="0"/>
                <w:iCs w:val="0"/>
                <w:noProof/>
              </w:rPr>
            </w:rPrChange>
          </w:rPr>
          <w:fldChar w:fldCharType="separate"/>
        </w:r>
        <w:r w:rsidR="00E3775A" w:rsidRPr="005F1C32" w:rsidDel="00BA262B">
          <w:rPr>
            <w:rFonts w:cstheme="minorHAnsi"/>
            <w:noProof/>
            <w:rPrChange w:id="2706" w:author="Menhorn Timo" w:date="2020-05-27T07:06:00Z">
              <w:rPr>
                <w:noProof/>
              </w:rPr>
            </w:rPrChange>
          </w:rPr>
          <w:delText>4</w:delText>
        </w:r>
        <w:r w:rsidR="00A530CB" w:rsidRPr="005F1C32" w:rsidDel="00BA262B">
          <w:rPr>
            <w:rFonts w:cstheme="minorHAnsi"/>
            <w:i w:val="0"/>
            <w:iCs w:val="0"/>
            <w:noProof/>
            <w:rPrChange w:id="2707" w:author="Menhorn Timo" w:date="2020-05-27T07:06:00Z">
              <w:rPr>
                <w:i w:val="0"/>
                <w:iCs w:val="0"/>
                <w:noProof/>
              </w:rPr>
            </w:rPrChange>
          </w:rPr>
          <w:fldChar w:fldCharType="end"/>
        </w:r>
      </w:del>
      <w:del w:id="2708" w:author="Menhorn Timo" w:date="2020-05-26T13:53:00Z">
        <w:r w:rsidRPr="005F1C32" w:rsidDel="00846C88">
          <w:rPr>
            <w:rFonts w:cstheme="minorHAnsi"/>
            <w:rPrChange w:id="2709" w:author="Menhorn Timo" w:date="2020-05-27T07:06:00Z">
              <w:rPr/>
            </w:rPrChange>
          </w:rPr>
          <w:delText>: Star History der Frameworks im Vergleich</w:delText>
        </w:r>
        <w:bookmarkEnd w:id="2699"/>
      </w:del>
    </w:p>
    <w:p w14:paraId="7C624E13" w14:textId="165561CE" w:rsidR="00EA4C43" w:rsidRPr="005F1C32" w:rsidRDefault="00EA4C43" w:rsidP="002145EE">
      <w:pPr>
        <w:jc w:val="both"/>
        <w:rPr>
          <w:rFonts w:cstheme="minorHAnsi"/>
          <w:sz w:val="23"/>
          <w:szCs w:val="23"/>
          <w:rPrChange w:id="2710" w:author="Menhorn Timo" w:date="2020-05-27T07:06:00Z">
            <w:rPr>
              <w:rFonts w:asciiTheme="majorHAnsi" w:hAnsiTheme="majorHAnsi" w:cstheme="majorHAnsi"/>
              <w:sz w:val="23"/>
              <w:szCs w:val="23"/>
            </w:rPr>
          </w:rPrChange>
        </w:rPr>
      </w:pPr>
      <w:r w:rsidRPr="005F1C32">
        <w:rPr>
          <w:rFonts w:cstheme="minorHAnsi"/>
          <w:sz w:val="23"/>
          <w:szCs w:val="23"/>
          <w:rPrChange w:id="2711" w:author="Menhorn Timo" w:date="2020-05-27T07:06:00Z">
            <w:rPr>
              <w:rFonts w:asciiTheme="majorHAnsi" w:hAnsiTheme="majorHAnsi" w:cstheme="majorHAnsi"/>
              <w:sz w:val="23"/>
              <w:szCs w:val="23"/>
            </w:rPr>
          </w:rPrChange>
        </w:rPr>
        <w:t xml:space="preserve">Durch die Sterne Vergabe auf Github lässt sich die Beliebtheit </w:t>
      </w:r>
      <w:del w:id="2712" w:author="Brinkmann Jan" w:date="2020-05-25T22:46:00Z">
        <w:r w:rsidRPr="005F1C32" w:rsidDel="00964191">
          <w:rPr>
            <w:rFonts w:cstheme="minorHAnsi"/>
            <w:sz w:val="23"/>
            <w:szCs w:val="23"/>
            <w:rPrChange w:id="2713" w:author="Menhorn Timo" w:date="2020-05-27T07:06:00Z">
              <w:rPr>
                <w:rFonts w:asciiTheme="majorHAnsi" w:hAnsiTheme="majorHAnsi" w:cstheme="majorHAnsi"/>
                <w:sz w:val="23"/>
                <w:szCs w:val="23"/>
              </w:rPr>
            </w:rPrChange>
          </w:rPr>
          <w:delText xml:space="preserve">schön </w:delText>
        </w:r>
      </w:del>
      <w:r w:rsidRPr="005F1C32">
        <w:rPr>
          <w:rFonts w:cstheme="minorHAnsi"/>
          <w:sz w:val="23"/>
          <w:szCs w:val="23"/>
          <w:rPrChange w:id="2714" w:author="Menhorn Timo" w:date="2020-05-27T07:06:00Z">
            <w:rPr>
              <w:rFonts w:asciiTheme="majorHAnsi" w:hAnsiTheme="majorHAnsi" w:cstheme="majorHAnsi"/>
              <w:sz w:val="23"/>
              <w:szCs w:val="23"/>
            </w:rPr>
          </w:rPrChange>
        </w:rPr>
        <w:t>vergleichen.</w:t>
      </w:r>
      <w:r w:rsidR="00D66FDE" w:rsidRPr="005F1C32">
        <w:rPr>
          <w:rFonts w:cstheme="minorHAnsi"/>
          <w:sz w:val="23"/>
          <w:szCs w:val="23"/>
          <w:rPrChange w:id="2715" w:author="Menhorn Timo" w:date="2020-05-27T07:06:00Z">
            <w:rPr>
              <w:rFonts w:asciiTheme="majorHAnsi" w:hAnsiTheme="majorHAnsi" w:cstheme="majorHAnsi"/>
              <w:sz w:val="23"/>
              <w:szCs w:val="23"/>
            </w:rPr>
          </w:rPrChange>
        </w:rPr>
        <w:t xml:space="preserve"> Bei Angular ist es eine stetig</w:t>
      </w:r>
      <w:r w:rsidR="001941EE" w:rsidRPr="005F1C32">
        <w:rPr>
          <w:rFonts w:cstheme="minorHAnsi"/>
          <w:sz w:val="23"/>
          <w:szCs w:val="23"/>
          <w:rPrChange w:id="2716" w:author="Menhorn Timo" w:date="2020-05-27T07:06:00Z">
            <w:rPr>
              <w:rFonts w:asciiTheme="majorHAnsi" w:hAnsiTheme="majorHAnsi" w:cstheme="majorHAnsi"/>
              <w:sz w:val="23"/>
              <w:szCs w:val="23"/>
            </w:rPr>
          </w:rPrChange>
        </w:rPr>
        <w:t>e</w:t>
      </w:r>
      <w:r w:rsidR="00D66FDE" w:rsidRPr="005F1C32">
        <w:rPr>
          <w:rFonts w:cstheme="minorHAnsi"/>
          <w:sz w:val="23"/>
          <w:szCs w:val="23"/>
          <w:rPrChange w:id="2717" w:author="Menhorn Timo" w:date="2020-05-27T07:06:00Z">
            <w:rPr>
              <w:rFonts w:asciiTheme="majorHAnsi" w:hAnsiTheme="majorHAnsi" w:cstheme="majorHAnsi"/>
              <w:sz w:val="23"/>
              <w:szCs w:val="23"/>
            </w:rPr>
          </w:rPrChange>
        </w:rPr>
        <w:t xml:space="preserve"> und eher linear </w:t>
      </w:r>
      <w:r w:rsidR="003F36D6" w:rsidRPr="005F1C32">
        <w:rPr>
          <w:rFonts w:cstheme="minorHAnsi"/>
          <w:sz w:val="23"/>
          <w:szCs w:val="23"/>
          <w:rPrChange w:id="2718" w:author="Menhorn Timo" w:date="2020-05-27T07:06:00Z">
            <w:rPr>
              <w:rFonts w:asciiTheme="majorHAnsi" w:hAnsiTheme="majorHAnsi" w:cstheme="majorHAnsi"/>
              <w:sz w:val="23"/>
              <w:szCs w:val="23"/>
            </w:rPr>
          </w:rPrChange>
        </w:rPr>
        <w:t>an</w:t>
      </w:r>
      <w:r w:rsidR="00D66FDE" w:rsidRPr="005F1C32">
        <w:rPr>
          <w:rFonts w:cstheme="minorHAnsi"/>
          <w:sz w:val="23"/>
          <w:szCs w:val="23"/>
          <w:rPrChange w:id="2719" w:author="Menhorn Timo" w:date="2020-05-27T07:06:00Z">
            <w:rPr>
              <w:rFonts w:asciiTheme="majorHAnsi" w:hAnsiTheme="majorHAnsi" w:cstheme="majorHAnsi"/>
              <w:sz w:val="23"/>
              <w:szCs w:val="23"/>
            </w:rPr>
          </w:rPrChange>
        </w:rPr>
        <w:t>steigende Beliebtheit</w:t>
      </w:r>
      <w:r w:rsidR="003F36D6" w:rsidRPr="005F1C32">
        <w:rPr>
          <w:rFonts w:cstheme="minorHAnsi"/>
          <w:sz w:val="23"/>
          <w:szCs w:val="23"/>
          <w:rPrChange w:id="2720" w:author="Menhorn Timo" w:date="2020-05-27T07:06:00Z">
            <w:rPr>
              <w:rFonts w:asciiTheme="majorHAnsi" w:hAnsiTheme="majorHAnsi" w:cstheme="majorHAnsi"/>
              <w:sz w:val="23"/>
              <w:szCs w:val="23"/>
            </w:rPr>
          </w:rPrChange>
        </w:rPr>
        <w:t xml:space="preserve"> erkennbar</w:t>
      </w:r>
      <w:r w:rsidR="00D66FDE" w:rsidRPr="005F1C32">
        <w:rPr>
          <w:rFonts w:cstheme="minorHAnsi"/>
          <w:sz w:val="23"/>
          <w:szCs w:val="23"/>
          <w:rPrChange w:id="2721" w:author="Menhorn Timo" w:date="2020-05-27T07:06:00Z">
            <w:rPr>
              <w:rFonts w:asciiTheme="majorHAnsi" w:hAnsiTheme="majorHAnsi" w:cstheme="majorHAnsi"/>
              <w:sz w:val="23"/>
              <w:szCs w:val="23"/>
            </w:rPr>
          </w:rPrChange>
        </w:rPr>
        <w:t xml:space="preserve">, </w:t>
      </w:r>
      <w:r w:rsidR="00742233" w:rsidRPr="005F1C32">
        <w:rPr>
          <w:rFonts w:cstheme="minorHAnsi"/>
          <w:sz w:val="23"/>
          <w:szCs w:val="23"/>
          <w:rPrChange w:id="2722" w:author="Menhorn Timo" w:date="2020-05-27T07:06:00Z">
            <w:rPr>
              <w:rFonts w:asciiTheme="majorHAnsi" w:hAnsiTheme="majorHAnsi" w:cstheme="majorHAnsi"/>
              <w:sz w:val="23"/>
              <w:szCs w:val="23"/>
            </w:rPr>
          </w:rPrChange>
        </w:rPr>
        <w:t>wo hingehend</w:t>
      </w:r>
      <w:r w:rsidR="00D66FDE" w:rsidRPr="005F1C32">
        <w:rPr>
          <w:rFonts w:cstheme="minorHAnsi"/>
          <w:sz w:val="23"/>
          <w:szCs w:val="23"/>
          <w:rPrChange w:id="2723" w:author="Menhorn Timo" w:date="2020-05-27T07:06:00Z">
            <w:rPr>
              <w:rFonts w:asciiTheme="majorHAnsi" w:hAnsiTheme="majorHAnsi" w:cstheme="majorHAnsi"/>
              <w:sz w:val="23"/>
              <w:szCs w:val="23"/>
            </w:rPr>
          </w:rPrChange>
        </w:rPr>
        <w:t xml:space="preserve"> man bei VueJS und React eher von einem </w:t>
      </w:r>
      <w:r w:rsidR="00107963" w:rsidRPr="005F1C32">
        <w:rPr>
          <w:rFonts w:cstheme="minorHAnsi"/>
          <w:sz w:val="23"/>
          <w:szCs w:val="23"/>
          <w:rPrChange w:id="2724" w:author="Menhorn Timo" w:date="2020-05-27T07:06:00Z">
            <w:rPr>
              <w:rFonts w:asciiTheme="majorHAnsi" w:hAnsiTheme="majorHAnsi" w:cstheme="majorHAnsi"/>
              <w:sz w:val="23"/>
              <w:szCs w:val="23"/>
            </w:rPr>
          </w:rPrChange>
        </w:rPr>
        <w:t>exponentiellen</w:t>
      </w:r>
      <w:r w:rsidR="00D66FDE" w:rsidRPr="005F1C32">
        <w:rPr>
          <w:rFonts w:cstheme="minorHAnsi"/>
          <w:sz w:val="23"/>
          <w:szCs w:val="23"/>
          <w:rPrChange w:id="2725" w:author="Menhorn Timo" w:date="2020-05-27T07:06:00Z">
            <w:rPr>
              <w:rFonts w:asciiTheme="majorHAnsi" w:hAnsiTheme="majorHAnsi" w:cstheme="majorHAnsi"/>
              <w:sz w:val="23"/>
              <w:szCs w:val="23"/>
            </w:rPr>
          </w:rPrChange>
        </w:rPr>
        <w:t xml:space="preserve"> Wachstum reden kann. </w:t>
      </w:r>
    </w:p>
    <w:p w14:paraId="2DF282D8" w14:textId="77777777" w:rsidR="00B85EB5" w:rsidRPr="005F1C32" w:rsidRDefault="00B85EB5" w:rsidP="002145EE">
      <w:pPr>
        <w:jc w:val="both"/>
        <w:rPr>
          <w:rFonts w:cstheme="minorHAnsi"/>
          <w:sz w:val="23"/>
          <w:szCs w:val="23"/>
          <w:rPrChange w:id="2726" w:author="Menhorn Timo" w:date="2020-05-27T07:06:00Z">
            <w:rPr>
              <w:rFonts w:asciiTheme="majorHAnsi" w:hAnsiTheme="majorHAnsi" w:cstheme="majorHAnsi"/>
              <w:sz w:val="23"/>
              <w:szCs w:val="23"/>
            </w:rPr>
          </w:rPrChange>
        </w:rPr>
      </w:pPr>
    </w:p>
    <w:p w14:paraId="44FA7A7C" w14:textId="77777777" w:rsidR="00D80F24" w:rsidRDefault="00157A1F">
      <w:pPr>
        <w:keepNext/>
        <w:jc w:val="both"/>
        <w:rPr>
          <w:ins w:id="2727" w:author="Menhorn Timo" w:date="2020-05-27T15:06:00Z"/>
        </w:rPr>
      </w:pPr>
      <w:r w:rsidRPr="005F1C32">
        <w:rPr>
          <w:rFonts w:cstheme="minorHAnsi"/>
          <w:noProof/>
          <w:sz w:val="23"/>
          <w:szCs w:val="23"/>
          <w:rPrChange w:id="2728" w:author="Menhorn Timo" w:date="2020-05-27T07:06:00Z">
            <w:rPr>
              <w:rFonts w:asciiTheme="majorHAnsi" w:hAnsiTheme="majorHAnsi" w:cstheme="majorHAnsi"/>
              <w:noProof/>
              <w:sz w:val="23"/>
              <w:szCs w:val="23"/>
            </w:rPr>
          </w:rPrChange>
        </w:rPr>
        <w:lastRenderedPageBreak/>
        <w:drawing>
          <wp:inline distT="0" distB="0" distL="0" distR="0" wp14:anchorId="4D3A938E" wp14:editId="05A41741">
            <wp:extent cx="5760720" cy="3602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602355"/>
                    </a:xfrm>
                    <a:prstGeom prst="rect">
                      <a:avLst/>
                    </a:prstGeom>
                    <a:noFill/>
                    <a:ln>
                      <a:noFill/>
                    </a:ln>
                  </pic:spPr>
                </pic:pic>
              </a:graphicData>
            </a:graphic>
          </wp:inline>
        </w:drawing>
      </w:r>
    </w:p>
    <w:p w14:paraId="5839BEF0" w14:textId="38933F2E" w:rsidR="00D80F24" w:rsidRDefault="00D80F24">
      <w:pPr>
        <w:pStyle w:val="Beschriftung"/>
        <w:jc w:val="both"/>
        <w:rPr>
          <w:ins w:id="2729" w:author="Menhorn Timo" w:date="2020-05-27T15:06:00Z"/>
        </w:rPr>
        <w:pPrChange w:id="2730" w:author="Menhorn Timo" w:date="2020-05-27T15:06:00Z">
          <w:pPr>
            <w:pStyle w:val="Beschriftung"/>
          </w:pPr>
        </w:pPrChange>
      </w:pPr>
      <w:bookmarkStart w:id="2731" w:name="_Toc41553040"/>
      <w:ins w:id="2732" w:author="Menhorn Timo" w:date="2020-05-27T15:06:00Z">
        <w:r>
          <w:t xml:space="preserve">Abbildung </w:t>
        </w:r>
        <w:r>
          <w:fldChar w:fldCharType="begin"/>
        </w:r>
        <w:r>
          <w:instrText xml:space="preserve"> SEQ Abbildung \* ARABIC </w:instrText>
        </w:r>
      </w:ins>
      <w:r>
        <w:fldChar w:fldCharType="separate"/>
      </w:r>
      <w:ins w:id="2733" w:author="Menhorn Timo" w:date="2020-05-28T10:15:00Z">
        <w:r w:rsidR="00687C15">
          <w:rPr>
            <w:noProof/>
          </w:rPr>
          <w:t>23</w:t>
        </w:r>
      </w:ins>
      <w:ins w:id="2734" w:author="Menhorn Timo" w:date="2020-05-27T15:06:00Z">
        <w:r>
          <w:fldChar w:fldCharType="end"/>
        </w:r>
        <w:r>
          <w:t xml:space="preserve">: </w:t>
        </w:r>
        <w:r w:rsidRPr="00AC0C65">
          <w:t>Jobangebote für Entwickler auf gängigen Plattformen</w:t>
        </w:r>
        <w:bookmarkEnd w:id="2731"/>
      </w:ins>
    </w:p>
    <w:p w14:paraId="38B8D989" w14:textId="5AB74C64" w:rsidR="008C395D" w:rsidRPr="00D80F24" w:rsidDel="00846C88" w:rsidRDefault="008C395D" w:rsidP="002145EE">
      <w:pPr>
        <w:keepNext/>
        <w:jc w:val="both"/>
        <w:rPr>
          <w:del w:id="2735" w:author="Menhorn Timo" w:date="2020-05-26T13:54:00Z"/>
        </w:rPr>
      </w:pPr>
    </w:p>
    <w:p w14:paraId="49D97CD8" w14:textId="3A39A395" w:rsidR="00157A1F" w:rsidRPr="005F1C32" w:rsidRDefault="008C395D">
      <w:pPr>
        <w:keepNext/>
        <w:jc w:val="both"/>
        <w:rPr>
          <w:rFonts w:cstheme="minorHAnsi"/>
          <w:sz w:val="23"/>
          <w:szCs w:val="23"/>
          <w:rPrChange w:id="2736" w:author="Menhorn Timo" w:date="2020-05-27T07:06:00Z">
            <w:rPr>
              <w:rFonts w:asciiTheme="majorHAnsi" w:hAnsiTheme="majorHAnsi" w:cstheme="majorHAnsi"/>
              <w:sz w:val="23"/>
              <w:szCs w:val="23"/>
            </w:rPr>
          </w:rPrChange>
        </w:rPr>
        <w:pPrChange w:id="2737" w:author="Menhorn Timo" w:date="2020-05-26T13:54:00Z">
          <w:pPr>
            <w:pStyle w:val="Beschriftung"/>
            <w:jc w:val="both"/>
          </w:pPr>
        </w:pPrChange>
      </w:pPr>
      <w:bookmarkStart w:id="2738" w:name="_Toc40095124"/>
      <w:del w:id="2739" w:author="Menhorn Timo" w:date="2020-05-26T13:53:00Z">
        <w:r w:rsidRPr="00687C15" w:rsidDel="00846C88">
          <w:rPr>
            <w:rFonts w:cstheme="minorHAnsi"/>
          </w:rPr>
          <w:delText xml:space="preserve">Abbildung </w:delText>
        </w:r>
      </w:del>
      <w:del w:id="2740" w:author="Menhorn Timo" w:date="2020-05-26T12:37:00Z">
        <w:r w:rsidR="00A530CB" w:rsidRPr="005F1C32" w:rsidDel="00BA262B">
          <w:rPr>
            <w:rFonts w:cstheme="minorHAnsi"/>
            <w:rPrChange w:id="2741" w:author="Menhorn Timo" w:date="2020-05-27T07:06:00Z">
              <w:rPr/>
            </w:rPrChange>
          </w:rPr>
          <w:fldChar w:fldCharType="begin"/>
        </w:r>
        <w:r w:rsidR="00A530CB" w:rsidRPr="005F1C32" w:rsidDel="00BA262B">
          <w:rPr>
            <w:rFonts w:cstheme="minorHAnsi"/>
            <w:rPrChange w:id="2742" w:author="Menhorn Timo" w:date="2020-05-27T07:06:00Z">
              <w:rPr/>
            </w:rPrChange>
          </w:rPr>
          <w:delInstrText xml:space="preserve"> SEQ Abbildung \* ARABIC </w:delInstrText>
        </w:r>
        <w:r w:rsidR="00A530CB" w:rsidRPr="005F1C32" w:rsidDel="00BA262B">
          <w:rPr>
            <w:rFonts w:cstheme="minorHAnsi"/>
            <w:rPrChange w:id="2743" w:author="Menhorn Timo" w:date="2020-05-27T07:06:00Z">
              <w:rPr>
                <w:noProof/>
              </w:rPr>
            </w:rPrChange>
          </w:rPr>
          <w:fldChar w:fldCharType="separate"/>
        </w:r>
        <w:r w:rsidR="00E3775A" w:rsidRPr="005F1C32" w:rsidDel="00BA262B">
          <w:rPr>
            <w:rFonts w:cstheme="minorHAnsi"/>
            <w:noProof/>
            <w:rPrChange w:id="2744" w:author="Menhorn Timo" w:date="2020-05-27T07:06:00Z">
              <w:rPr>
                <w:noProof/>
              </w:rPr>
            </w:rPrChange>
          </w:rPr>
          <w:delText>5</w:delText>
        </w:r>
        <w:r w:rsidR="00A530CB" w:rsidRPr="005F1C32" w:rsidDel="00BA262B">
          <w:rPr>
            <w:rFonts w:cstheme="minorHAnsi"/>
            <w:noProof/>
            <w:rPrChange w:id="2745" w:author="Menhorn Timo" w:date="2020-05-27T07:06:00Z">
              <w:rPr>
                <w:noProof/>
              </w:rPr>
            </w:rPrChange>
          </w:rPr>
          <w:fldChar w:fldCharType="end"/>
        </w:r>
      </w:del>
      <w:del w:id="2746" w:author="Menhorn Timo" w:date="2020-05-26T13:53:00Z">
        <w:r w:rsidRPr="005F1C32" w:rsidDel="00846C88">
          <w:rPr>
            <w:rFonts w:cstheme="minorHAnsi"/>
            <w:rPrChange w:id="2747" w:author="Menhorn Timo" w:date="2020-05-27T07:06:00Z">
              <w:rPr/>
            </w:rPrChange>
          </w:rPr>
          <w:delText>: Jobangebote für Entwickler auf gängigen Plattformen</w:delText>
        </w:r>
      </w:del>
      <w:bookmarkEnd w:id="2738"/>
    </w:p>
    <w:tbl>
      <w:tblPr>
        <w:tblStyle w:val="Tabellenraster"/>
        <w:tblpPr w:leftFromText="141" w:rightFromText="141" w:vertAnchor="text" w:tblpY="1"/>
        <w:tblOverlap w:val="never"/>
        <w:tblW w:w="0" w:type="auto"/>
        <w:tblLook w:val="04A0" w:firstRow="1" w:lastRow="0" w:firstColumn="1" w:lastColumn="0" w:noHBand="0" w:noVBand="1"/>
        <w:tblPrChange w:id="2748" w:author="Menhorn Timo" w:date="2020-05-26T10:09:00Z">
          <w:tblPr>
            <w:tblStyle w:val="Tabellenraster"/>
            <w:tblW w:w="0" w:type="auto"/>
            <w:tblLook w:val="04A0" w:firstRow="1" w:lastRow="0" w:firstColumn="1" w:lastColumn="0" w:noHBand="0" w:noVBand="1"/>
          </w:tblPr>
        </w:tblPrChange>
      </w:tblPr>
      <w:tblGrid>
        <w:gridCol w:w="293"/>
        <w:gridCol w:w="1009"/>
        <w:tblGridChange w:id="2749">
          <w:tblGrid>
            <w:gridCol w:w="4531"/>
            <w:gridCol w:w="4531"/>
          </w:tblGrid>
        </w:tblGridChange>
      </w:tblGrid>
      <w:tr w:rsidR="004C7EF3" w:rsidRPr="005F1C32" w14:paraId="620ECBFB" w14:textId="77777777" w:rsidTr="00DC1383">
        <w:trPr>
          <w:trHeight w:val="250"/>
          <w:ins w:id="2750" w:author="Menhorn Timo" w:date="2020-05-26T09:41:00Z"/>
        </w:trPr>
        <w:tc>
          <w:tcPr>
            <w:tcW w:w="293" w:type="dxa"/>
            <w:shd w:val="clear" w:color="auto" w:fill="AE3A36"/>
            <w:tcPrChange w:id="2751" w:author="Menhorn Timo" w:date="2020-05-26T10:09:00Z">
              <w:tcPr>
                <w:tcW w:w="4531" w:type="dxa"/>
              </w:tcPr>
            </w:tcPrChange>
          </w:tcPr>
          <w:p w14:paraId="1263ADC7" w14:textId="77777777" w:rsidR="004C7EF3" w:rsidRPr="005F1C32" w:rsidRDefault="004C7EF3" w:rsidP="00DC1383">
            <w:pPr>
              <w:jc w:val="both"/>
              <w:rPr>
                <w:ins w:id="2752" w:author="Menhorn Timo" w:date="2020-05-26T09:41:00Z"/>
                <w:rFonts w:cstheme="minorHAnsi"/>
                <w:sz w:val="23"/>
                <w:szCs w:val="23"/>
                <w:rPrChange w:id="2753" w:author="Menhorn Timo" w:date="2020-05-27T07:06:00Z">
                  <w:rPr>
                    <w:ins w:id="2754" w:author="Menhorn Timo" w:date="2020-05-26T09:41:00Z"/>
                    <w:rFonts w:asciiTheme="majorHAnsi" w:hAnsiTheme="majorHAnsi" w:cstheme="majorHAnsi"/>
                    <w:sz w:val="23"/>
                    <w:szCs w:val="23"/>
                  </w:rPr>
                </w:rPrChange>
              </w:rPr>
            </w:pPr>
          </w:p>
        </w:tc>
        <w:tc>
          <w:tcPr>
            <w:tcW w:w="293" w:type="dxa"/>
            <w:tcPrChange w:id="2755" w:author="Menhorn Timo" w:date="2020-05-26T10:09:00Z">
              <w:tcPr>
                <w:tcW w:w="4531" w:type="dxa"/>
              </w:tcPr>
            </w:tcPrChange>
          </w:tcPr>
          <w:p w14:paraId="150E563B" w14:textId="164C75D3" w:rsidR="004C7EF3" w:rsidRPr="005F1C32" w:rsidRDefault="004C7EF3" w:rsidP="00DC1383">
            <w:pPr>
              <w:jc w:val="both"/>
              <w:rPr>
                <w:ins w:id="2756" w:author="Menhorn Timo" w:date="2020-05-26T09:41:00Z"/>
                <w:rFonts w:cstheme="minorHAnsi"/>
                <w:sz w:val="23"/>
                <w:szCs w:val="23"/>
                <w:rPrChange w:id="2757" w:author="Menhorn Timo" w:date="2020-05-27T07:06:00Z">
                  <w:rPr>
                    <w:ins w:id="2758" w:author="Menhorn Timo" w:date="2020-05-26T09:41:00Z"/>
                    <w:rFonts w:asciiTheme="majorHAnsi" w:hAnsiTheme="majorHAnsi" w:cstheme="majorHAnsi"/>
                    <w:sz w:val="23"/>
                    <w:szCs w:val="23"/>
                  </w:rPr>
                </w:rPrChange>
              </w:rPr>
            </w:pPr>
            <w:ins w:id="2759" w:author="Menhorn Timo" w:date="2020-05-26T09:41:00Z">
              <w:r w:rsidRPr="005F1C32">
                <w:rPr>
                  <w:rFonts w:cstheme="minorHAnsi"/>
                  <w:sz w:val="23"/>
                  <w:szCs w:val="23"/>
                  <w:rPrChange w:id="2760" w:author="Menhorn Timo" w:date="2020-05-27T07:06:00Z">
                    <w:rPr>
                      <w:rFonts w:asciiTheme="majorHAnsi" w:hAnsiTheme="majorHAnsi" w:cstheme="majorHAnsi"/>
                      <w:sz w:val="23"/>
                      <w:szCs w:val="23"/>
                    </w:rPr>
                  </w:rPrChange>
                </w:rPr>
                <w:t>Angular</w:t>
              </w:r>
            </w:ins>
          </w:p>
        </w:tc>
      </w:tr>
      <w:tr w:rsidR="004C7EF3" w:rsidRPr="005F1C32" w14:paraId="58B1089D" w14:textId="77777777" w:rsidTr="00DC1383">
        <w:trPr>
          <w:trHeight w:val="264"/>
          <w:ins w:id="2761" w:author="Menhorn Timo" w:date="2020-05-26T09:41:00Z"/>
        </w:trPr>
        <w:tc>
          <w:tcPr>
            <w:tcW w:w="293" w:type="dxa"/>
            <w:shd w:val="clear" w:color="auto" w:fill="76CEFB"/>
            <w:tcPrChange w:id="2762" w:author="Menhorn Timo" w:date="2020-05-26T10:09:00Z">
              <w:tcPr>
                <w:tcW w:w="4531" w:type="dxa"/>
              </w:tcPr>
            </w:tcPrChange>
          </w:tcPr>
          <w:p w14:paraId="6CB43F03" w14:textId="77777777" w:rsidR="004C7EF3" w:rsidRPr="005F1C32" w:rsidRDefault="004C7EF3" w:rsidP="00DC1383">
            <w:pPr>
              <w:jc w:val="both"/>
              <w:rPr>
                <w:ins w:id="2763" w:author="Menhorn Timo" w:date="2020-05-26T09:41:00Z"/>
                <w:rFonts w:cstheme="minorHAnsi"/>
                <w:sz w:val="23"/>
                <w:szCs w:val="23"/>
                <w:rPrChange w:id="2764" w:author="Menhorn Timo" w:date="2020-05-27T07:06:00Z">
                  <w:rPr>
                    <w:ins w:id="2765" w:author="Menhorn Timo" w:date="2020-05-26T09:41:00Z"/>
                    <w:rFonts w:asciiTheme="majorHAnsi" w:hAnsiTheme="majorHAnsi" w:cstheme="majorHAnsi"/>
                    <w:sz w:val="23"/>
                    <w:szCs w:val="23"/>
                  </w:rPr>
                </w:rPrChange>
              </w:rPr>
            </w:pPr>
          </w:p>
        </w:tc>
        <w:tc>
          <w:tcPr>
            <w:tcW w:w="293" w:type="dxa"/>
            <w:tcPrChange w:id="2766" w:author="Menhorn Timo" w:date="2020-05-26T10:09:00Z">
              <w:tcPr>
                <w:tcW w:w="4531" w:type="dxa"/>
              </w:tcPr>
            </w:tcPrChange>
          </w:tcPr>
          <w:p w14:paraId="59E24655" w14:textId="2CDC38B0" w:rsidR="004C7EF3" w:rsidRPr="005F1C32" w:rsidRDefault="004C7EF3" w:rsidP="00DC1383">
            <w:pPr>
              <w:jc w:val="both"/>
              <w:rPr>
                <w:ins w:id="2767" w:author="Menhorn Timo" w:date="2020-05-26T09:41:00Z"/>
                <w:rFonts w:cstheme="minorHAnsi"/>
                <w:sz w:val="23"/>
                <w:szCs w:val="23"/>
                <w:rPrChange w:id="2768" w:author="Menhorn Timo" w:date="2020-05-27T07:06:00Z">
                  <w:rPr>
                    <w:ins w:id="2769" w:author="Menhorn Timo" w:date="2020-05-26T09:41:00Z"/>
                    <w:rFonts w:asciiTheme="majorHAnsi" w:hAnsiTheme="majorHAnsi" w:cstheme="majorHAnsi"/>
                    <w:sz w:val="23"/>
                    <w:szCs w:val="23"/>
                  </w:rPr>
                </w:rPrChange>
              </w:rPr>
            </w:pPr>
            <w:ins w:id="2770" w:author="Menhorn Timo" w:date="2020-05-26T09:41:00Z">
              <w:r w:rsidRPr="005F1C32">
                <w:rPr>
                  <w:rFonts w:cstheme="minorHAnsi"/>
                  <w:sz w:val="23"/>
                  <w:szCs w:val="23"/>
                  <w:rPrChange w:id="2771" w:author="Menhorn Timo" w:date="2020-05-27T07:06:00Z">
                    <w:rPr>
                      <w:rFonts w:asciiTheme="majorHAnsi" w:hAnsiTheme="majorHAnsi" w:cstheme="majorHAnsi"/>
                      <w:sz w:val="23"/>
                      <w:szCs w:val="23"/>
                    </w:rPr>
                  </w:rPrChange>
                </w:rPr>
                <w:t>React</w:t>
              </w:r>
            </w:ins>
          </w:p>
        </w:tc>
      </w:tr>
      <w:tr w:rsidR="004C7EF3" w:rsidRPr="005F1C32" w14:paraId="0C7A5DBE" w14:textId="77777777" w:rsidTr="00DC1383">
        <w:trPr>
          <w:trHeight w:val="250"/>
          <w:ins w:id="2772" w:author="Menhorn Timo" w:date="2020-05-26T09:41:00Z"/>
        </w:trPr>
        <w:tc>
          <w:tcPr>
            <w:tcW w:w="293" w:type="dxa"/>
            <w:shd w:val="clear" w:color="auto" w:fill="9CCE78"/>
            <w:tcPrChange w:id="2773" w:author="Menhorn Timo" w:date="2020-05-26T10:09:00Z">
              <w:tcPr>
                <w:tcW w:w="4531" w:type="dxa"/>
              </w:tcPr>
            </w:tcPrChange>
          </w:tcPr>
          <w:p w14:paraId="1AA451CB" w14:textId="77777777" w:rsidR="004C7EF3" w:rsidRPr="005F1C32" w:rsidRDefault="004C7EF3" w:rsidP="00DC1383">
            <w:pPr>
              <w:jc w:val="both"/>
              <w:rPr>
                <w:ins w:id="2774" w:author="Menhorn Timo" w:date="2020-05-26T09:41:00Z"/>
                <w:rFonts w:cstheme="minorHAnsi"/>
                <w:sz w:val="23"/>
                <w:szCs w:val="23"/>
                <w:rPrChange w:id="2775" w:author="Menhorn Timo" w:date="2020-05-27T07:06:00Z">
                  <w:rPr>
                    <w:ins w:id="2776" w:author="Menhorn Timo" w:date="2020-05-26T09:41:00Z"/>
                    <w:rFonts w:asciiTheme="majorHAnsi" w:hAnsiTheme="majorHAnsi" w:cstheme="majorHAnsi"/>
                    <w:sz w:val="23"/>
                    <w:szCs w:val="23"/>
                  </w:rPr>
                </w:rPrChange>
              </w:rPr>
            </w:pPr>
          </w:p>
        </w:tc>
        <w:tc>
          <w:tcPr>
            <w:tcW w:w="293" w:type="dxa"/>
            <w:tcPrChange w:id="2777" w:author="Menhorn Timo" w:date="2020-05-26T10:09:00Z">
              <w:tcPr>
                <w:tcW w:w="4531" w:type="dxa"/>
              </w:tcPr>
            </w:tcPrChange>
          </w:tcPr>
          <w:p w14:paraId="2CE29BA9" w14:textId="38AC4169" w:rsidR="004C7EF3" w:rsidRPr="005F1C32" w:rsidRDefault="004C7EF3" w:rsidP="00DC1383">
            <w:pPr>
              <w:jc w:val="both"/>
              <w:rPr>
                <w:ins w:id="2778" w:author="Menhorn Timo" w:date="2020-05-26T09:41:00Z"/>
                <w:rFonts w:cstheme="minorHAnsi"/>
                <w:sz w:val="23"/>
                <w:szCs w:val="23"/>
                <w:rPrChange w:id="2779" w:author="Menhorn Timo" w:date="2020-05-27T07:06:00Z">
                  <w:rPr>
                    <w:ins w:id="2780" w:author="Menhorn Timo" w:date="2020-05-26T09:41:00Z"/>
                    <w:rFonts w:asciiTheme="majorHAnsi" w:hAnsiTheme="majorHAnsi" w:cstheme="majorHAnsi"/>
                    <w:sz w:val="23"/>
                    <w:szCs w:val="23"/>
                  </w:rPr>
                </w:rPrChange>
              </w:rPr>
            </w:pPr>
            <w:ins w:id="2781" w:author="Menhorn Timo" w:date="2020-05-26T09:41:00Z">
              <w:r w:rsidRPr="005F1C32">
                <w:rPr>
                  <w:rFonts w:cstheme="minorHAnsi"/>
                  <w:sz w:val="23"/>
                  <w:szCs w:val="23"/>
                  <w:rPrChange w:id="2782" w:author="Menhorn Timo" w:date="2020-05-27T07:06:00Z">
                    <w:rPr>
                      <w:rFonts w:asciiTheme="majorHAnsi" w:hAnsiTheme="majorHAnsi" w:cstheme="majorHAnsi"/>
                      <w:sz w:val="23"/>
                      <w:szCs w:val="23"/>
                    </w:rPr>
                  </w:rPrChange>
                </w:rPr>
                <w:t>VueJS</w:t>
              </w:r>
            </w:ins>
          </w:p>
        </w:tc>
      </w:tr>
    </w:tbl>
    <w:p w14:paraId="7C5E5A13" w14:textId="605757C7" w:rsidR="00D66FDE" w:rsidRPr="005F1C32" w:rsidRDefault="00D66FDE" w:rsidP="002145EE">
      <w:pPr>
        <w:jc w:val="both"/>
        <w:rPr>
          <w:rFonts w:cstheme="minorHAnsi"/>
          <w:sz w:val="23"/>
          <w:szCs w:val="23"/>
          <w:rPrChange w:id="2783" w:author="Menhorn Timo" w:date="2020-05-27T07:06:00Z">
            <w:rPr>
              <w:rFonts w:asciiTheme="majorHAnsi" w:hAnsiTheme="majorHAnsi" w:cstheme="majorHAnsi"/>
              <w:sz w:val="23"/>
              <w:szCs w:val="23"/>
            </w:rPr>
          </w:rPrChange>
        </w:rPr>
      </w:pPr>
      <w:r w:rsidRPr="005F1C32">
        <w:rPr>
          <w:rFonts w:cstheme="minorHAnsi"/>
          <w:sz w:val="23"/>
          <w:szCs w:val="23"/>
          <w:rPrChange w:id="2784" w:author="Menhorn Timo" w:date="2020-05-27T07:06:00Z">
            <w:rPr>
              <w:rFonts w:asciiTheme="majorHAnsi" w:hAnsiTheme="majorHAnsi" w:cstheme="majorHAnsi"/>
              <w:sz w:val="23"/>
              <w:szCs w:val="23"/>
            </w:rPr>
          </w:rPrChange>
        </w:rPr>
        <w:t xml:space="preserve">Die aktuellen Jobangebote für Entwickler sehen </w:t>
      </w:r>
      <w:r w:rsidR="00717EC5" w:rsidRPr="005F1C32">
        <w:rPr>
          <w:rFonts w:cstheme="minorHAnsi"/>
          <w:sz w:val="23"/>
          <w:szCs w:val="23"/>
          <w:rPrChange w:id="2785" w:author="Menhorn Timo" w:date="2020-05-27T07:06:00Z">
            <w:rPr>
              <w:rFonts w:asciiTheme="majorHAnsi" w:hAnsiTheme="majorHAnsi" w:cstheme="majorHAnsi"/>
              <w:sz w:val="23"/>
              <w:szCs w:val="23"/>
            </w:rPr>
          </w:rPrChange>
        </w:rPr>
        <w:t xml:space="preserve">ähnlich aus, wobei es erstaunlich ist, das VueJS bisher kaum angefragt wird, </w:t>
      </w:r>
      <w:r w:rsidR="00107963" w:rsidRPr="005F1C32">
        <w:rPr>
          <w:rFonts w:cstheme="minorHAnsi"/>
          <w:sz w:val="23"/>
          <w:szCs w:val="23"/>
          <w:rPrChange w:id="2786" w:author="Menhorn Timo" w:date="2020-05-27T07:06:00Z">
            <w:rPr>
              <w:rFonts w:asciiTheme="majorHAnsi" w:hAnsiTheme="majorHAnsi" w:cstheme="majorHAnsi"/>
              <w:sz w:val="23"/>
              <w:szCs w:val="23"/>
            </w:rPr>
          </w:rPrChange>
        </w:rPr>
        <w:t>da</w:t>
      </w:r>
      <w:r w:rsidR="00717EC5" w:rsidRPr="005F1C32">
        <w:rPr>
          <w:rFonts w:cstheme="minorHAnsi"/>
          <w:sz w:val="23"/>
          <w:szCs w:val="23"/>
          <w:rPrChange w:id="2787" w:author="Menhorn Timo" w:date="2020-05-27T07:06:00Z">
            <w:rPr>
              <w:rFonts w:asciiTheme="majorHAnsi" w:hAnsiTheme="majorHAnsi" w:cstheme="majorHAnsi"/>
              <w:sz w:val="23"/>
              <w:szCs w:val="23"/>
            </w:rPr>
          </w:rPrChange>
        </w:rPr>
        <w:t xml:space="preserve"> es einfach zu lernen ist und ähnlich umfangreiche Funktionalität bietet, wie Angular. Dieser Trend kommt vermutlich daher, da</w:t>
      </w:r>
      <w:r w:rsidR="00107963" w:rsidRPr="005F1C32">
        <w:rPr>
          <w:rFonts w:cstheme="minorHAnsi"/>
          <w:sz w:val="23"/>
          <w:szCs w:val="23"/>
          <w:rPrChange w:id="2788" w:author="Menhorn Timo" w:date="2020-05-27T07:06:00Z">
            <w:rPr>
              <w:rFonts w:asciiTheme="majorHAnsi" w:hAnsiTheme="majorHAnsi" w:cstheme="majorHAnsi"/>
              <w:sz w:val="23"/>
              <w:szCs w:val="23"/>
            </w:rPr>
          </w:rPrChange>
        </w:rPr>
        <w:t>s</w:t>
      </w:r>
      <w:r w:rsidR="00717EC5" w:rsidRPr="005F1C32">
        <w:rPr>
          <w:rFonts w:cstheme="minorHAnsi"/>
          <w:sz w:val="23"/>
          <w:szCs w:val="23"/>
          <w:rPrChange w:id="2789" w:author="Menhorn Timo" w:date="2020-05-27T07:06:00Z">
            <w:rPr>
              <w:rFonts w:asciiTheme="majorHAnsi" w:hAnsiTheme="majorHAnsi" w:cstheme="majorHAnsi"/>
              <w:sz w:val="23"/>
              <w:szCs w:val="23"/>
            </w:rPr>
          </w:rPrChange>
        </w:rPr>
        <w:t>s die größeren Unternehmen eher Frameworks</w:t>
      </w:r>
      <w:r w:rsidR="009A16BC" w:rsidRPr="005F1C32">
        <w:rPr>
          <w:rFonts w:cstheme="minorHAnsi"/>
          <w:sz w:val="23"/>
          <w:szCs w:val="23"/>
          <w:rPrChange w:id="2790" w:author="Menhorn Timo" w:date="2020-05-27T07:06:00Z">
            <w:rPr>
              <w:rFonts w:asciiTheme="majorHAnsi" w:hAnsiTheme="majorHAnsi" w:cstheme="majorHAnsi"/>
              <w:sz w:val="23"/>
              <w:szCs w:val="23"/>
            </w:rPr>
          </w:rPrChange>
        </w:rPr>
        <w:t>*</w:t>
      </w:r>
      <w:r w:rsidR="00717EC5" w:rsidRPr="005F1C32">
        <w:rPr>
          <w:rFonts w:cstheme="minorHAnsi"/>
          <w:sz w:val="23"/>
          <w:szCs w:val="23"/>
          <w:rPrChange w:id="2791" w:author="Menhorn Timo" w:date="2020-05-27T07:06:00Z">
            <w:rPr>
              <w:rFonts w:asciiTheme="majorHAnsi" w:hAnsiTheme="majorHAnsi" w:cstheme="majorHAnsi"/>
              <w:sz w:val="23"/>
              <w:szCs w:val="23"/>
            </w:rPr>
          </w:rPrChange>
        </w:rPr>
        <w:t xml:space="preserve"> </w:t>
      </w:r>
      <w:r w:rsidR="00107963" w:rsidRPr="005F1C32">
        <w:rPr>
          <w:rFonts w:cstheme="minorHAnsi"/>
          <w:sz w:val="23"/>
          <w:szCs w:val="23"/>
          <w:rPrChange w:id="2792" w:author="Menhorn Timo" w:date="2020-05-27T07:06:00Z">
            <w:rPr>
              <w:rFonts w:asciiTheme="majorHAnsi" w:hAnsiTheme="majorHAnsi" w:cstheme="majorHAnsi"/>
              <w:sz w:val="23"/>
              <w:szCs w:val="23"/>
            </w:rPr>
          </w:rPrChange>
        </w:rPr>
        <w:t>mit einer vollständigen und transparenten Dokumentation</w:t>
      </w:r>
      <w:r w:rsidR="00717EC5" w:rsidRPr="005F1C32">
        <w:rPr>
          <w:rFonts w:cstheme="minorHAnsi"/>
          <w:sz w:val="23"/>
          <w:szCs w:val="23"/>
          <w:rPrChange w:id="2793" w:author="Menhorn Timo" w:date="2020-05-27T07:06:00Z">
            <w:rPr>
              <w:rFonts w:asciiTheme="majorHAnsi" w:hAnsiTheme="majorHAnsi" w:cstheme="majorHAnsi"/>
              <w:sz w:val="23"/>
              <w:szCs w:val="23"/>
            </w:rPr>
          </w:rPrChange>
        </w:rPr>
        <w:t xml:space="preserve"> nutzen </w:t>
      </w:r>
      <w:r w:rsidR="00107963" w:rsidRPr="005F1C32">
        <w:rPr>
          <w:rFonts w:cstheme="minorHAnsi"/>
          <w:sz w:val="23"/>
          <w:szCs w:val="23"/>
          <w:rPrChange w:id="2794" w:author="Menhorn Timo" w:date="2020-05-27T07:06:00Z">
            <w:rPr>
              <w:rFonts w:asciiTheme="majorHAnsi" w:hAnsiTheme="majorHAnsi" w:cstheme="majorHAnsi"/>
              <w:sz w:val="23"/>
              <w:szCs w:val="23"/>
            </w:rPr>
          </w:rPrChange>
        </w:rPr>
        <w:t>möchten</w:t>
      </w:r>
      <w:r w:rsidR="00717EC5" w:rsidRPr="005F1C32">
        <w:rPr>
          <w:rFonts w:cstheme="minorHAnsi"/>
          <w:sz w:val="23"/>
          <w:szCs w:val="23"/>
          <w:rPrChange w:id="2795" w:author="Menhorn Timo" w:date="2020-05-27T07:06:00Z">
            <w:rPr>
              <w:rFonts w:asciiTheme="majorHAnsi" w:hAnsiTheme="majorHAnsi" w:cstheme="majorHAnsi"/>
              <w:sz w:val="23"/>
              <w:szCs w:val="23"/>
            </w:rPr>
          </w:rPrChange>
        </w:rPr>
        <w:t xml:space="preserve">, um es den Entwicklern einfacher zu machen. </w:t>
      </w:r>
    </w:p>
    <w:p w14:paraId="0EA129F3" w14:textId="2F4DF017" w:rsidR="0077004C" w:rsidRPr="005F1C32" w:rsidRDefault="0077004C" w:rsidP="006B5CAD">
      <w:pPr>
        <w:pStyle w:val="berschrift2"/>
        <w:rPr>
          <w:rFonts w:asciiTheme="minorHAnsi" w:hAnsiTheme="minorHAnsi" w:cstheme="minorHAnsi"/>
          <w:rPrChange w:id="2796" w:author="Menhorn Timo" w:date="2020-05-27T07:06:00Z">
            <w:rPr/>
          </w:rPrChange>
        </w:rPr>
      </w:pPr>
      <w:bookmarkStart w:id="2797" w:name="_Toc41555124"/>
      <w:r w:rsidRPr="005F1C32">
        <w:rPr>
          <w:rFonts w:asciiTheme="minorHAnsi" w:hAnsiTheme="minorHAnsi" w:cstheme="minorHAnsi"/>
          <w:rPrChange w:id="2798" w:author="Menhorn Timo" w:date="2020-05-27T07:06:00Z">
            <w:rPr/>
          </w:rPrChange>
        </w:rPr>
        <w:t>React</w:t>
      </w:r>
      <w:bookmarkEnd w:id="2797"/>
    </w:p>
    <w:p w14:paraId="1A39155F" w14:textId="527FFC2C" w:rsidR="00157A1F" w:rsidRPr="005F1C32" w:rsidRDefault="00157A1F" w:rsidP="002145EE">
      <w:pPr>
        <w:spacing w:after="0"/>
        <w:jc w:val="both"/>
        <w:rPr>
          <w:rFonts w:cstheme="minorHAnsi"/>
          <w:sz w:val="23"/>
          <w:szCs w:val="23"/>
          <w:rPrChange w:id="2799" w:author="Menhorn Timo" w:date="2020-05-27T07:06:00Z">
            <w:rPr>
              <w:rFonts w:asciiTheme="majorHAnsi" w:hAnsiTheme="majorHAnsi" w:cstheme="majorHAnsi"/>
              <w:sz w:val="23"/>
              <w:szCs w:val="23"/>
            </w:rPr>
          </w:rPrChange>
        </w:rPr>
      </w:pPr>
      <w:r w:rsidRPr="005F1C32">
        <w:rPr>
          <w:rFonts w:cstheme="minorHAnsi"/>
          <w:sz w:val="23"/>
          <w:szCs w:val="23"/>
          <w:rPrChange w:id="2800" w:author="Menhorn Timo" w:date="2020-05-27T07:06:00Z">
            <w:rPr>
              <w:rFonts w:asciiTheme="majorHAnsi" w:hAnsiTheme="majorHAnsi" w:cstheme="majorHAnsi"/>
              <w:sz w:val="23"/>
              <w:szCs w:val="23"/>
            </w:rPr>
          </w:rPrChange>
        </w:rPr>
        <w:t>React</w:t>
      </w:r>
      <w:r w:rsidR="00122FF9" w:rsidRPr="005F1C32">
        <w:rPr>
          <w:rFonts w:cstheme="minorHAnsi"/>
          <w:sz w:val="23"/>
          <w:szCs w:val="23"/>
          <w:rPrChange w:id="2801"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02" w:author="Menhorn Timo" w:date="2020-05-27T07:06:00Z">
            <w:rPr>
              <w:rFonts w:asciiTheme="majorHAnsi" w:hAnsiTheme="majorHAnsi" w:cstheme="majorHAnsi"/>
              <w:sz w:val="23"/>
              <w:szCs w:val="23"/>
            </w:rPr>
          </w:rPrChange>
        </w:rPr>
        <w:t>ist eine</w:t>
      </w:r>
      <w:r w:rsidR="00122FF9" w:rsidRPr="005F1C32">
        <w:rPr>
          <w:rFonts w:cstheme="minorHAnsi"/>
          <w:sz w:val="23"/>
          <w:szCs w:val="23"/>
          <w:rPrChange w:id="2803"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04" w:author="Menhorn Timo" w:date="2020-05-27T07:06:00Z">
            <w:rPr>
              <w:rFonts w:asciiTheme="majorHAnsi" w:hAnsiTheme="majorHAnsi" w:cstheme="majorHAnsi"/>
              <w:sz w:val="23"/>
              <w:szCs w:val="23"/>
            </w:rPr>
          </w:rPrChange>
        </w:rPr>
        <w:t xml:space="preserve">JavaScript-Softwarebibliothek, die ein Grundgerüst für die Ausgabe von </w:t>
      </w:r>
      <w:bookmarkStart w:id="2805" w:name="_Hlk39835329"/>
      <w:r w:rsidRPr="005F1C32">
        <w:rPr>
          <w:rFonts w:cstheme="minorHAnsi"/>
          <w:sz w:val="23"/>
          <w:szCs w:val="23"/>
          <w:rPrChange w:id="2806" w:author="Menhorn Timo" w:date="2020-05-27T07:06:00Z">
            <w:rPr>
              <w:rFonts w:asciiTheme="majorHAnsi" w:hAnsiTheme="majorHAnsi" w:cstheme="majorHAnsi"/>
              <w:sz w:val="23"/>
              <w:szCs w:val="23"/>
            </w:rPr>
          </w:rPrChange>
        </w:rPr>
        <w:t>User-Interface-Komponenten</w:t>
      </w:r>
      <w:bookmarkEnd w:id="2805"/>
      <w:r w:rsidR="009A16BC" w:rsidRPr="005F1C32">
        <w:rPr>
          <w:rFonts w:cstheme="minorHAnsi"/>
          <w:sz w:val="23"/>
          <w:szCs w:val="23"/>
          <w:rPrChange w:id="2807" w:author="Menhorn Timo" w:date="2020-05-27T07:06:00Z">
            <w:rPr>
              <w:rFonts w:asciiTheme="majorHAnsi" w:hAnsiTheme="majorHAnsi" w:cstheme="majorHAnsi"/>
              <w:sz w:val="23"/>
              <w:szCs w:val="23"/>
            </w:rPr>
          </w:rPrChange>
        </w:rPr>
        <w:t>*</w:t>
      </w:r>
      <w:r w:rsidRPr="005F1C32">
        <w:rPr>
          <w:rFonts w:cstheme="minorHAnsi"/>
          <w:sz w:val="23"/>
          <w:szCs w:val="23"/>
          <w:rPrChange w:id="2808" w:author="Menhorn Timo" w:date="2020-05-27T07:06:00Z">
            <w:rPr>
              <w:rFonts w:asciiTheme="majorHAnsi" w:hAnsiTheme="majorHAnsi" w:cstheme="majorHAnsi"/>
              <w:sz w:val="23"/>
              <w:szCs w:val="23"/>
            </w:rPr>
          </w:rPrChange>
        </w:rPr>
        <w:t xml:space="preserve"> von</w:t>
      </w:r>
      <w:r w:rsidR="00122FF9" w:rsidRPr="005F1C32">
        <w:rPr>
          <w:rFonts w:cstheme="minorHAnsi"/>
          <w:sz w:val="23"/>
          <w:szCs w:val="23"/>
          <w:rPrChange w:id="2809"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10" w:author="Menhorn Timo" w:date="2020-05-27T07:06:00Z">
            <w:rPr>
              <w:rFonts w:asciiTheme="majorHAnsi" w:hAnsiTheme="majorHAnsi" w:cstheme="majorHAnsi"/>
              <w:sz w:val="23"/>
              <w:szCs w:val="23"/>
            </w:rPr>
          </w:rPrChange>
        </w:rPr>
        <w:t>Webseiten</w:t>
      </w:r>
      <w:r w:rsidR="00122FF9" w:rsidRPr="005F1C32">
        <w:rPr>
          <w:rFonts w:cstheme="minorHAnsi"/>
          <w:sz w:val="23"/>
          <w:szCs w:val="23"/>
          <w:rPrChange w:id="2811"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12" w:author="Menhorn Timo" w:date="2020-05-27T07:06:00Z">
            <w:rPr>
              <w:rFonts w:asciiTheme="majorHAnsi" w:hAnsiTheme="majorHAnsi" w:cstheme="majorHAnsi"/>
              <w:sz w:val="23"/>
              <w:szCs w:val="23"/>
            </w:rPr>
          </w:rPrChange>
        </w:rPr>
        <w:t>zur Verfügung stellt (</w:t>
      </w:r>
      <w:bookmarkStart w:id="2813" w:name="_Hlk39835346"/>
      <w:r w:rsidRPr="005F1C32">
        <w:rPr>
          <w:rFonts w:cstheme="minorHAnsi"/>
          <w:sz w:val="23"/>
          <w:szCs w:val="23"/>
          <w:rPrChange w:id="2814" w:author="Menhorn Timo" w:date="2020-05-27T07:06:00Z">
            <w:rPr>
              <w:rFonts w:asciiTheme="majorHAnsi" w:hAnsiTheme="majorHAnsi" w:cstheme="majorHAnsi"/>
              <w:sz w:val="23"/>
              <w:szCs w:val="23"/>
            </w:rPr>
          </w:rPrChange>
        </w:rPr>
        <w:t>Webframework</w:t>
      </w:r>
      <w:bookmarkEnd w:id="2813"/>
      <w:r w:rsidR="009A16BC" w:rsidRPr="005F1C32">
        <w:rPr>
          <w:rFonts w:cstheme="minorHAnsi"/>
          <w:sz w:val="23"/>
          <w:szCs w:val="23"/>
          <w:rPrChange w:id="2815" w:author="Menhorn Timo" w:date="2020-05-27T07:06:00Z">
            <w:rPr>
              <w:rFonts w:asciiTheme="majorHAnsi" w:hAnsiTheme="majorHAnsi" w:cstheme="majorHAnsi"/>
              <w:sz w:val="23"/>
              <w:szCs w:val="23"/>
            </w:rPr>
          </w:rPrChange>
        </w:rPr>
        <w:t>*</w:t>
      </w:r>
      <w:r w:rsidRPr="005F1C32">
        <w:rPr>
          <w:rFonts w:cstheme="minorHAnsi"/>
          <w:sz w:val="23"/>
          <w:szCs w:val="23"/>
          <w:rPrChange w:id="2816" w:author="Menhorn Timo" w:date="2020-05-27T07:06:00Z">
            <w:rPr>
              <w:rFonts w:asciiTheme="majorHAnsi" w:hAnsiTheme="majorHAnsi" w:cstheme="majorHAnsi"/>
              <w:sz w:val="23"/>
              <w:szCs w:val="23"/>
            </w:rPr>
          </w:rPrChange>
        </w:rPr>
        <w:t>). Komponenten werden in React hierarchisch aufgebaut und können in dessen Syntax als selbst definierte</w:t>
      </w:r>
      <w:r w:rsidR="00122FF9" w:rsidRPr="005F1C32">
        <w:rPr>
          <w:rFonts w:cstheme="minorHAnsi"/>
          <w:sz w:val="23"/>
          <w:szCs w:val="23"/>
          <w:rPrChange w:id="2817"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18" w:author="Menhorn Timo" w:date="2020-05-27T07:06:00Z">
            <w:rPr>
              <w:rFonts w:asciiTheme="majorHAnsi" w:hAnsiTheme="majorHAnsi" w:cstheme="majorHAnsi"/>
              <w:sz w:val="23"/>
              <w:szCs w:val="23"/>
            </w:rPr>
          </w:rPrChange>
        </w:rPr>
        <w:t>HTML-Tags repräsentiert werden.</w:t>
      </w:r>
      <w:r w:rsidR="00122FF9" w:rsidRPr="005F1C32">
        <w:rPr>
          <w:rFonts w:cstheme="minorHAnsi"/>
          <w:sz w:val="23"/>
          <w:szCs w:val="23"/>
          <w:rPrChange w:id="2819"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20" w:author="Menhorn Timo" w:date="2020-05-27T07:06:00Z">
            <w:rPr>
              <w:rFonts w:asciiTheme="majorHAnsi" w:hAnsiTheme="majorHAnsi" w:cstheme="majorHAnsi"/>
              <w:sz w:val="23"/>
              <w:szCs w:val="23"/>
            </w:rPr>
          </w:rPrChange>
        </w:rPr>
        <w:t>Das Modell von React verspricht durch die Konzepte des unidirektionalen Datenflusses und des „Virtual</w:t>
      </w:r>
      <w:r w:rsidR="00122FF9" w:rsidRPr="005F1C32">
        <w:rPr>
          <w:rFonts w:cstheme="minorHAnsi"/>
          <w:sz w:val="23"/>
          <w:szCs w:val="23"/>
          <w:rPrChange w:id="2821"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22" w:author="Menhorn Timo" w:date="2020-05-27T07:06:00Z">
            <w:rPr>
              <w:rFonts w:asciiTheme="majorHAnsi" w:hAnsiTheme="majorHAnsi" w:cstheme="majorHAnsi"/>
              <w:sz w:val="23"/>
              <w:szCs w:val="23"/>
            </w:rPr>
          </w:rPrChange>
        </w:rPr>
        <w:t>DOM“ den einfachen, aber trotzdem performanten Aufbau auch komplexer Anwendungen. React bildet typischerweise die Basis für</w:t>
      </w:r>
      <w:r w:rsidR="00122FF9" w:rsidRPr="005F1C32">
        <w:rPr>
          <w:rFonts w:cstheme="minorHAnsi"/>
          <w:sz w:val="23"/>
          <w:szCs w:val="23"/>
          <w:rPrChange w:id="2823"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24" w:author="Menhorn Timo" w:date="2020-05-27T07:06:00Z">
            <w:rPr>
              <w:rFonts w:asciiTheme="majorHAnsi" w:hAnsiTheme="majorHAnsi" w:cstheme="majorHAnsi"/>
              <w:sz w:val="23"/>
              <w:szCs w:val="23"/>
            </w:rPr>
          </w:rPrChange>
        </w:rPr>
        <w:t>Single-Page-Webanwendungen, kann jedoch auch mittels</w:t>
      </w:r>
      <w:bookmarkStart w:id="2825" w:name="_Hlk39835367"/>
      <w:r w:rsidR="00122FF9" w:rsidRPr="005F1C32">
        <w:rPr>
          <w:rFonts w:cstheme="minorHAnsi"/>
          <w:sz w:val="23"/>
          <w:szCs w:val="23"/>
          <w:rPrChange w:id="2826"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27" w:author="Menhorn Timo" w:date="2020-05-27T07:06:00Z">
            <w:rPr>
              <w:rFonts w:asciiTheme="majorHAnsi" w:hAnsiTheme="majorHAnsi" w:cstheme="majorHAnsi"/>
              <w:sz w:val="23"/>
              <w:szCs w:val="23"/>
            </w:rPr>
          </w:rPrChange>
        </w:rPr>
        <w:t>Node.js</w:t>
      </w:r>
      <w:bookmarkEnd w:id="2825"/>
      <w:r w:rsidR="009A16BC" w:rsidRPr="005F1C32">
        <w:rPr>
          <w:rFonts w:cstheme="minorHAnsi"/>
          <w:sz w:val="23"/>
          <w:szCs w:val="23"/>
          <w:rPrChange w:id="2828" w:author="Menhorn Timo" w:date="2020-05-27T07:06:00Z">
            <w:rPr>
              <w:rFonts w:asciiTheme="majorHAnsi" w:hAnsiTheme="majorHAnsi" w:cstheme="majorHAnsi"/>
              <w:sz w:val="23"/>
              <w:szCs w:val="23"/>
            </w:rPr>
          </w:rPrChange>
        </w:rPr>
        <w:t>*</w:t>
      </w:r>
      <w:r w:rsidR="00122FF9" w:rsidRPr="005F1C32">
        <w:rPr>
          <w:rFonts w:cstheme="minorHAnsi"/>
          <w:sz w:val="23"/>
          <w:szCs w:val="23"/>
          <w:rPrChange w:id="2829"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30" w:author="Menhorn Timo" w:date="2020-05-27T07:06:00Z">
            <w:rPr>
              <w:rFonts w:asciiTheme="majorHAnsi" w:hAnsiTheme="majorHAnsi" w:cstheme="majorHAnsi"/>
              <w:sz w:val="23"/>
              <w:szCs w:val="23"/>
            </w:rPr>
          </w:rPrChange>
        </w:rPr>
        <w:t>serverseitig (vor-)gerendert</w:t>
      </w:r>
      <w:r w:rsidR="009A16BC" w:rsidRPr="005F1C32">
        <w:rPr>
          <w:rFonts w:cstheme="minorHAnsi"/>
          <w:sz w:val="23"/>
          <w:szCs w:val="23"/>
          <w:rPrChange w:id="2831" w:author="Menhorn Timo" w:date="2020-05-27T07:06:00Z">
            <w:rPr>
              <w:rFonts w:asciiTheme="majorHAnsi" w:hAnsiTheme="majorHAnsi" w:cstheme="majorHAnsi"/>
              <w:sz w:val="23"/>
              <w:szCs w:val="23"/>
            </w:rPr>
          </w:rPrChange>
        </w:rPr>
        <w:t>*</w:t>
      </w:r>
      <w:r w:rsidRPr="005F1C32">
        <w:rPr>
          <w:rFonts w:cstheme="minorHAnsi"/>
          <w:sz w:val="23"/>
          <w:szCs w:val="23"/>
          <w:rPrChange w:id="2832" w:author="Menhorn Timo" w:date="2020-05-27T07:06:00Z">
            <w:rPr>
              <w:rFonts w:asciiTheme="majorHAnsi" w:hAnsiTheme="majorHAnsi" w:cstheme="majorHAnsi"/>
              <w:sz w:val="23"/>
              <w:szCs w:val="23"/>
            </w:rPr>
          </w:rPrChange>
        </w:rPr>
        <w:t xml:space="preserve"> werden.</w:t>
      </w:r>
    </w:p>
    <w:p w14:paraId="6B1EC7F6" w14:textId="65164F38" w:rsidR="009F1C1E" w:rsidRPr="005F1C32" w:rsidRDefault="009F5A82" w:rsidP="002145EE">
      <w:pPr>
        <w:spacing w:after="0"/>
        <w:jc w:val="both"/>
        <w:rPr>
          <w:rFonts w:cstheme="minorHAnsi"/>
          <w:i/>
          <w:iCs/>
          <w:sz w:val="18"/>
          <w:szCs w:val="18"/>
          <w:rPrChange w:id="2833" w:author="Menhorn Timo" w:date="2020-05-27T07:06:00Z">
            <w:rPr>
              <w:rFonts w:asciiTheme="majorHAnsi" w:hAnsiTheme="majorHAnsi" w:cstheme="majorHAnsi"/>
              <w:i/>
              <w:iCs/>
              <w:sz w:val="18"/>
              <w:szCs w:val="18"/>
            </w:rPr>
          </w:rPrChange>
        </w:rPr>
      </w:pPr>
      <w:r w:rsidRPr="005F1C32">
        <w:rPr>
          <w:rFonts w:cstheme="minorHAnsi"/>
        </w:rPr>
        <w:fldChar w:fldCharType="begin"/>
      </w:r>
      <w:r w:rsidRPr="005F1C32">
        <w:rPr>
          <w:rFonts w:cstheme="minorHAnsi"/>
          <w:rPrChange w:id="2834" w:author="Menhorn Timo" w:date="2020-05-27T07:06:00Z">
            <w:rPr/>
          </w:rPrChange>
        </w:rPr>
        <w:instrText xml:space="preserve"> HYPERLINK "file:///C:\\Users\\brinkmja\\Downloads\\projectdoku_v2_DD.docx" \l "Webquellen" </w:instrText>
      </w:r>
      <w:r w:rsidRPr="005F1C32">
        <w:rPr>
          <w:rFonts w:cstheme="minorHAnsi"/>
          <w:rPrChange w:id="2835" w:author="Menhorn Timo" w:date="2020-05-27T07:06:00Z">
            <w:rPr>
              <w:rStyle w:val="Hyperlink"/>
              <w:rFonts w:asciiTheme="majorHAnsi" w:hAnsiTheme="majorHAnsi" w:cstheme="majorHAnsi"/>
              <w:i/>
              <w:iCs/>
              <w:sz w:val="18"/>
              <w:szCs w:val="18"/>
            </w:rPr>
          </w:rPrChange>
        </w:rPr>
        <w:fldChar w:fldCharType="separate"/>
      </w:r>
      <w:r w:rsidR="009F1C1E" w:rsidRPr="005F1C32">
        <w:rPr>
          <w:rStyle w:val="Hyperlink"/>
          <w:rFonts w:cstheme="minorHAnsi"/>
          <w:i/>
          <w:iCs/>
          <w:sz w:val="18"/>
          <w:szCs w:val="18"/>
          <w:rPrChange w:id="2836" w:author="Menhorn Timo" w:date="2020-05-27T07:06:00Z">
            <w:rPr>
              <w:rStyle w:val="Hyperlink"/>
              <w:rFonts w:asciiTheme="majorHAnsi" w:hAnsiTheme="majorHAnsi" w:cstheme="majorHAnsi"/>
              <w:i/>
              <w:iCs/>
              <w:sz w:val="18"/>
              <w:szCs w:val="18"/>
            </w:rPr>
          </w:rPrChange>
        </w:rPr>
        <w:t>Vgl. WQ3</w:t>
      </w:r>
      <w:r w:rsidRPr="005F1C32">
        <w:rPr>
          <w:rStyle w:val="Hyperlink"/>
          <w:rFonts w:cstheme="minorHAnsi"/>
          <w:i/>
          <w:iCs/>
          <w:sz w:val="18"/>
          <w:szCs w:val="18"/>
          <w:rPrChange w:id="2837" w:author="Menhorn Timo" w:date="2020-05-27T07:06:00Z">
            <w:rPr>
              <w:rStyle w:val="Hyperlink"/>
              <w:rFonts w:asciiTheme="majorHAnsi" w:hAnsiTheme="majorHAnsi" w:cstheme="majorHAnsi"/>
              <w:i/>
              <w:iCs/>
              <w:sz w:val="18"/>
              <w:szCs w:val="18"/>
            </w:rPr>
          </w:rPrChange>
        </w:rPr>
        <w:fldChar w:fldCharType="end"/>
      </w:r>
    </w:p>
    <w:p w14:paraId="3EA535D6" w14:textId="630F2CF4" w:rsidR="00157A1F" w:rsidRPr="005F1C32" w:rsidRDefault="00157A1F" w:rsidP="002145EE">
      <w:pPr>
        <w:spacing w:after="0"/>
        <w:jc w:val="both"/>
        <w:rPr>
          <w:rFonts w:cstheme="minorHAnsi"/>
          <w:sz w:val="23"/>
          <w:szCs w:val="23"/>
          <w:rPrChange w:id="2838" w:author="Menhorn Timo" w:date="2020-05-27T07:06:00Z">
            <w:rPr>
              <w:rFonts w:asciiTheme="majorHAnsi" w:hAnsiTheme="majorHAnsi" w:cstheme="majorHAnsi"/>
              <w:sz w:val="23"/>
              <w:szCs w:val="23"/>
            </w:rPr>
          </w:rPrChange>
        </w:rPr>
      </w:pPr>
    </w:p>
    <w:p w14:paraId="20B792DD" w14:textId="77777777" w:rsidR="00D80F24" w:rsidRDefault="00157A1F">
      <w:pPr>
        <w:keepNext/>
        <w:spacing w:after="0"/>
        <w:jc w:val="both"/>
        <w:rPr>
          <w:ins w:id="2839" w:author="Menhorn Timo" w:date="2020-05-27T15:07:00Z"/>
        </w:rPr>
      </w:pPr>
      <w:r w:rsidRPr="005F1C32">
        <w:rPr>
          <w:rFonts w:cstheme="minorHAnsi"/>
          <w:noProof/>
          <w:sz w:val="23"/>
          <w:szCs w:val="23"/>
          <w:rPrChange w:id="2840" w:author="Menhorn Timo" w:date="2020-05-27T07:06:00Z">
            <w:rPr>
              <w:rFonts w:asciiTheme="majorHAnsi" w:hAnsiTheme="majorHAnsi" w:cstheme="majorHAnsi"/>
              <w:noProof/>
              <w:sz w:val="23"/>
              <w:szCs w:val="23"/>
            </w:rPr>
          </w:rPrChange>
        </w:rPr>
        <w:lastRenderedPageBreak/>
        <w:drawing>
          <wp:inline distT="0" distB="0" distL="0" distR="0" wp14:anchorId="2F6C2AAD" wp14:editId="6F8A803B">
            <wp:extent cx="5760720" cy="241236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12365"/>
                    </a:xfrm>
                    <a:prstGeom prst="rect">
                      <a:avLst/>
                    </a:prstGeom>
                  </pic:spPr>
                </pic:pic>
              </a:graphicData>
            </a:graphic>
          </wp:inline>
        </w:drawing>
      </w:r>
    </w:p>
    <w:p w14:paraId="7CE7FAF8" w14:textId="02A9EFC9" w:rsidR="004A0000" w:rsidRDefault="00D80F24">
      <w:pPr>
        <w:pStyle w:val="Beschriftung"/>
        <w:jc w:val="both"/>
        <w:rPr>
          <w:ins w:id="2841" w:author="Menhorn Timo" w:date="2020-05-27T09:38:00Z"/>
        </w:rPr>
        <w:pPrChange w:id="2842" w:author="Menhorn Timo" w:date="2020-05-27T15:07:00Z">
          <w:pPr>
            <w:keepNext/>
            <w:spacing w:after="0"/>
            <w:jc w:val="both"/>
          </w:pPr>
        </w:pPrChange>
      </w:pPr>
      <w:bookmarkStart w:id="2843" w:name="_Toc41553041"/>
      <w:ins w:id="2844" w:author="Menhorn Timo" w:date="2020-05-27T15:07:00Z">
        <w:r>
          <w:t xml:space="preserve">Abbildung </w:t>
        </w:r>
        <w:r>
          <w:fldChar w:fldCharType="begin"/>
        </w:r>
        <w:r>
          <w:instrText xml:space="preserve"> SEQ Abbildung \* ARABIC </w:instrText>
        </w:r>
      </w:ins>
      <w:r>
        <w:fldChar w:fldCharType="separate"/>
      </w:r>
      <w:ins w:id="2845" w:author="Menhorn Timo" w:date="2020-05-28T10:15:00Z">
        <w:r w:rsidR="00687C15">
          <w:rPr>
            <w:noProof/>
          </w:rPr>
          <w:t>24</w:t>
        </w:r>
      </w:ins>
      <w:ins w:id="2846" w:author="Menhorn Timo" w:date="2020-05-27T15:07:00Z">
        <w:r>
          <w:fldChar w:fldCharType="end"/>
        </w:r>
        <w:r>
          <w:t xml:space="preserve">: </w:t>
        </w:r>
        <w:r w:rsidRPr="008B1120">
          <w:t>Hello World Beispiel React</w:t>
        </w:r>
      </w:ins>
      <w:bookmarkEnd w:id="2843"/>
    </w:p>
    <w:p w14:paraId="552B3307" w14:textId="431F9CB8" w:rsidR="008C395D" w:rsidRPr="00687C15" w:rsidDel="004A0000" w:rsidRDefault="008C395D">
      <w:pPr>
        <w:pStyle w:val="Beschriftung"/>
        <w:jc w:val="both"/>
        <w:rPr>
          <w:del w:id="2847" w:author="Menhorn Timo" w:date="2020-05-27T09:38:00Z"/>
          <w:rFonts w:cstheme="minorHAnsi"/>
        </w:rPr>
        <w:pPrChange w:id="2848" w:author="Menhorn Timo" w:date="2020-05-26T14:02:00Z">
          <w:pPr>
            <w:keepNext/>
            <w:spacing w:after="0"/>
            <w:jc w:val="both"/>
          </w:pPr>
        </w:pPrChange>
      </w:pPr>
      <w:bookmarkStart w:id="2849" w:name="_Toc41475312"/>
      <w:bookmarkStart w:id="2850" w:name="_Toc41475402"/>
      <w:bookmarkStart w:id="2851" w:name="_Toc41475575"/>
      <w:bookmarkStart w:id="2852" w:name="_Toc41477473"/>
      <w:bookmarkStart w:id="2853" w:name="_Toc41477567"/>
      <w:bookmarkStart w:id="2854" w:name="_Toc41487090"/>
      <w:bookmarkStart w:id="2855" w:name="_Toc41487565"/>
      <w:bookmarkStart w:id="2856" w:name="_Toc41488397"/>
      <w:bookmarkStart w:id="2857" w:name="_Toc41553094"/>
      <w:bookmarkStart w:id="2858" w:name="_Toc41553520"/>
      <w:bookmarkStart w:id="2859" w:name="_Toc41555125"/>
      <w:bookmarkEnd w:id="2849"/>
      <w:bookmarkEnd w:id="2850"/>
      <w:bookmarkEnd w:id="2851"/>
      <w:bookmarkEnd w:id="2852"/>
      <w:bookmarkEnd w:id="2853"/>
      <w:bookmarkEnd w:id="2854"/>
      <w:bookmarkEnd w:id="2855"/>
      <w:bookmarkEnd w:id="2856"/>
      <w:bookmarkEnd w:id="2857"/>
      <w:bookmarkEnd w:id="2858"/>
      <w:bookmarkEnd w:id="2859"/>
    </w:p>
    <w:p w14:paraId="5C007FF1" w14:textId="208E9FFC" w:rsidR="00157A1F" w:rsidRPr="005F1C32" w:rsidDel="004D0BFD" w:rsidRDefault="008C395D" w:rsidP="008E0048">
      <w:pPr>
        <w:pStyle w:val="Beschriftung"/>
        <w:jc w:val="both"/>
        <w:rPr>
          <w:del w:id="2860" w:author="Menhorn Timo" w:date="2020-05-26T14:02:00Z"/>
          <w:rFonts w:cstheme="minorHAnsi"/>
          <w:sz w:val="23"/>
          <w:szCs w:val="23"/>
          <w:rPrChange w:id="2861" w:author="Menhorn Timo" w:date="2020-05-27T07:06:00Z">
            <w:rPr>
              <w:del w:id="2862" w:author="Menhorn Timo" w:date="2020-05-26T14:02:00Z"/>
              <w:rFonts w:asciiTheme="majorHAnsi" w:hAnsiTheme="majorHAnsi" w:cstheme="majorHAnsi"/>
              <w:sz w:val="23"/>
              <w:szCs w:val="23"/>
            </w:rPr>
          </w:rPrChange>
        </w:rPr>
      </w:pPr>
      <w:bookmarkStart w:id="2863" w:name="_Toc40095125"/>
      <w:del w:id="2864" w:author="Menhorn Timo" w:date="2020-05-26T14:02:00Z">
        <w:r w:rsidRPr="005F1C32" w:rsidDel="004D0BFD">
          <w:rPr>
            <w:rFonts w:cstheme="minorHAnsi"/>
            <w:rPrChange w:id="2865" w:author="Menhorn Timo" w:date="2020-05-27T07:06:00Z">
              <w:rPr/>
            </w:rPrChange>
          </w:rPr>
          <w:delText xml:space="preserve">Abbildung </w:delText>
        </w:r>
      </w:del>
      <w:del w:id="2866" w:author="Menhorn Timo" w:date="2020-05-26T12:37:00Z">
        <w:r w:rsidR="00A530CB" w:rsidRPr="005F1C32" w:rsidDel="00BA262B">
          <w:rPr>
            <w:rFonts w:cstheme="minorHAnsi"/>
            <w:i w:val="0"/>
            <w:iCs w:val="0"/>
            <w:rPrChange w:id="2867" w:author="Menhorn Timo" w:date="2020-05-27T07:06:00Z">
              <w:rPr>
                <w:i w:val="0"/>
                <w:iCs w:val="0"/>
              </w:rPr>
            </w:rPrChange>
          </w:rPr>
          <w:fldChar w:fldCharType="begin"/>
        </w:r>
        <w:r w:rsidR="00A530CB" w:rsidRPr="005F1C32" w:rsidDel="00BA262B">
          <w:rPr>
            <w:rFonts w:cstheme="minorHAnsi"/>
            <w:rPrChange w:id="2868" w:author="Menhorn Timo" w:date="2020-05-27T07:06:00Z">
              <w:rPr/>
            </w:rPrChange>
          </w:rPr>
          <w:delInstrText xml:space="preserve"> SEQ Abbildung \* ARABIC </w:delInstrText>
        </w:r>
        <w:r w:rsidR="00A530CB" w:rsidRPr="005F1C32" w:rsidDel="00BA262B">
          <w:rPr>
            <w:rFonts w:cstheme="minorHAnsi"/>
            <w:i w:val="0"/>
            <w:iCs w:val="0"/>
            <w:rPrChange w:id="2869" w:author="Menhorn Timo" w:date="2020-05-27T07:06:00Z">
              <w:rPr>
                <w:i w:val="0"/>
                <w:iCs w:val="0"/>
                <w:noProof/>
              </w:rPr>
            </w:rPrChange>
          </w:rPr>
          <w:fldChar w:fldCharType="separate"/>
        </w:r>
        <w:r w:rsidR="00E3775A" w:rsidRPr="005F1C32" w:rsidDel="00BA262B">
          <w:rPr>
            <w:rFonts w:cstheme="minorHAnsi"/>
            <w:noProof/>
            <w:rPrChange w:id="2870" w:author="Menhorn Timo" w:date="2020-05-27T07:06:00Z">
              <w:rPr>
                <w:noProof/>
              </w:rPr>
            </w:rPrChange>
          </w:rPr>
          <w:delText>6</w:delText>
        </w:r>
        <w:r w:rsidR="00A530CB" w:rsidRPr="005F1C32" w:rsidDel="00BA262B">
          <w:rPr>
            <w:rFonts w:cstheme="minorHAnsi"/>
            <w:i w:val="0"/>
            <w:iCs w:val="0"/>
            <w:noProof/>
            <w:rPrChange w:id="2871" w:author="Menhorn Timo" w:date="2020-05-27T07:06:00Z">
              <w:rPr>
                <w:i w:val="0"/>
                <w:iCs w:val="0"/>
                <w:noProof/>
              </w:rPr>
            </w:rPrChange>
          </w:rPr>
          <w:fldChar w:fldCharType="end"/>
        </w:r>
      </w:del>
      <w:del w:id="2872" w:author="Menhorn Timo" w:date="2020-05-26T14:02:00Z">
        <w:r w:rsidRPr="005F1C32" w:rsidDel="004D0BFD">
          <w:rPr>
            <w:rFonts w:cstheme="minorHAnsi"/>
            <w:rPrChange w:id="2873" w:author="Menhorn Timo" w:date="2020-05-27T07:06:00Z">
              <w:rPr/>
            </w:rPrChange>
          </w:rPr>
          <w:delText>: Hello World Beispiel React</w:delText>
        </w:r>
        <w:bookmarkStart w:id="2874" w:name="_Toc41464365"/>
        <w:bookmarkStart w:id="2875" w:name="_Toc41464619"/>
        <w:bookmarkStart w:id="2876" w:name="_Toc41475313"/>
        <w:bookmarkStart w:id="2877" w:name="_Toc41475403"/>
        <w:bookmarkStart w:id="2878" w:name="_Toc41475576"/>
        <w:bookmarkStart w:id="2879" w:name="_Toc41477474"/>
        <w:bookmarkStart w:id="2880" w:name="_Toc41477568"/>
        <w:bookmarkStart w:id="2881" w:name="_Toc41487091"/>
        <w:bookmarkStart w:id="2882" w:name="_Toc41487566"/>
        <w:bookmarkStart w:id="2883" w:name="_Toc41488398"/>
        <w:bookmarkStart w:id="2884" w:name="_Toc41553095"/>
        <w:bookmarkStart w:id="2885" w:name="_Toc41553521"/>
        <w:bookmarkStart w:id="2886" w:name="_Toc41555126"/>
        <w:bookmarkEnd w:id="2863"/>
        <w:bookmarkEnd w:id="2874"/>
        <w:bookmarkEnd w:id="2875"/>
        <w:bookmarkEnd w:id="2876"/>
        <w:bookmarkEnd w:id="2877"/>
        <w:bookmarkEnd w:id="2878"/>
        <w:bookmarkEnd w:id="2879"/>
        <w:bookmarkEnd w:id="2880"/>
        <w:bookmarkEnd w:id="2881"/>
        <w:bookmarkEnd w:id="2882"/>
        <w:bookmarkEnd w:id="2883"/>
        <w:bookmarkEnd w:id="2884"/>
        <w:bookmarkEnd w:id="2885"/>
        <w:bookmarkEnd w:id="2886"/>
      </w:del>
    </w:p>
    <w:p w14:paraId="24B9BFA7" w14:textId="24F8B89E" w:rsidR="0077004C" w:rsidRPr="005F1C32" w:rsidRDefault="0077004C" w:rsidP="006B5CAD">
      <w:pPr>
        <w:pStyle w:val="berschrift2"/>
        <w:rPr>
          <w:rFonts w:asciiTheme="minorHAnsi" w:hAnsiTheme="minorHAnsi" w:cstheme="minorHAnsi"/>
          <w:rPrChange w:id="2887" w:author="Menhorn Timo" w:date="2020-05-27T07:06:00Z">
            <w:rPr/>
          </w:rPrChange>
        </w:rPr>
      </w:pPr>
      <w:bookmarkStart w:id="2888" w:name="_Toc41555127"/>
      <w:r w:rsidRPr="005F1C32">
        <w:rPr>
          <w:rFonts w:asciiTheme="minorHAnsi" w:hAnsiTheme="minorHAnsi" w:cstheme="minorHAnsi"/>
          <w:rPrChange w:id="2889" w:author="Menhorn Timo" w:date="2020-05-27T07:06:00Z">
            <w:rPr/>
          </w:rPrChange>
        </w:rPr>
        <w:t>VueJS</w:t>
      </w:r>
      <w:bookmarkEnd w:id="2888"/>
    </w:p>
    <w:p w14:paraId="74CF50D9" w14:textId="2555A4E6" w:rsidR="00157A1F" w:rsidRPr="005F1C32" w:rsidRDefault="00157A1F" w:rsidP="002145EE">
      <w:pPr>
        <w:spacing w:after="0"/>
        <w:jc w:val="both"/>
        <w:rPr>
          <w:rFonts w:cstheme="minorHAnsi"/>
          <w:sz w:val="23"/>
          <w:szCs w:val="23"/>
          <w:rPrChange w:id="2890" w:author="Menhorn Timo" w:date="2020-05-27T07:06:00Z">
            <w:rPr>
              <w:rFonts w:asciiTheme="majorHAnsi" w:hAnsiTheme="majorHAnsi" w:cstheme="majorHAnsi"/>
              <w:sz w:val="23"/>
              <w:szCs w:val="23"/>
            </w:rPr>
          </w:rPrChange>
        </w:rPr>
      </w:pPr>
      <w:r w:rsidRPr="005F1C32">
        <w:rPr>
          <w:rFonts w:cstheme="minorHAnsi"/>
          <w:sz w:val="23"/>
          <w:szCs w:val="23"/>
          <w:rPrChange w:id="2891" w:author="Menhorn Timo" w:date="2020-05-27T07:06:00Z">
            <w:rPr>
              <w:rFonts w:asciiTheme="majorHAnsi" w:hAnsiTheme="majorHAnsi" w:cstheme="majorHAnsi"/>
              <w:sz w:val="23"/>
              <w:szCs w:val="23"/>
            </w:rPr>
          </w:rPrChange>
        </w:rPr>
        <w:t>Vue.js</w:t>
      </w:r>
      <w:r w:rsidR="007161E2" w:rsidRPr="005F1C32">
        <w:rPr>
          <w:rFonts w:cstheme="minorHAnsi"/>
          <w:sz w:val="23"/>
          <w:szCs w:val="23"/>
          <w:rPrChange w:id="2892"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893" w:author="Menhorn Timo" w:date="2020-05-27T07:06:00Z">
            <w:rPr>
              <w:rFonts w:asciiTheme="majorHAnsi" w:hAnsiTheme="majorHAnsi" w:cstheme="majorHAnsi"/>
              <w:sz w:val="23"/>
              <w:szCs w:val="23"/>
            </w:rPr>
          </w:rPrChange>
        </w:rPr>
        <w:t>ist ein clientseitiges</w:t>
      </w:r>
      <w:r w:rsidR="007161E2" w:rsidRPr="005F1C32">
        <w:rPr>
          <w:rFonts w:cstheme="minorHAnsi"/>
          <w:sz w:val="23"/>
          <w:szCs w:val="23"/>
          <w:rPrChange w:id="2894" w:author="Menhorn Timo" w:date="2020-05-27T07:06:00Z">
            <w:rPr>
              <w:rFonts w:asciiTheme="majorHAnsi" w:hAnsiTheme="majorHAnsi" w:cstheme="majorHAnsi"/>
              <w:sz w:val="23"/>
              <w:szCs w:val="23"/>
            </w:rPr>
          </w:rPrChange>
        </w:rPr>
        <w:t xml:space="preserve"> </w:t>
      </w:r>
      <w:r w:rsidR="009F5A82" w:rsidRPr="005F1C32">
        <w:rPr>
          <w:rFonts w:cstheme="minorHAnsi"/>
        </w:rPr>
        <w:fldChar w:fldCharType="begin"/>
      </w:r>
      <w:r w:rsidR="009F5A82" w:rsidRPr="005F1C32">
        <w:rPr>
          <w:rFonts w:cstheme="minorHAnsi"/>
          <w:rPrChange w:id="2895" w:author="Menhorn Timo" w:date="2020-05-27T07:06:00Z">
            <w:rPr/>
          </w:rPrChange>
        </w:rPr>
        <w:instrText xml:space="preserve"> HYPERLINK "https://de.wikipedia.org/wiki/JavaScript" \o "JavaScript" </w:instrText>
      </w:r>
      <w:r w:rsidR="009F5A82" w:rsidRPr="005F1C32">
        <w:rPr>
          <w:rFonts w:cstheme="minorHAnsi"/>
          <w:rPrChange w:id="2896" w:author="Menhorn Timo" w:date="2020-05-27T07:06:00Z">
            <w:rPr>
              <w:rFonts w:asciiTheme="majorHAnsi" w:hAnsiTheme="majorHAnsi" w:cstheme="majorHAnsi"/>
              <w:sz w:val="23"/>
              <w:szCs w:val="23"/>
            </w:rPr>
          </w:rPrChange>
        </w:rPr>
        <w:fldChar w:fldCharType="separate"/>
      </w:r>
      <w:r w:rsidRPr="005F1C32">
        <w:rPr>
          <w:rFonts w:cstheme="minorHAnsi"/>
          <w:sz w:val="23"/>
          <w:szCs w:val="23"/>
          <w:rPrChange w:id="2897" w:author="Menhorn Timo" w:date="2020-05-27T07:06:00Z">
            <w:rPr>
              <w:rFonts w:asciiTheme="majorHAnsi" w:hAnsiTheme="majorHAnsi" w:cstheme="majorHAnsi"/>
              <w:sz w:val="23"/>
              <w:szCs w:val="23"/>
            </w:rPr>
          </w:rPrChange>
        </w:rPr>
        <w:t>JavaScript</w:t>
      </w:r>
      <w:r w:rsidR="009F5A82" w:rsidRPr="005F1C32">
        <w:rPr>
          <w:rFonts w:cstheme="minorHAnsi"/>
          <w:sz w:val="23"/>
          <w:szCs w:val="23"/>
          <w:rPrChange w:id="2898" w:author="Menhorn Timo" w:date="2020-05-27T07:06:00Z">
            <w:rPr>
              <w:rFonts w:asciiTheme="majorHAnsi" w:hAnsiTheme="majorHAnsi" w:cstheme="majorHAnsi"/>
              <w:sz w:val="23"/>
              <w:szCs w:val="23"/>
            </w:rPr>
          </w:rPrChange>
        </w:rPr>
        <w:fldChar w:fldCharType="end"/>
      </w:r>
      <w:r w:rsidRPr="005F1C32">
        <w:rPr>
          <w:rFonts w:cstheme="minorHAnsi"/>
          <w:sz w:val="23"/>
          <w:szCs w:val="23"/>
          <w:rPrChange w:id="2899" w:author="Menhorn Timo" w:date="2020-05-27T07:06:00Z">
            <w:rPr>
              <w:rFonts w:asciiTheme="majorHAnsi" w:hAnsiTheme="majorHAnsi" w:cstheme="majorHAnsi"/>
              <w:sz w:val="23"/>
              <w:szCs w:val="23"/>
            </w:rPr>
          </w:rPrChange>
        </w:rPr>
        <w:t>-</w:t>
      </w:r>
      <w:r w:rsidR="009F5A82" w:rsidRPr="005F1C32">
        <w:rPr>
          <w:rFonts w:cstheme="minorHAnsi"/>
        </w:rPr>
        <w:fldChar w:fldCharType="begin"/>
      </w:r>
      <w:r w:rsidR="009F5A82" w:rsidRPr="005F1C32">
        <w:rPr>
          <w:rFonts w:cstheme="minorHAnsi"/>
          <w:rPrChange w:id="2900" w:author="Menhorn Timo" w:date="2020-05-27T07:06:00Z">
            <w:rPr/>
          </w:rPrChange>
        </w:rPr>
        <w:instrText xml:space="preserve"> HYPERLINK "https://de.wikipedia.org/wiki/Webframework" \o "Webframework" </w:instrText>
      </w:r>
      <w:r w:rsidR="009F5A82" w:rsidRPr="005F1C32">
        <w:rPr>
          <w:rFonts w:cstheme="minorHAnsi"/>
          <w:rPrChange w:id="2901" w:author="Menhorn Timo" w:date="2020-05-27T07:06:00Z">
            <w:rPr>
              <w:rFonts w:asciiTheme="majorHAnsi" w:hAnsiTheme="majorHAnsi" w:cstheme="majorHAnsi"/>
              <w:sz w:val="23"/>
              <w:szCs w:val="23"/>
            </w:rPr>
          </w:rPrChange>
        </w:rPr>
        <w:fldChar w:fldCharType="separate"/>
      </w:r>
      <w:r w:rsidRPr="005F1C32">
        <w:rPr>
          <w:rFonts w:cstheme="minorHAnsi"/>
          <w:sz w:val="23"/>
          <w:szCs w:val="23"/>
          <w:rPrChange w:id="2902" w:author="Menhorn Timo" w:date="2020-05-27T07:06:00Z">
            <w:rPr>
              <w:rFonts w:asciiTheme="majorHAnsi" w:hAnsiTheme="majorHAnsi" w:cstheme="majorHAnsi"/>
              <w:sz w:val="23"/>
              <w:szCs w:val="23"/>
            </w:rPr>
          </w:rPrChange>
        </w:rPr>
        <w:t>Webframework</w:t>
      </w:r>
      <w:r w:rsidR="009F5A82" w:rsidRPr="005F1C32">
        <w:rPr>
          <w:rFonts w:cstheme="minorHAnsi"/>
          <w:sz w:val="23"/>
          <w:szCs w:val="23"/>
          <w:rPrChange w:id="2903" w:author="Menhorn Timo" w:date="2020-05-27T07:06:00Z">
            <w:rPr>
              <w:rFonts w:asciiTheme="majorHAnsi" w:hAnsiTheme="majorHAnsi" w:cstheme="majorHAnsi"/>
              <w:sz w:val="23"/>
              <w:szCs w:val="23"/>
            </w:rPr>
          </w:rPrChange>
        </w:rPr>
        <w:fldChar w:fldCharType="end"/>
      </w:r>
      <w:r w:rsidR="009A16BC" w:rsidRPr="005F1C32">
        <w:rPr>
          <w:rFonts w:cstheme="minorHAnsi"/>
          <w:sz w:val="23"/>
          <w:szCs w:val="23"/>
          <w:rPrChange w:id="2904" w:author="Menhorn Timo" w:date="2020-05-27T07:06:00Z">
            <w:rPr>
              <w:rFonts w:asciiTheme="majorHAnsi" w:hAnsiTheme="majorHAnsi" w:cstheme="majorHAnsi"/>
              <w:sz w:val="23"/>
              <w:szCs w:val="23"/>
            </w:rPr>
          </w:rPrChange>
        </w:rPr>
        <w:t>*</w:t>
      </w:r>
      <w:r w:rsidR="007161E2" w:rsidRPr="005F1C32">
        <w:rPr>
          <w:rFonts w:cstheme="minorHAnsi"/>
          <w:sz w:val="23"/>
          <w:szCs w:val="23"/>
          <w:rPrChange w:id="2905"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906" w:author="Menhorn Timo" w:date="2020-05-27T07:06:00Z">
            <w:rPr>
              <w:rFonts w:asciiTheme="majorHAnsi" w:hAnsiTheme="majorHAnsi" w:cstheme="majorHAnsi"/>
              <w:sz w:val="23"/>
              <w:szCs w:val="23"/>
            </w:rPr>
          </w:rPrChange>
        </w:rPr>
        <w:t>zum Erstellen von</w:t>
      </w:r>
      <w:r w:rsidR="007161E2" w:rsidRPr="005F1C32">
        <w:rPr>
          <w:rFonts w:cstheme="minorHAnsi"/>
          <w:sz w:val="23"/>
          <w:szCs w:val="23"/>
          <w:rPrChange w:id="2907" w:author="Menhorn Timo" w:date="2020-05-27T07:06:00Z">
            <w:rPr>
              <w:rFonts w:asciiTheme="majorHAnsi" w:hAnsiTheme="majorHAnsi" w:cstheme="majorHAnsi"/>
              <w:sz w:val="23"/>
              <w:szCs w:val="23"/>
            </w:rPr>
          </w:rPrChange>
        </w:rPr>
        <w:t xml:space="preserve"> </w:t>
      </w:r>
      <w:r w:rsidR="009F5A82" w:rsidRPr="005F1C32">
        <w:rPr>
          <w:rFonts w:cstheme="minorHAnsi"/>
        </w:rPr>
        <w:fldChar w:fldCharType="begin"/>
      </w:r>
      <w:r w:rsidR="009F5A82" w:rsidRPr="005F1C32">
        <w:rPr>
          <w:rFonts w:cstheme="minorHAnsi"/>
          <w:rPrChange w:id="2908" w:author="Menhorn Timo" w:date="2020-05-27T07:06:00Z">
            <w:rPr/>
          </w:rPrChange>
        </w:rPr>
        <w:instrText xml:space="preserve"> HYPERLINK "https://de.wikipedia.org/wiki/Single-Page-Webanwendung" \o "Single-Page-Webanwendung" </w:instrText>
      </w:r>
      <w:r w:rsidR="009F5A82" w:rsidRPr="005F1C32">
        <w:rPr>
          <w:rFonts w:cstheme="minorHAnsi"/>
          <w:rPrChange w:id="2909" w:author="Menhorn Timo" w:date="2020-05-27T07:06:00Z">
            <w:rPr>
              <w:rFonts w:asciiTheme="majorHAnsi" w:hAnsiTheme="majorHAnsi" w:cstheme="majorHAnsi"/>
              <w:sz w:val="23"/>
              <w:szCs w:val="23"/>
            </w:rPr>
          </w:rPrChange>
        </w:rPr>
        <w:fldChar w:fldCharType="separate"/>
      </w:r>
      <w:r w:rsidRPr="005F1C32">
        <w:rPr>
          <w:rFonts w:cstheme="minorHAnsi"/>
          <w:sz w:val="23"/>
          <w:szCs w:val="23"/>
          <w:rPrChange w:id="2910" w:author="Menhorn Timo" w:date="2020-05-27T07:06:00Z">
            <w:rPr>
              <w:rFonts w:asciiTheme="majorHAnsi" w:hAnsiTheme="majorHAnsi" w:cstheme="majorHAnsi"/>
              <w:sz w:val="23"/>
              <w:szCs w:val="23"/>
            </w:rPr>
          </w:rPrChange>
        </w:rPr>
        <w:t>Single-Page-Webanwendungen</w:t>
      </w:r>
      <w:r w:rsidR="009F5A82" w:rsidRPr="005F1C32">
        <w:rPr>
          <w:rFonts w:cstheme="minorHAnsi"/>
          <w:sz w:val="23"/>
          <w:szCs w:val="23"/>
          <w:rPrChange w:id="2911" w:author="Menhorn Timo" w:date="2020-05-27T07:06:00Z">
            <w:rPr>
              <w:rFonts w:asciiTheme="majorHAnsi" w:hAnsiTheme="majorHAnsi" w:cstheme="majorHAnsi"/>
              <w:sz w:val="23"/>
              <w:szCs w:val="23"/>
            </w:rPr>
          </w:rPrChange>
        </w:rPr>
        <w:fldChar w:fldCharType="end"/>
      </w:r>
      <w:r w:rsidR="007161E2" w:rsidRPr="005F1C32">
        <w:rPr>
          <w:rFonts w:cstheme="minorHAnsi"/>
          <w:sz w:val="23"/>
          <w:szCs w:val="23"/>
          <w:rPrChange w:id="2912"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2913" w:author="Menhorn Timo" w:date="2020-05-27T07:06:00Z">
            <w:rPr>
              <w:rFonts w:asciiTheme="majorHAnsi" w:hAnsiTheme="majorHAnsi" w:cstheme="majorHAnsi"/>
              <w:sz w:val="23"/>
              <w:szCs w:val="23"/>
            </w:rPr>
          </w:rPrChange>
        </w:rPr>
        <w:t>nach dem</w:t>
      </w:r>
      <w:bookmarkStart w:id="2914" w:name="_Hlk39835473"/>
      <w:r w:rsidR="007161E2" w:rsidRPr="005F1C32">
        <w:rPr>
          <w:rFonts w:cstheme="minorHAnsi"/>
          <w:sz w:val="23"/>
          <w:szCs w:val="23"/>
          <w:rPrChange w:id="2915" w:author="Menhorn Timo" w:date="2020-05-27T07:06:00Z">
            <w:rPr>
              <w:rFonts w:asciiTheme="majorHAnsi" w:hAnsiTheme="majorHAnsi" w:cstheme="majorHAnsi"/>
              <w:sz w:val="23"/>
              <w:szCs w:val="23"/>
            </w:rPr>
          </w:rPrChange>
        </w:rPr>
        <w:t xml:space="preserve"> </w:t>
      </w:r>
      <w:r w:rsidR="009F5A82" w:rsidRPr="005F1C32">
        <w:rPr>
          <w:rFonts w:cstheme="minorHAnsi"/>
        </w:rPr>
        <w:fldChar w:fldCharType="begin"/>
      </w:r>
      <w:r w:rsidR="009F5A82" w:rsidRPr="005F1C32">
        <w:rPr>
          <w:rFonts w:cstheme="minorHAnsi"/>
          <w:rPrChange w:id="2916" w:author="Menhorn Timo" w:date="2020-05-27T07:06:00Z">
            <w:rPr/>
          </w:rPrChange>
        </w:rPr>
        <w:instrText xml:space="preserve"> HYPERLINK "https://de.wikipedia.org/wiki/Model_View_ViewModel" \o "Model View ViewModel" </w:instrText>
      </w:r>
      <w:r w:rsidR="009F5A82" w:rsidRPr="005F1C32">
        <w:rPr>
          <w:rFonts w:cstheme="minorHAnsi"/>
          <w:rPrChange w:id="2917" w:author="Menhorn Timo" w:date="2020-05-27T07:06:00Z">
            <w:rPr>
              <w:rFonts w:asciiTheme="majorHAnsi" w:hAnsiTheme="majorHAnsi" w:cstheme="majorHAnsi"/>
              <w:sz w:val="23"/>
              <w:szCs w:val="23"/>
            </w:rPr>
          </w:rPrChange>
        </w:rPr>
        <w:fldChar w:fldCharType="separate"/>
      </w:r>
      <w:r w:rsidRPr="005F1C32">
        <w:rPr>
          <w:rFonts w:cstheme="minorHAnsi"/>
          <w:sz w:val="23"/>
          <w:szCs w:val="23"/>
          <w:rPrChange w:id="2918" w:author="Menhorn Timo" w:date="2020-05-27T07:06:00Z">
            <w:rPr>
              <w:rFonts w:asciiTheme="majorHAnsi" w:hAnsiTheme="majorHAnsi" w:cstheme="majorHAnsi"/>
              <w:sz w:val="23"/>
              <w:szCs w:val="23"/>
            </w:rPr>
          </w:rPrChange>
        </w:rPr>
        <w:t>MVVM</w:t>
      </w:r>
      <w:r w:rsidR="009F5A82" w:rsidRPr="005F1C32">
        <w:rPr>
          <w:rFonts w:cstheme="minorHAnsi"/>
          <w:sz w:val="23"/>
          <w:szCs w:val="23"/>
          <w:rPrChange w:id="2919" w:author="Menhorn Timo" w:date="2020-05-27T07:06:00Z">
            <w:rPr>
              <w:rFonts w:asciiTheme="majorHAnsi" w:hAnsiTheme="majorHAnsi" w:cstheme="majorHAnsi"/>
              <w:sz w:val="23"/>
              <w:szCs w:val="23"/>
            </w:rPr>
          </w:rPrChange>
        </w:rPr>
        <w:fldChar w:fldCharType="end"/>
      </w:r>
      <w:r w:rsidRPr="005F1C32">
        <w:rPr>
          <w:rFonts w:cstheme="minorHAnsi"/>
          <w:sz w:val="23"/>
          <w:szCs w:val="23"/>
          <w:rPrChange w:id="2920" w:author="Menhorn Timo" w:date="2020-05-27T07:06:00Z">
            <w:rPr>
              <w:rFonts w:asciiTheme="majorHAnsi" w:hAnsiTheme="majorHAnsi" w:cstheme="majorHAnsi"/>
              <w:sz w:val="23"/>
              <w:szCs w:val="23"/>
            </w:rPr>
          </w:rPrChange>
        </w:rPr>
        <w:t>-Muster</w:t>
      </w:r>
      <w:bookmarkEnd w:id="2914"/>
      <w:r w:rsidR="009A16BC" w:rsidRPr="005F1C32">
        <w:rPr>
          <w:rFonts w:cstheme="minorHAnsi"/>
          <w:sz w:val="23"/>
          <w:szCs w:val="23"/>
          <w:rPrChange w:id="2921" w:author="Menhorn Timo" w:date="2020-05-27T07:06:00Z">
            <w:rPr>
              <w:rFonts w:asciiTheme="majorHAnsi" w:hAnsiTheme="majorHAnsi" w:cstheme="majorHAnsi"/>
              <w:sz w:val="23"/>
              <w:szCs w:val="23"/>
            </w:rPr>
          </w:rPrChange>
        </w:rPr>
        <w:t>*</w:t>
      </w:r>
      <w:r w:rsidRPr="005F1C32">
        <w:rPr>
          <w:rFonts w:cstheme="minorHAnsi"/>
          <w:sz w:val="23"/>
          <w:szCs w:val="23"/>
          <w:rPrChange w:id="2922" w:author="Menhorn Timo" w:date="2020-05-27T07:06:00Z">
            <w:rPr>
              <w:rFonts w:asciiTheme="majorHAnsi" w:hAnsiTheme="majorHAnsi" w:cstheme="majorHAnsi"/>
              <w:sz w:val="23"/>
              <w:szCs w:val="23"/>
            </w:rPr>
          </w:rPrChange>
        </w:rPr>
        <w:t>, es kann allerdings auch in Multipage Webseiten für einzelne Abschnitte verwendet werden. Ab Version 2.0 unterstützt es auch serverseitiges Rendern</w:t>
      </w:r>
      <w:r w:rsidR="009A16BC" w:rsidRPr="005F1C32">
        <w:rPr>
          <w:rFonts w:cstheme="minorHAnsi"/>
          <w:sz w:val="23"/>
          <w:szCs w:val="23"/>
          <w:rPrChange w:id="2923" w:author="Menhorn Timo" w:date="2020-05-27T07:06:00Z">
            <w:rPr>
              <w:rFonts w:asciiTheme="majorHAnsi" w:hAnsiTheme="majorHAnsi" w:cstheme="majorHAnsi"/>
              <w:sz w:val="23"/>
              <w:szCs w:val="23"/>
            </w:rPr>
          </w:rPrChange>
        </w:rPr>
        <w:t>*</w:t>
      </w:r>
      <w:r w:rsidRPr="005F1C32">
        <w:rPr>
          <w:rFonts w:cstheme="minorHAnsi"/>
          <w:sz w:val="23"/>
          <w:szCs w:val="23"/>
          <w:rPrChange w:id="2924" w:author="Menhorn Timo" w:date="2020-05-27T07:06:00Z">
            <w:rPr>
              <w:rFonts w:asciiTheme="majorHAnsi" w:hAnsiTheme="majorHAnsi" w:cstheme="majorHAnsi"/>
              <w:sz w:val="23"/>
              <w:szCs w:val="23"/>
            </w:rPr>
          </w:rPrChange>
        </w:rPr>
        <w:t>.</w:t>
      </w:r>
    </w:p>
    <w:p w14:paraId="289A0648" w14:textId="53F399A4" w:rsidR="00C53F98" w:rsidRPr="005F1C32" w:rsidRDefault="009F5A82" w:rsidP="002145EE">
      <w:pPr>
        <w:spacing w:after="0"/>
        <w:jc w:val="both"/>
        <w:rPr>
          <w:rFonts w:cstheme="minorHAnsi"/>
          <w:i/>
          <w:iCs/>
          <w:sz w:val="18"/>
          <w:szCs w:val="18"/>
          <w:rPrChange w:id="2925" w:author="Menhorn Timo" w:date="2020-05-27T07:06:00Z">
            <w:rPr>
              <w:rFonts w:asciiTheme="majorHAnsi" w:hAnsiTheme="majorHAnsi" w:cstheme="majorHAnsi"/>
              <w:i/>
              <w:iCs/>
              <w:sz w:val="18"/>
              <w:szCs w:val="18"/>
            </w:rPr>
          </w:rPrChange>
        </w:rPr>
      </w:pPr>
      <w:r w:rsidRPr="005F1C32">
        <w:rPr>
          <w:rFonts w:cstheme="minorHAnsi"/>
        </w:rPr>
        <w:fldChar w:fldCharType="begin"/>
      </w:r>
      <w:r w:rsidRPr="005F1C32">
        <w:rPr>
          <w:rFonts w:cstheme="minorHAnsi"/>
          <w:rPrChange w:id="2926" w:author="Menhorn Timo" w:date="2020-05-27T07:06:00Z">
            <w:rPr/>
          </w:rPrChange>
        </w:rPr>
        <w:instrText xml:space="preserve"> HYPERLINK "file:///C:\\Users\\brinkmja\\Downloads\\projectdoku_v2_DD.docx" \l "Webquellen" </w:instrText>
      </w:r>
      <w:r w:rsidRPr="005F1C32">
        <w:rPr>
          <w:rFonts w:cstheme="minorHAnsi"/>
          <w:rPrChange w:id="2927" w:author="Menhorn Timo" w:date="2020-05-27T07:06:00Z">
            <w:rPr>
              <w:rStyle w:val="Hyperlink"/>
              <w:rFonts w:asciiTheme="majorHAnsi" w:hAnsiTheme="majorHAnsi" w:cstheme="majorHAnsi"/>
              <w:i/>
              <w:iCs/>
              <w:sz w:val="18"/>
              <w:szCs w:val="18"/>
            </w:rPr>
          </w:rPrChange>
        </w:rPr>
        <w:fldChar w:fldCharType="separate"/>
      </w:r>
      <w:r w:rsidR="00C53F98" w:rsidRPr="005F1C32">
        <w:rPr>
          <w:rStyle w:val="Hyperlink"/>
          <w:rFonts w:cstheme="minorHAnsi"/>
          <w:i/>
          <w:iCs/>
          <w:sz w:val="18"/>
          <w:szCs w:val="18"/>
          <w:rPrChange w:id="2928" w:author="Menhorn Timo" w:date="2020-05-27T07:06:00Z">
            <w:rPr>
              <w:rStyle w:val="Hyperlink"/>
              <w:rFonts w:asciiTheme="majorHAnsi" w:hAnsiTheme="majorHAnsi" w:cstheme="majorHAnsi"/>
              <w:i/>
              <w:iCs/>
              <w:sz w:val="18"/>
              <w:szCs w:val="18"/>
            </w:rPr>
          </w:rPrChange>
        </w:rPr>
        <w:t>Vgl. WQ4</w:t>
      </w:r>
      <w:r w:rsidRPr="005F1C32">
        <w:rPr>
          <w:rStyle w:val="Hyperlink"/>
          <w:rFonts w:cstheme="minorHAnsi"/>
          <w:i/>
          <w:iCs/>
          <w:sz w:val="18"/>
          <w:szCs w:val="18"/>
          <w:rPrChange w:id="2929" w:author="Menhorn Timo" w:date="2020-05-27T07:06:00Z">
            <w:rPr>
              <w:rStyle w:val="Hyperlink"/>
              <w:rFonts w:asciiTheme="majorHAnsi" w:hAnsiTheme="majorHAnsi" w:cstheme="majorHAnsi"/>
              <w:i/>
              <w:iCs/>
              <w:sz w:val="18"/>
              <w:szCs w:val="18"/>
            </w:rPr>
          </w:rPrChange>
        </w:rPr>
        <w:fldChar w:fldCharType="end"/>
      </w:r>
    </w:p>
    <w:p w14:paraId="65D78D49" w14:textId="19541D49" w:rsidR="00157A1F" w:rsidRPr="005F1C32" w:rsidRDefault="00157A1F" w:rsidP="002145EE">
      <w:pPr>
        <w:spacing w:after="0"/>
        <w:jc w:val="both"/>
        <w:rPr>
          <w:rFonts w:cstheme="minorHAnsi"/>
          <w:sz w:val="23"/>
          <w:szCs w:val="23"/>
          <w:rPrChange w:id="2930" w:author="Menhorn Timo" w:date="2020-05-27T07:06:00Z">
            <w:rPr>
              <w:rFonts w:asciiTheme="majorHAnsi" w:hAnsiTheme="majorHAnsi" w:cstheme="majorHAnsi"/>
              <w:sz w:val="23"/>
              <w:szCs w:val="23"/>
            </w:rPr>
          </w:rPrChange>
        </w:rPr>
      </w:pPr>
    </w:p>
    <w:p w14:paraId="6EAFF7F4" w14:textId="77777777" w:rsidR="00F50602" w:rsidRDefault="00157A1F">
      <w:pPr>
        <w:keepNext/>
        <w:spacing w:after="0"/>
        <w:jc w:val="both"/>
        <w:rPr>
          <w:ins w:id="2931" w:author="Menhorn Timo" w:date="2020-05-27T15:08:00Z"/>
        </w:rPr>
      </w:pPr>
      <w:r w:rsidRPr="005F1C32">
        <w:rPr>
          <w:rFonts w:cstheme="minorHAnsi"/>
          <w:noProof/>
          <w:sz w:val="23"/>
          <w:szCs w:val="23"/>
          <w:rPrChange w:id="2932" w:author="Menhorn Timo" w:date="2020-05-27T07:06:00Z">
            <w:rPr>
              <w:rFonts w:asciiTheme="majorHAnsi" w:hAnsiTheme="majorHAnsi" w:cstheme="majorHAnsi"/>
              <w:noProof/>
              <w:sz w:val="23"/>
              <w:szCs w:val="23"/>
            </w:rPr>
          </w:rPrChange>
        </w:rPr>
        <w:drawing>
          <wp:inline distT="0" distB="0" distL="0" distR="0" wp14:anchorId="7F6B5C67" wp14:editId="07970E2D">
            <wp:extent cx="5760720" cy="28714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71470"/>
                    </a:xfrm>
                    <a:prstGeom prst="rect">
                      <a:avLst/>
                    </a:prstGeom>
                  </pic:spPr>
                </pic:pic>
              </a:graphicData>
            </a:graphic>
          </wp:inline>
        </w:drawing>
      </w:r>
    </w:p>
    <w:p w14:paraId="1C5D17F0" w14:textId="3A275693" w:rsidR="004A0000" w:rsidRDefault="00F50602">
      <w:pPr>
        <w:pStyle w:val="Beschriftung"/>
        <w:jc w:val="both"/>
        <w:rPr>
          <w:ins w:id="2933" w:author="Menhorn Timo" w:date="2020-05-27T09:39:00Z"/>
        </w:rPr>
        <w:pPrChange w:id="2934" w:author="Menhorn Timo" w:date="2020-05-27T15:08:00Z">
          <w:pPr>
            <w:keepNext/>
            <w:spacing w:after="0"/>
            <w:jc w:val="both"/>
          </w:pPr>
        </w:pPrChange>
      </w:pPr>
      <w:bookmarkStart w:id="2935" w:name="_Toc41553042"/>
      <w:ins w:id="2936" w:author="Menhorn Timo" w:date="2020-05-27T15:08:00Z">
        <w:r>
          <w:t xml:space="preserve">Abbildung </w:t>
        </w:r>
        <w:r>
          <w:fldChar w:fldCharType="begin"/>
        </w:r>
        <w:r>
          <w:instrText xml:space="preserve"> SEQ Abbildung \* ARABIC </w:instrText>
        </w:r>
      </w:ins>
      <w:r>
        <w:fldChar w:fldCharType="separate"/>
      </w:r>
      <w:ins w:id="2937" w:author="Menhorn Timo" w:date="2020-05-28T10:15:00Z">
        <w:r w:rsidR="00687C15">
          <w:rPr>
            <w:noProof/>
          </w:rPr>
          <w:t>25</w:t>
        </w:r>
      </w:ins>
      <w:ins w:id="2938" w:author="Menhorn Timo" w:date="2020-05-27T15:08:00Z">
        <w:r>
          <w:fldChar w:fldCharType="end"/>
        </w:r>
        <w:r>
          <w:t xml:space="preserve">: </w:t>
        </w:r>
        <w:r w:rsidRPr="00312172">
          <w:t>Hello World Beispiel VueJS</w:t>
        </w:r>
      </w:ins>
      <w:bookmarkEnd w:id="2935"/>
    </w:p>
    <w:p w14:paraId="7DB05272" w14:textId="42C7BD3D" w:rsidR="008C395D" w:rsidRPr="00687C15" w:rsidDel="004A0000" w:rsidRDefault="008C395D">
      <w:pPr>
        <w:pStyle w:val="Beschriftung"/>
        <w:jc w:val="both"/>
        <w:rPr>
          <w:del w:id="2939" w:author="Menhorn Timo" w:date="2020-05-27T09:38:00Z"/>
          <w:rFonts w:cstheme="minorHAnsi"/>
        </w:rPr>
        <w:pPrChange w:id="2940" w:author="Menhorn Timo" w:date="2020-05-26T14:02:00Z">
          <w:pPr>
            <w:keepNext/>
            <w:spacing w:after="0"/>
            <w:jc w:val="both"/>
          </w:pPr>
        </w:pPrChange>
      </w:pPr>
    </w:p>
    <w:p w14:paraId="77944272" w14:textId="3C24FC5C" w:rsidR="0031784C" w:rsidRPr="005F1C32" w:rsidDel="004D0BFD" w:rsidRDefault="008C395D" w:rsidP="001B73AF">
      <w:pPr>
        <w:pStyle w:val="Beschriftung"/>
        <w:jc w:val="both"/>
        <w:rPr>
          <w:del w:id="2941" w:author="Menhorn Timo" w:date="2020-05-26T14:02:00Z"/>
          <w:rFonts w:cstheme="minorHAnsi"/>
          <w:sz w:val="23"/>
          <w:szCs w:val="23"/>
          <w:rPrChange w:id="2942" w:author="Menhorn Timo" w:date="2020-05-27T07:06:00Z">
            <w:rPr>
              <w:del w:id="2943" w:author="Menhorn Timo" w:date="2020-05-26T14:02:00Z"/>
              <w:rFonts w:asciiTheme="majorHAnsi" w:hAnsiTheme="majorHAnsi" w:cstheme="majorHAnsi"/>
              <w:sz w:val="23"/>
              <w:szCs w:val="23"/>
            </w:rPr>
          </w:rPrChange>
        </w:rPr>
      </w:pPr>
      <w:bookmarkStart w:id="2944" w:name="_Toc40095126"/>
      <w:del w:id="2945" w:author="Menhorn Timo" w:date="2020-05-26T14:02:00Z">
        <w:r w:rsidRPr="00687C15" w:rsidDel="004D0BFD">
          <w:rPr>
            <w:rFonts w:cstheme="minorHAnsi"/>
          </w:rPr>
          <w:delText xml:space="preserve">Abbildung </w:delText>
        </w:r>
      </w:del>
      <w:del w:id="2946" w:author="Menhorn Timo" w:date="2020-05-26T12:37:00Z">
        <w:r w:rsidR="00A530CB" w:rsidRPr="005F1C32" w:rsidDel="00BA262B">
          <w:rPr>
            <w:rFonts w:cstheme="minorHAnsi"/>
            <w:i w:val="0"/>
            <w:iCs w:val="0"/>
            <w:rPrChange w:id="2947" w:author="Menhorn Timo" w:date="2020-05-27T07:06:00Z">
              <w:rPr>
                <w:i w:val="0"/>
                <w:iCs w:val="0"/>
              </w:rPr>
            </w:rPrChange>
          </w:rPr>
          <w:fldChar w:fldCharType="begin"/>
        </w:r>
        <w:r w:rsidR="00A530CB" w:rsidRPr="005F1C32" w:rsidDel="00BA262B">
          <w:rPr>
            <w:rFonts w:cstheme="minorHAnsi"/>
            <w:rPrChange w:id="2948" w:author="Menhorn Timo" w:date="2020-05-27T07:06:00Z">
              <w:rPr/>
            </w:rPrChange>
          </w:rPr>
          <w:delInstrText xml:space="preserve"> SEQ Abbildung \* ARABIC </w:delInstrText>
        </w:r>
        <w:r w:rsidR="00A530CB" w:rsidRPr="005F1C32" w:rsidDel="00BA262B">
          <w:rPr>
            <w:rFonts w:cstheme="minorHAnsi"/>
            <w:i w:val="0"/>
            <w:iCs w:val="0"/>
            <w:rPrChange w:id="2949" w:author="Menhorn Timo" w:date="2020-05-27T07:06:00Z">
              <w:rPr>
                <w:i w:val="0"/>
                <w:iCs w:val="0"/>
                <w:noProof/>
              </w:rPr>
            </w:rPrChange>
          </w:rPr>
          <w:fldChar w:fldCharType="separate"/>
        </w:r>
        <w:r w:rsidR="00E3775A" w:rsidRPr="005F1C32" w:rsidDel="00BA262B">
          <w:rPr>
            <w:rFonts w:cstheme="minorHAnsi"/>
            <w:noProof/>
            <w:rPrChange w:id="2950" w:author="Menhorn Timo" w:date="2020-05-27T07:06:00Z">
              <w:rPr>
                <w:noProof/>
              </w:rPr>
            </w:rPrChange>
          </w:rPr>
          <w:delText>7</w:delText>
        </w:r>
        <w:r w:rsidR="00A530CB" w:rsidRPr="005F1C32" w:rsidDel="00BA262B">
          <w:rPr>
            <w:rFonts w:cstheme="minorHAnsi"/>
            <w:i w:val="0"/>
            <w:iCs w:val="0"/>
            <w:noProof/>
            <w:rPrChange w:id="2951" w:author="Menhorn Timo" w:date="2020-05-27T07:06:00Z">
              <w:rPr>
                <w:i w:val="0"/>
                <w:iCs w:val="0"/>
                <w:noProof/>
              </w:rPr>
            </w:rPrChange>
          </w:rPr>
          <w:fldChar w:fldCharType="end"/>
        </w:r>
      </w:del>
      <w:del w:id="2952" w:author="Menhorn Timo" w:date="2020-05-26T14:02:00Z">
        <w:r w:rsidRPr="005F1C32" w:rsidDel="004D0BFD">
          <w:rPr>
            <w:rFonts w:cstheme="minorHAnsi"/>
            <w:rPrChange w:id="2953" w:author="Menhorn Timo" w:date="2020-05-27T07:06:00Z">
              <w:rPr/>
            </w:rPrChange>
          </w:rPr>
          <w:delText>: Hello World Beispiel VueJS</w:delText>
        </w:r>
        <w:bookmarkEnd w:id="2944"/>
      </w:del>
    </w:p>
    <w:p w14:paraId="3E576D51" w14:textId="77777777" w:rsidR="008112F6" w:rsidRPr="009F5A82" w:rsidRDefault="008112F6">
      <w:pPr>
        <w:rPr>
          <w:rFonts w:cstheme="minorHAnsi"/>
        </w:rPr>
        <w:pPrChange w:id="2954" w:author="Brinkmann Jan" w:date="2020-05-25T22:52:00Z">
          <w:pPr>
            <w:pStyle w:val="berschrift2"/>
            <w:numPr>
              <w:ilvl w:val="0"/>
              <w:numId w:val="0"/>
            </w:numPr>
            <w:ind w:left="0" w:firstLine="0"/>
          </w:pPr>
        </w:pPrChange>
      </w:pPr>
    </w:p>
    <w:p w14:paraId="7B353098" w14:textId="77777777" w:rsidR="008112F6" w:rsidRPr="009F5A82" w:rsidRDefault="008112F6">
      <w:pPr>
        <w:rPr>
          <w:rFonts w:cstheme="minorHAnsi"/>
        </w:rPr>
        <w:pPrChange w:id="2955" w:author="Brinkmann Jan" w:date="2020-05-25T22:52:00Z">
          <w:pPr>
            <w:pStyle w:val="berschrift2"/>
            <w:numPr>
              <w:ilvl w:val="0"/>
              <w:numId w:val="0"/>
            </w:numPr>
            <w:ind w:left="0" w:firstLine="0"/>
          </w:pPr>
        </w:pPrChange>
      </w:pPr>
    </w:p>
    <w:p w14:paraId="7F5E7B08" w14:textId="3B099F68" w:rsidR="005069C1" w:rsidRPr="005F1C32" w:rsidRDefault="005069C1" w:rsidP="006B5CAD">
      <w:pPr>
        <w:pStyle w:val="berschrift2"/>
        <w:rPr>
          <w:rFonts w:asciiTheme="minorHAnsi" w:hAnsiTheme="minorHAnsi" w:cstheme="minorHAnsi"/>
          <w:rPrChange w:id="2956" w:author="Menhorn Timo" w:date="2020-05-27T07:06:00Z">
            <w:rPr/>
          </w:rPrChange>
        </w:rPr>
      </w:pPr>
      <w:bookmarkStart w:id="2957" w:name="_Toc41555128"/>
      <w:r w:rsidRPr="005F1C32">
        <w:rPr>
          <w:rFonts w:asciiTheme="minorHAnsi" w:hAnsiTheme="minorHAnsi" w:cstheme="minorHAnsi"/>
          <w:rPrChange w:id="2958" w:author="Menhorn Timo" w:date="2020-05-27T07:06:00Z">
            <w:rPr/>
          </w:rPrChange>
        </w:rPr>
        <w:lastRenderedPageBreak/>
        <w:t>Angular Versionen</w:t>
      </w:r>
      <w:bookmarkEnd w:id="2957"/>
    </w:p>
    <w:p w14:paraId="1CE31BA7" w14:textId="70BF24E7" w:rsidR="005069C1" w:rsidRPr="00687C15" w:rsidRDefault="005069C1" w:rsidP="005069C1">
      <w:pPr>
        <w:rPr>
          <w:rFonts w:cstheme="minorHAnsi"/>
          <w:b/>
          <w:bCs/>
        </w:rPr>
      </w:pPr>
      <w:r w:rsidRPr="009F5A82">
        <w:rPr>
          <w:rFonts w:cstheme="minorHAnsi"/>
          <w:b/>
          <w:bCs/>
        </w:rPr>
        <w:t>Angular 2</w:t>
      </w:r>
    </w:p>
    <w:p w14:paraId="71A4FD3A" w14:textId="7449CE33" w:rsidR="005069C1" w:rsidRPr="005F1C32" w:rsidRDefault="005069C1" w:rsidP="005069C1">
      <w:pPr>
        <w:rPr>
          <w:rFonts w:cstheme="minorHAnsi"/>
          <w:rPrChange w:id="2959" w:author="Menhorn Timo" w:date="2020-05-27T07:06:00Z">
            <w:rPr/>
          </w:rPrChange>
        </w:rPr>
      </w:pPr>
      <w:r w:rsidRPr="005F1C32">
        <w:rPr>
          <w:rFonts w:cstheme="minorHAnsi"/>
          <w:rPrChange w:id="2960" w:author="Menhorn Timo" w:date="2020-05-27T07:06:00Z">
            <w:rPr/>
          </w:rPrChange>
        </w:rPr>
        <w:t>Angular 2 ist eine komplett überarbeitete Version von AngularJS, da es komplett in Typescript geschrieben wurde. Zudem wurde es unter dem Mobile First Ansatz entwickelt. Es werden mehr Programmiersprachen unterstützt, wie z.B. ES5, ES6, Typescript oder Dart.</w:t>
      </w:r>
    </w:p>
    <w:p w14:paraId="4E786F0A" w14:textId="4B460BE6" w:rsidR="005069C1" w:rsidRPr="005F1C32" w:rsidRDefault="005069C1" w:rsidP="005069C1">
      <w:pPr>
        <w:rPr>
          <w:rFonts w:cstheme="minorHAnsi"/>
          <w:b/>
          <w:bCs/>
          <w:rPrChange w:id="2961" w:author="Menhorn Timo" w:date="2020-05-27T07:06:00Z">
            <w:rPr>
              <w:b/>
              <w:bCs/>
            </w:rPr>
          </w:rPrChange>
        </w:rPr>
      </w:pPr>
      <w:r w:rsidRPr="005F1C32">
        <w:rPr>
          <w:rFonts w:cstheme="minorHAnsi"/>
          <w:b/>
          <w:bCs/>
          <w:rPrChange w:id="2962" w:author="Menhorn Timo" w:date="2020-05-27T07:06:00Z">
            <w:rPr>
              <w:b/>
              <w:bCs/>
            </w:rPr>
          </w:rPrChange>
        </w:rPr>
        <w:t>Angular 3</w:t>
      </w:r>
    </w:p>
    <w:p w14:paraId="5943587C" w14:textId="172CAA59" w:rsidR="005069C1" w:rsidRPr="005F1C32" w:rsidRDefault="005069C1" w:rsidP="005069C1">
      <w:pPr>
        <w:rPr>
          <w:rFonts w:cstheme="minorHAnsi"/>
          <w:rPrChange w:id="2963" w:author="Menhorn Timo" w:date="2020-05-27T07:06:00Z">
            <w:rPr/>
          </w:rPrChange>
        </w:rPr>
      </w:pPr>
      <w:r w:rsidRPr="005F1C32">
        <w:rPr>
          <w:rFonts w:cstheme="minorHAnsi"/>
          <w:rPrChange w:id="2964" w:author="Menhorn Timo" w:date="2020-05-27T07:06:00Z">
            <w:rPr/>
          </w:rPrChange>
        </w:rPr>
        <w:t>Angular 3 wurde übersprungen, da sich @angular/router bereits in einer 3.X Version befand.</w:t>
      </w:r>
    </w:p>
    <w:p w14:paraId="278FE044" w14:textId="192E38E8" w:rsidR="005069C1" w:rsidRPr="005F1C32" w:rsidRDefault="005069C1" w:rsidP="005069C1">
      <w:pPr>
        <w:rPr>
          <w:rFonts w:cstheme="minorHAnsi"/>
          <w:b/>
          <w:bCs/>
          <w:rPrChange w:id="2965" w:author="Menhorn Timo" w:date="2020-05-27T07:06:00Z">
            <w:rPr>
              <w:b/>
              <w:bCs/>
            </w:rPr>
          </w:rPrChange>
        </w:rPr>
      </w:pPr>
      <w:r w:rsidRPr="005F1C32">
        <w:rPr>
          <w:rFonts w:cstheme="minorHAnsi"/>
          <w:b/>
          <w:bCs/>
          <w:rPrChange w:id="2966" w:author="Menhorn Timo" w:date="2020-05-27T07:06:00Z">
            <w:rPr>
              <w:b/>
              <w:bCs/>
            </w:rPr>
          </w:rPrChange>
        </w:rPr>
        <w:t>Angular 4</w:t>
      </w:r>
    </w:p>
    <w:p w14:paraId="19820C49" w14:textId="232FDF53" w:rsidR="005069C1" w:rsidRPr="005F1C32" w:rsidRDefault="005069C1" w:rsidP="005069C1">
      <w:pPr>
        <w:rPr>
          <w:rFonts w:cstheme="minorHAnsi"/>
          <w:rPrChange w:id="2967" w:author="Menhorn Timo" w:date="2020-05-27T07:06:00Z">
            <w:rPr/>
          </w:rPrChange>
        </w:rPr>
      </w:pPr>
      <w:r w:rsidRPr="005F1C32">
        <w:rPr>
          <w:rFonts w:cstheme="minorHAnsi"/>
          <w:rPrChange w:id="2968" w:author="Menhorn Timo" w:date="2020-05-27T07:06:00Z">
            <w:rPr/>
          </w:rPrChange>
        </w:rPr>
        <w:t xml:space="preserve">Generierter Code </w:t>
      </w:r>
      <w:r w:rsidR="00E6288E" w:rsidRPr="005F1C32">
        <w:rPr>
          <w:rFonts w:cstheme="minorHAnsi"/>
          <w:rPrChange w:id="2969" w:author="Menhorn Timo" w:date="2020-05-27T07:06:00Z">
            <w:rPr/>
          </w:rPrChange>
        </w:rPr>
        <w:t>für die Komponenten ist jetzt um bis zu 60% reduziert worden, wodurch die Anwendung schneller kompiliert. Animationen wurden aus der @angular/core entfernt und in ein externes BrowserAnimationsModule ausgelagert. Zudem wurden weitere Validierungspattern eingeführt.</w:t>
      </w:r>
    </w:p>
    <w:p w14:paraId="7E973277" w14:textId="7A95E4D7" w:rsidR="00E6288E" w:rsidRPr="005F1C32" w:rsidRDefault="00E6288E" w:rsidP="005069C1">
      <w:pPr>
        <w:rPr>
          <w:rFonts w:cstheme="minorHAnsi"/>
          <w:b/>
          <w:bCs/>
          <w:rPrChange w:id="2970" w:author="Menhorn Timo" w:date="2020-05-27T07:06:00Z">
            <w:rPr>
              <w:b/>
              <w:bCs/>
            </w:rPr>
          </w:rPrChange>
        </w:rPr>
      </w:pPr>
      <w:r w:rsidRPr="005F1C32">
        <w:rPr>
          <w:rFonts w:cstheme="minorHAnsi"/>
          <w:b/>
          <w:bCs/>
          <w:rPrChange w:id="2971" w:author="Menhorn Timo" w:date="2020-05-27T07:06:00Z">
            <w:rPr>
              <w:b/>
              <w:bCs/>
            </w:rPr>
          </w:rPrChange>
        </w:rPr>
        <w:t>Angular 5</w:t>
      </w:r>
    </w:p>
    <w:p w14:paraId="6378FBBF" w14:textId="4AE40BCB" w:rsidR="00E6288E" w:rsidRPr="005F1C32" w:rsidRDefault="002D22CC" w:rsidP="005069C1">
      <w:pPr>
        <w:rPr>
          <w:rFonts w:cstheme="minorHAnsi"/>
          <w:rPrChange w:id="2972" w:author="Menhorn Timo" w:date="2020-05-27T07:06:00Z">
            <w:rPr/>
          </w:rPrChange>
        </w:rPr>
      </w:pPr>
      <w:r w:rsidRPr="005F1C32">
        <w:rPr>
          <w:rFonts w:cstheme="minorHAnsi"/>
          <w:rPrChange w:id="2973" w:author="Menhorn Timo" w:date="2020-05-27T07:06:00Z">
            <w:rPr/>
          </w:rPrChange>
        </w:rPr>
        <w:t>Die Internationalisierung von Zahlen und Daten wurde deutlich erweitert. Ebenfalls gab es weitere Optimierungen während des kompilieren</w:t>
      </w:r>
      <w:r w:rsidR="00394090" w:rsidRPr="005F1C32">
        <w:rPr>
          <w:rFonts w:cstheme="minorHAnsi"/>
          <w:rPrChange w:id="2974" w:author="Menhorn Timo" w:date="2020-05-27T07:06:00Z">
            <w:rPr/>
          </w:rPrChange>
        </w:rPr>
        <w:t xml:space="preserve">. </w:t>
      </w:r>
    </w:p>
    <w:p w14:paraId="29A54B2E" w14:textId="03DEE61A" w:rsidR="00394090" w:rsidRPr="005F1C32" w:rsidRDefault="00394090" w:rsidP="005069C1">
      <w:pPr>
        <w:rPr>
          <w:rFonts w:cstheme="minorHAnsi"/>
          <w:b/>
          <w:bCs/>
          <w:rPrChange w:id="2975" w:author="Menhorn Timo" w:date="2020-05-27T07:06:00Z">
            <w:rPr>
              <w:b/>
              <w:bCs/>
            </w:rPr>
          </w:rPrChange>
        </w:rPr>
      </w:pPr>
      <w:r w:rsidRPr="005F1C32">
        <w:rPr>
          <w:rFonts w:cstheme="minorHAnsi"/>
          <w:b/>
          <w:bCs/>
          <w:rPrChange w:id="2976" w:author="Menhorn Timo" w:date="2020-05-27T07:06:00Z">
            <w:rPr>
              <w:b/>
              <w:bCs/>
            </w:rPr>
          </w:rPrChange>
        </w:rPr>
        <w:t>Angular 6</w:t>
      </w:r>
    </w:p>
    <w:p w14:paraId="446525E8" w14:textId="5969BB3F" w:rsidR="00394090" w:rsidRPr="005F1C32" w:rsidRDefault="00394090" w:rsidP="005069C1">
      <w:pPr>
        <w:rPr>
          <w:rFonts w:cstheme="minorHAnsi"/>
          <w:rPrChange w:id="2977" w:author="Menhorn Timo" w:date="2020-05-27T07:06:00Z">
            <w:rPr/>
          </w:rPrChange>
        </w:rPr>
      </w:pPr>
      <w:r w:rsidRPr="005F1C32">
        <w:rPr>
          <w:rFonts w:cstheme="minorHAnsi"/>
          <w:rPrChange w:id="2978" w:author="Menhorn Timo" w:date="2020-05-27T07:06:00Z">
            <w:rPr/>
          </w:rPrChange>
        </w:rPr>
        <w:t>Das Component Develoment Kit sowie ng update und ng add wurden eingeführt</w:t>
      </w:r>
      <w:r w:rsidR="00E73F86" w:rsidRPr="005F1C32">
        <w:rPr>
          <w:rFonts w:cstheme="minorHAnsi"/>
          <w:rPrChange w:id="2979" w:author="Menhorn Timo" w:date="2020-05-27T07:06:00Z">
            <w:rPr/>
          </w:rPrChange>
        </w:rPr>
        <w:t xml:space="preserve">. Zudem wurde die Performance der Animationen weiterentwickelt. </w:t>
      </w:r>
    </w:p>
    <w:p w14:paraId="48414AA9" w14:textId="29C7D9CD" w:rsidR="001135C4" w:rsidRPr="005F1C32" w:rsidRDefault="001135C4" w:rsidP="005069C1">
      <w:pPr>
        <w:rPr>
          <w:rFonts w:cstheme="minorHAnsi"/>
          <w:b/>
          <w:bCs/>
          <w:rPrChange w:id="2980" w:author="Menhorn Timo" w:date="2020-05-27T07:06:00Z">
            <w:rPr>
              <w:b/>
              <w:bCs/>
            </w:rPr>
          </w:rPrChange>
        </w:rPr>
      </w:pPr>
      <w:r w:rsidRPr="005F1C32">
        <w:rPr>
          <w:rFonts w:cstheme="minorHAnsi"/>
          <w:b/>
          <w:bCs/>
          <w:rPrChange w:id="2981" w:author="Menhorn Timo" w:date="2020-05-27T07:06:00Z">
            <w:rPr>
              <w:b/>
              <w:bCs/>
            </w:rPr>
          </w:rPrChange>
        </w:rPr>
        <w:t>Angular 7</w:t>
      </w:r>
    </w:p>
    <w:p w14:paraId="72FB6283" w14:textId="6E1593F0" w:rsidR="001135C4" w:rsidRPr="005F1C32" w:rsidRDefault="001135C4" w:rsidP="005069C1">
      <w:pPr>
        <w:rPr>
          <w:rFonts w:cstheme="minorHAnsi"/>
          <w:rPrChange w:id="2982" w:author="Menhorn Timo" w:date="2020-05-27T07:06:00Z">
            <w:rPr/>
          </w:rPrChange>
        </w:rPr>
      </w:pPr>
      <w:r w:rsidRPr="005F1C32">
        <w:rPr>
          <w:rFonts w:cstheme="minorHAnsi"/>
          <w:rPrChange w:id="2983" w:author="Menhorn Timo" w:date="2020-05-27T07:06:00Z">
            <w:rPr/>
          </w:rPrChange>
        </w:rPr>
        <w:t>Angular Material hat Drag und Drop sowie Virtual Scrolling implementiert.</w:t>
      </w:r>
    </w:p>
    <w:p w14:paraId="4CD94D88" w14:textId="40CE68C4" w:rsidR="001135C4" w:rsidRPr="005F1C32" w:rsidRDefault="001135C4" w:rsidP="005069C1">
      <w:pPr>
        <w:rPr>
          <w:rFonts w:cstheme="minorHAnsi"/>
          <w:b/>
          <w:bCs/>
          <w:rPrChange w:id="2984" w:author="Menhorn Timo" w:date="2020-05-27T07:06:00Z">
            <w:rPr>
              <w:b/>
              <w:bCs/>
            </w:rPr>
          </w:rPrChange>
        </w:rPr>
      </w:pPr>
      <w:r w:rsidRPr="005F1C32">
        <w:rPr>
          <w:rFonts w:cstheme="minorHAnsi"/>
          <w:b/>
          <w:bCs/>
          <w:rPrChange w:id="2985" w:author="Menhorn Timo" w:date="2020-05-27T07:06:00Z">
            <w:rPr>
              <w:b/>
              <w:bCs/>
            </w:rPr>
          </w:rPrChange>
        </w:rPr>
        <w:t>Angular 8</w:t>
      </w:r>
    </w:p>
    <w:p w14:paraId="4995FEF2" w14:textId="7016ED77" w:rsidR="001135C4" w:rsidRPr="005F1C32" w:rsidRDefault="00C61CFB" w:rsidP="005069C1">
      <w:pPr>
        <w:rPr>
          <w:rFonts w:cstheme="minorHAnsi"/>
          <w:rPrChange w:id="2986" w:author="Menhorn Timo" w:date="2020-05-27T07:06:00Z">
            <w:rPr/>
          </w:rPrChange>
        </w:rPr>
      </w:pPr>
      <w:r w:rsidRPr="005F1C32">
        <w:rPr>
          <w:rFonts w:cstheme="minorHAnsi"/>
          <w:rPrChange w:id="2987" w:author="Menhorn Timo" w:date="2020-05-27T07:06:00Z">
            <w:rPr/>
          </w:rPrChange>
        </w:rPr>
        <w:t xml:space="preserve">Einige zusätzliche Befehle für die CLI wurden eingeführt. Unter anderem ng build, ng test und ng deploy. </w:t>
      </w:r>
    </w:p>
    <w:p w14:paraId="3AA0ECA3" w14:textId="41CA2AF6" w:rsidR="00CD3604" w:rsidRPr="005F1C32" w:rsidRDefault="00CD3604" w:rsidP="005069C1">
      <w:pPr>
        <w:rPr>
          <w:rFonts w:cstheme="minorHAnsi"/>
          <w:b/>
          <w:bCs/>
          <w:rPrChange w:id="2988" w:author="Menhorn Timo" w:date="2020-05-27T07:06:00Z">
            <w:rPr>
              <w:b/>
              <w:bCs/>
            </w:rPr>
          </w:rPrChange>
        </w:rPr>
      </w:pPr>
      <w:r w:rsidRPr="005F1C32">
        <w:rPr>
          <w:rFonts w:cstheme="minorHAnsi"/>
          <w:b/>
          <w:bCs/>
          <w:rPrChange w:id="2989" w:author="Menhorn Timo" w:date="2020-05-27T07:06:00Z">
            <w:rPr>
              <w:b/>
              <w:bCs/>
            </w:rPr>
          </w:rPrChange>
        </w:rPr>
        <w:t>Angular 9</w:t>
      </w:r>
    </w:p>
    <w:p w14:paraId="7899349B" w14:textId="721C49ED" w:rsidR="0080169E" w:rsidRPr="005F1C32" w:rsidRDefault="00CD3604" w:rsidP="005069C1">
      <w:pPr>
        <w:rPr>
          <w:rFonts w:cstheme="minorHAnsi"/>
          <w:rPrChange w:id="2990" w:author="Menhorn Timo" w:date="2020-05-27T07:06:00Z">
            <w:rPr/>
          </w:rPrChange>
        </w:rPr>
      </w:pPr>
      <w:r w:rsidRPr="005F1C32">
        <w:rPr>
          <w:rFonts w:cstheme="minorHAnsi"/>
          <w:rPrChange w:id="2991" w:author="Menhorn Timo" w:date="2020-05-27T07:06:00Z">
            <w:rPr/>
          </w:rPrChange>
        </w:rPr>
        <w:t>Die Dependency Injection und Internationalisierung wurden überarbeitet. Mit Angular Ivy wurde zusätzlich ein neuer Compiler sowie Renderer eingeführt.</w:t>
      </w:r>
    </w:p>
    <w:p w14:paraId="172C83BE" w14:textId="77777777" w:rsidR="008112F6" w:rsidRPr="005F1C32" w:rsidRDefault="008112F6">
      <w:pPr>
        <w:rPr>
          <w:rFonts w:cstheme="minorHAnsi"/>
          <w:rPrChange w:id="2992" w:author="Menhorn Timo" w:date="2020-05-27T07:06:00Z">
            <w:rPr/>
          </w:rPrChange>
        </w:rPr>
        <w:pPrChange w:id="2993" w:author="Brinkmann Jan" w:date="2020-05-25T22:52:00Z">
          <w:pPr>
            <w:pStyle w:val="berschrift2"/>
            <w:numPr>
              <w:ilvl w:val="0"/>
              <w:numId w:val="0"/>
            </w:numPr>
            <w:ind w:left="0" w:firstLine="0"/>
          </w:pPr>
        </w:pPrChange>
      </w:pPr>
    </w:p>
    <w:p w14:paraId="64D04E6F" w14:textId="77777777" w:rsidR="008112F6" w:rsidRPr="005F1C32" w:rsidRDefault="008112F6">
      <w:pPr>
        <w:rPr>
          <w:rFonts w:cstheme="minorHAnsi"/>
          <w:rPrChange w:id="2994" w:author="Menhorn Timo" w:date="2020-05-27T07:06:00Z">
            <w:rPr/>
          </w:rPrChange>
        </w:rPr>
        <w:pPrChange w:id="2995" w:author="Brinkmann Jan" w:date="2020-05-25T22:52:00Z">
          <w:pPr>
            <w:pStyle w:val="berschrift2"/>
            <w:numPr>
              <w:ilvl w:val="0"/>
              <w:numId w:val="0"/>
            </w:numPr>
            <w:ind w:left="0" w:firstLine="0"/>
          </w:pPr>
        </w:pPrChange>
      </w:pPr>
    </w:p>
    <w:p w14:paraId="7931BCF8" w14:textId="77777777" w:rsidR="008112F6" w:rsidRPr="005F1C32" w:rsidRDefault="008112F6">
      <w:pPr>
        <w:rPr>
          <w:rFonts w:cstheme="minorHAnsi"/>
          <w:rPrChange w:id="2996" w:author="Menhorn Timo" w:date="2020-05-27T07:06:00Z">
            <w:rPr/>
          </w:rPrChange>
        </w:rPr>
        <w:pPrChange w:id="2997" w:author="Brinkmann Jan" w:date="2020-05-25T22:52:00Z">
          <w:pPr>
            <w:pStyle w:val="berschrift2"/>
            <w:numPr>
              <w:ilvl w:val="0"/>
              <w:numId w:val="0"/>
            </w:numPr>
            <w:ind w:left="0" w:firstLine="0"/>
          </w:pPr>
        </w:pPrChange>
      </w:pPr>
    </w:p>
    <w:p w14:paraId="0ADA1DCA" w14:textId="265DD7EF" w:rsidR="001E0D7E" w:rsidRPr="005F1C32" w:rsidRDefault="001E0D7E" w:rsidP="006B5CAD">
      <w:pPr>
        <w:pStyle w:val="berschrift2"/>
        <w:rPr>
          <w:rFonts w:asciiTheme="minorHAnsi" w:hAnsiTheme="minorHAnsi" w:cstheme="minorHAnsi"/>
          <w:rPrChange w:id="2998" w:author="Menhorn Timo" w:date="2020-05-27T07:06:00Z">
            <w:rPr/>
          </w:rPrChange>
        </w:rPr>
      </w:pPr>
      <w:bookmarkStart w:id="2999" w:name="_Toc41555129"/>
      <w:r w:rsidRPr="005F1C32">
        <w:rPr>
          <w:rFonts w:asciiTheme="minorHAnsi" w:hAnsiTheme="minorHAnsi" w:cstheme="minorHAnsi"/>
          <w:rPrChange w:id="3000" w:author="Menhorn Timo" w:date="2020-05-27T07:06:00Z">
            <w:rPr/>
          </w:rPrChange>
        </w:rPr>
        <w:lastRenderedPageBreak/>
        <w:t>Übersicht Frameworks</w:t>
      </w:r>
      <w:r w:rsidR="001A678D" w:rsidRPr="005F1C32">
        <w:rPr>
          <w:rFonts w:asciiTheme="minorHAnsi" w:hAnsiTheme="minorHAnsi" w:cstheme="minorHAnsi"/>
          <w:rPrChange w:id="3001" w:author="Menhorn Timo" w:date="2020-05-27T07:06:00Z">
            <w:rPr/>
          </w:rPrChange>
        </w:rPr>
        <w:t xml:space="preserve"> und Entscheidung</w:t>
      </w:r>
      <w:bookmarkEnd w:id="2999"/>
    </w:p>
    <w:tbl>
      <w:tblPr>
        <w:tblStyle w:val="Gitternetztabelle6farbigAkzent3"/>
        <w:tblW w:w="11199" w:type="dxa"/>
        <w:tblInd w:w="-1073" w:type="dxa"/>
        <w:tblLook w:val="04A0" w:firstRow="1" w:lastRow="0" w:firstColumn="1" w:lastColumn="0" w:noHBand="0" w:noVBand="1"/>
      </w:tblPr>
      <w:tblGrid>
        <w:gridCol w:w="2026"/>
        <w:gridCol w:w="1690"/>
        <w:gridCol w:w="1560"/>
        <w:gridCol w:w="1961"/>
        <w:gridCol w:w="2069"/>
        <w:gridCol w:w="1893"/>
      </w:tblGrid>
      <w:tr w:rsidR="004D324A" w:rsidRPr="005F1C32" w14:paraId="715A1B30" w14:textId="77777777" w:rsidTr="008170D8">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683" w:type="dxa"/>
            <w:gridSpan w:val="2"/>
          </w:tcPr>
          <w:p w14:paraId="2E0E6D17" w14:textId="649904A4" w:rsidR="001E0D7E" w:rsidRPr="00687C15" w:rsidRDefault="001E0D7E" w:rsidP="0017618D">
            <w:pPr>
              <w:jc w:val="center"/>
              <w:rPr>
                <w:rFonts w:cstheme="minorHAnsi"/>
              </w:rPr>
            </w:pPr>
            <w:r w:rsidRPr="009F5A82">
              <w:rPr>
                <w:rFonts w:cstheme="minorHAnsi"/>
              </w:rPr>
              <w:t>Angular</w:t>
            </w:r>
          </w:p>
        </w:tc>
        <w:tc>
          <w:tcPr>
            <w:tcW w:w="3538" w:type="dxa"/>
            <w:gridSpan w:val="2"/>
          </w:tcPr>
          <w:p w14:paraId="7B5C282E" w14:textId="622BD048" w:rsidR="001E0D7E" w:rsidRPr="005F1C32" w:rsidRDefault="001E0D7E" w:rsidP="0017618D">
            <w:pPr>
              <w:jc w:val="center"/>
              <w:cnfStyle w:val="100000000000" w:firstRow="1" w:lastRow="0" w:firstColumn="0" w:lastColumn="0" w:oddVBand="0" w:evenVBand="0" w:oddHBand="0" w:evenHBand="0" w:firstRowFirstColumn="0" w:firstRowLastColumn="0" w:lastRowFirstColumn="0" w:lastRowLastColumn="0"/>
              <w:rPr>
                <w:rFonts w:cstheme="minorHAnsi"/>
                <w:rPrChange w:id="3002" w:author="Menhorn Timo" w:date="2020-05-27T07:06:00Z">
                  <w:rPr/>
                </w:rPrChange>
              </w:rPr>
            </w:pPr>
            <w:r w:rsidRPr="005F1C32">
              <w:rPr>
                <w:rFonts w:cstheme="minorHAnsi"/>
                <w:rPrChange w:id="3003" w:author="Menhorn Timo" w:date="2020-05-27T07:06:00Z">
                  <w:rPr/>
                </w:rPrChange>
              </w:rPr>
              <w:t>React</w:t>
            </w:r>
          </w:p>
        </w:tc>
        <w:tc>
          <w:tcPr>
            <w:tcW w:w="3978" w:type="dxa"/>
            <w:gridSpan w:val="2"/>
          </w:tcPr>
          <w:p w14:paraId="227B5AE0" w14:textId="38EA7BC1" w:rsidR="001E0D7E" w:rsidRPr="005F1C32" w:rsidRDefault="001E0D7E" w:rsidP="0017618D">
            <w:pPr>
              <w:jc w:val="center"/>
              <w:cnfStyle w:val="100000000000" w:firstRow="1" w:lastRow="0" w:firstColumn="0" w:lastColumn="0" w:oddVBand="0" w:evenVBand="0" w:oddHBand="0" w:evenHBand="0" w:firstRowFirstColumn="0" w:firstRowLastColumn="0" w:lastRowFirstColumn="0" w:lastRowLastColumn="0"/>
              <w:rPr>
                <w:rFonts w:cstheme="minorHAnsi"/>
                <w:rPrChange w:id="3004" w:author="Menhorn Timo" w:date="2020-05-27T07:06:00Z">
                  <w:rPr/>
                </w:rPrChange>
              </w:rPr>
            </w:pPr>
            <w:r w:rsidRPr="005F1C32">
              <w:rPr>
                <w:rFonts w:cstheme="minorHAnsi"/>
                <w:rPrChange w:id="3005" w:author="Menhorn Timo" w:date="2020-05-27T07:06:00Z">
                  <w:rPr/>
                </w:rPrChange>
              </w:rPr>
              <w:t>VueJS</w:t>
            </w:r>
          </w:p>
        </w:tc>
      </w:tr>
      <w:tr w:rsidR="001A678D" w:rsidRPr="005F1C32" w14:paraId="3D9791E7" w14:textId="77777777" w:rsidTr="008170D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985" w:type="dxa"/>
          </w:tcPr>
          <w:p w14:paraId="28D1FC25" w14:textId="269DA753" w:rsidR="001E0D7E" w:rsidRPr="00687C15" w:rsidRDefault="00840484" w:rsidP="001E0D7E">
            <w:pPr>
              <w:rPr>
                <w:rFonts w:cstheme="minorHAnsi"/>
                <w:b w:val="0"/>
                <w:bCs w:val="0"/>
              </w:rPr>
            </w:pPr>
            <w:r w:rsidRPr="00687C15">
              <w:rPr>
                <w:rFonts w:cstheme="minorHAnsi"/>
              </w:rPr>
              <w:t>+ausgereift</w:t>
            </w:r>
          </w:p>
        </w:tc>
        <w:tc>
          <w:tcPr>
            <w:tcW w:w="1698" w:type="dxa"/>
          </w:tcPr>
          <w:p w14:paraId="1AC2ED16" w14:textId="01987B8B" w:rsidR="001E0D7E" w:rsidRPr="005F1C32" w:rsidRDefault="0006338B" w:rsidP="001E0D7E">
            <w:pPr>
              <w:cnfStyle w:val="000000100000" w:firstRow="0" w:lastRow="0" w:firstColumn="0" w:lastColumn="0" w:oddVBand="0" w:evenVBand="0" w:oddHBand="1" w:evenHBand="0" w:firstRowFirstColumn="0" w:firstRowLastColumn="0" w:lastRowFirstColumn="0" w:lastRowLastColumn="0"/>
              <w:rPr>
                <w:rFonts w:cstheme="minorHAnsi"/>
                <w:rPrChange w:id="3006" w:author="Menhorn Timo" w:date="2020-05-27T07:06:00Z">
                  <w:rPr/>
                </w:rPrChange>
              </w:rPr>
            </w:pPr>
            <w:r w:rsidRPr="005F1C32">
              <w:rPr>
                <w:rFonts w:cstheme="minorHAnsi"/>
                <w:rPrChange w:id="3007" w:author="Menhorn Timo" w:date="2020-05-27T07:06:00Z">
                  <w:rPr/>
                </w:rPrChange>
              </w:rPr>
              <w:t>-Core 500kB</w:t>
            </w:r>
          </w:p>
        </w:tc>
        <w:tc>
          <w:tcPr>
            <w:tcW w:w="1560" w:type="dxa"/>
          </w:tcPr>
          <w:p w14:paraId="430E3012" w14:textId="4C87A8BD" w:rsidR="001E0D7E" w:rsidRPr="005F1C32"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rPrChange w:id="3008" w:author="Menhorn Timo" w:date="2020-05-27T07:06:00Z">
                  <w:rPr/>
                </w:rPrChange>
              </w:rPr>
            </w:pPr>
            <w:r w:rsidRPr="005F1C32">
              <w:rPr>
                <w:rFonts w:cstheme="minorHAnsi"/>
                <w:rPrChange w:id="3009" w:author="Menhorn Timo" w:date="2020-05-27T07:06:00Z">
                  <w:rPr/>
                </w:rPrChange>
              </w:rPr>
              <w:t>+flexibel</w:t>
            </w:r>
          </w:p>
        </w:tc>
        <w:tc>
          <w:tcPr>
            <w:tcW w:w="1978" w:type="dxa"/>
          </w:tcPr>
          <w:p w14:paraId="1256FC88" w14:textId="2AD63DED" w:rsidR="001E0D7E" w:rsidRPr="005F1C32" w:rsidRDefault="001A678D" w:rsidP="001E0D7E">
            <w:pPr>
              <w:cnfStyle w:val="000000100000" w:firstRow="0" w:lastRow="0" w:firstColumn="0" w:lastColumn="0" w:oddVBand="0" w:evenVBand="0" w:oddHBand="1" w:evenHBand="0" w:firstRowFirstColumn="0" w:firstRowLastColumn="0" w:lastRowFirstColumn="0" w:lastRowLastColumn="0"/>
              <w:rPr>
                <w:rFonts w:cstheme="minorHAnsi"/>
                <w:rPrChange w:id="3010" w:author="Menhorn Timo" w:date="2020-05-27T07:06:00Z">
                  <w:rPr/>
                </w:rPrChange>
              </w:rPr>
            </w:pPr>
            <w:r w:rsidRPr="005F1C32">
              <w:rPr>
                <w:rFonts w:cstheme="minorHAnsi"/>
                <w:rPrChange w:id="3011" w:author="Menhorn Timo" w:date="2020-05-27T07:06:00Z">
                  <w:rPr/>
                </w:rPrChange>
              </w:rPr>
              <w:t>-Fragmentierte Libs</w:t>
            </w:r>
          </w:p>
        </w:tc>
        <w:tc>
          <w:tcPr>
            <w:tcW w:w="2069" w:type="dxa"/>
          </w:tcPr>
          <w:p w14:paraId="2E22A6A7" w14:textId="32ED8AE5" w:rsidR="001E0D7E" w:rsidRPr="005F1C32" w:rsidRDefault="001E0D7E" w:rsidP="001E0D7E">
            <w:pPr>
              <w:cnfStyle w:val="000000100000" w:firstRow="0" w:lastRow="0" w:firstColumn="0" w:lastColumn="0" w:oddVBand="0" w:evenVBand="0" w:oddHBand="1" w:evenHBand="0" w:firstRowFirstColumn="0" w:firstRowLastColumn="0" w:lastRowFirstColumn="0" w:lastRowLastColumn="0"/>
              <w:rPr>
                <w:rFonts w:cstheme="minorHAnsi"/>
                <w:rPrChange w:id="3012" w:author="Menhorn Timo" w:date="2020-05-27T07:06:00Z">
                  <w:rPr/>
                </w:rPrChange>
              </w:rPr>
            </w:pPr>
            <w:r w:rsidRPr="005F1C32">
              <w:rPr>
                <w:rFonts w:cstheme="minorHAnsi"/>
                <w:rPrChange w:id="3013" w:author="Menhorn Timo" w:date="2020-05-27T07:06:00Z">
                  <w:rPr/>
                </w:rPrChange>
              </w:rPr>
              <w:t>+minimalistisch</w:t>
            </w:r>
          </w:p>
        </w:tc>
        <w:tc>
          <w:tcPr>
            <w:tcW w:w="1909" w:type="dxa"/>
          </w:tcPr>
          <w:p w14:paraId="026025D2" w14:textId="7438E353" w:rsidR="001E0D7E" w:rsidRPr="005F1C32" w:rsidRDefault="002C78E6" w:rsidP="002C78E6">
            <w:pPr>
              <w:cnfStyle w:val="000000100000" w:firstRow="0" w:lastRow="0" w:firstColumn="0" w:lastColumn="0" w:oddVBand="0" w:evenVBand="0" w:oddHBand="1" w:evenHBand="0" w:firstRowFirstColumn="0" w:firstRowLastColumn="0" w:lastRowFirstColumn="0" w:lastRowLastColumn="0"/>
              <w:rPr>
                <w:rFonts w:cstheme="minorHAnsi"/>
                <w:rPrChange w:id="3014" w:author="Menhorn Timo" w:date="2020-05-27T07:06:00Z">
                  <w:rPr/>
                </w:rPrChange>
              </w:rPr>
            </w:pPr>
            <w:r w:rsidRPr="005F1C32">
              <w:rPr>
                <w:rFonts w:cstheme="minorHAnsi"/>
                <w:rPrChange w:id="3015" w:author="Menhorn Timo" w:date="2020-05-27T07:06:00Z">
                  <w:rPr/>
                </w:rPrChange>
              </w:rPr>
              <w:t>-</w:t>
            </w:r>
            <w:r w:rsidR="0031784C" w:rsidRPr="005F1C32">
              <w:rPr>
                <w:rFonts w:cstheme="minorHAnsi"/>
                <w:rPrChange w:id="3016" w:author="Menhorn Timo" w:date="2020-05-27T07:06:00Z">
                  <w:rPr/>
                </w:rPrChange>
              </w:rPr>
              <w:t>Libs/Features</w:t>
            </w:r>
          </w:p>
        </w:tc>
      </w:tr>
      <w:tr w:rsidR="004D324A" w:rsidRPr="005F1C32" w14:paraId="4F6EF78F" w14:textId="77777777" w:rsidTr="008170D8">
        <w:trPr>
          <w:trHeight w:val="404"/>
        </w:trPr>
        <w:tc>
          <w:tcPr>
            <w:cnfStyle w:val="001000000000" w:firstRow="0" w:lastRow="0" w:firstColumn="1" w:lastColumn="0" w:oddVBand="0" w:evenVBand="0" w:oddHBand="0" w:evenHBand="0" w:firstRowFirstColumn="0" w:firstRowLastColumn="0" w:lastRowFirstColumn="0" w:lastRowLastColumn="0"/>
            <w:tcW w:w="1985" w:type="dxa"/>
          </w:tcPr>
          <w:p w14:paraId="7AC50FA0" w14:textId="44D75776" w:rsidR="001E0D7E" w:rsidRPr="00687C15" w:rsidRDefault="0006338B" w:rsidP="001E0D7E">
            <w:pPr>
              <w:rPr>
                <w:rFonts w:cstheme="minorHAnsi"/>
                <w:b w:val="0"/>
                <w:bCs w:val="0"/>
              </w:rPr>
            </w:pPr>
            <w:r w:rsidRPr="00687C15">
              <w:rPr>
                <w:rFonts w:cstheme="minorHAnsi"/>
              </w:rPr>
              <w:t>+Komplettpaket</w:t>
            </w:r>
          </w:p>
        </w:tc>
        <w:tc>
          <w:tcPr>
            <w:tcW w:w="1698" w:type="dxa"/>
          </w:tcPr>
          <w:p w14:paraId="74F5739E" w14:textId="09C78313" w:rsidR="001E0D7E" w:rsidRPr="005F1C32" w:rsidRDefault="0006338B" w:rsidP="001E0D7E">
            <w:pPr>
              <w:cnfStyle w:val="000000000000" w:firstRow="0" w:lastRow="0" w:firstColumn="0" w:lastColumn="0" w:oddVBand="0" w:evenVBand="0" w:oddHBand="0" w:evenHBand="0" w:firstRowFirstColumn="0" w:firstRowLastColumn="0" w:lastRowFirstColumn="0" w:lastRowLastColumn="0"/>
              <w:rPr>
                <w:rFonts w:cstheme="minorHAnsi"/>
                <w:rPrChange w:id="3017" w:author="Menhorn Timo" w:date="2020-05-27T07:06:00Z">
                  <w:rPr/>
                </w:rPrChange>
              </w:rPr>
            </w:pPr>
            <w:r w:rsidRPr="005F1C32">
              <w:rPr>
                <w:rFonts w:cstheme="minorHAnsi"/>
                <w:rPrChange w:id="3018" w:author="Menhorn Timo" w:date="2020-05-27T07:06:00Z">
                  <w:rPr/>
                </w:rPrChange>
              </w:rPr>
              <w:t>-Konfiguration</w:t>
            </w:r>
          </w:p>
        </w:tc>
        <w:tc>
          <w:tcPr>
            <w:tcW w:w="1560" w:type="dxa"/>
          </w:tcPr>
          <w:p w14:paraId="07617667" w14:textId="32695A39" w:rsidR="001E0D7E" w:rsidRPr="005F1C32" w:rsidRDefault="0017618D" w:rsidP="001E0D7E">
            <w:pPr>
              <w:cnfStyle w:val="000000000000" w:firstRow="0" w:lastRow="0" w:firstColumn="0" w:lastColumn="0" w:oddVBand="0" w:evenVBand="0" w:oddHBand="0" w:evenHBand="0" w:firstRowFirstColumn="0" w:firstRowLastColumn="0" w:lastRowFirstColumn="0" w:lastRowLastColumn="0"/>
              <w:rPr>
                <w:rFonts w:cstheme="minorHAnsi"/>
                <w:rPrChange w:id="3019" w:author="Menhorn Timo" w:date="2020-05-27T07:06:00Z">
                  <w:rPr/>
                </w:rPrChange>
              </w:rPr>
            </w:pPr>
            <w:r w:rsidRPr="005F1C32">
              <w:rPr>
                <w:rFonts w:cstheme="minorHAnsi"/>
                <w:rPrChange w:id="3020" w:author="Menhorn Timo" w:date="2020-05-27T07:06:00Z">
                  <w:rPr/>
                </w:rPrChange>
              </w:rPr>
              <w:t>+Core 100kB</w:t>
            </w:r>
          </w:p>
        </w:tc>
        <w:tc>
          <w:tcPr>
            <w:tcW w:w="1978" w:type="dxa"/>
          </w:tcPr>
          <w:p w14:paraId="41080697" w14:textId="0845FBE4" w:rsidR="001E0D7E" w:rsidRPr="005F1C32" w:rsidRDefault="001A678D" w:rsidP="001E0D7E">
            <w:pPr>
              <w:cnfStyle w:val="000000000000" w:firstRow="0" w:lastRow="0" w:firstColumn="0" w:lastColumn="0" w:oddVBand="0" w:evenVBand="0" w:oddHBand="0" w:evenHBand="0" w:firstRowFirstColumn="0" w:firstRowLastColumn="0" w:lastRowFirstColumn="0" w:lastRowLastColumn="0"/>
              <w:rPr>
                <w:rFonts w:cstheme="minorHAnsi"/>
                <w:rPrChange w:id="3021" w:author="Menhorn Timo" w:date="2020-05-27T07:06:00Z">
                  <w:rPr/>
                </w:rPrChange>
              </w:rPr>
            </w:pPr>
            <w:r w:rsidRPr="005F1C32">
              <w:rPr>
                <w:rFonts w:cstheme="minorHAnsi"/>
                <w:rPrChange w:id="3022" w:author="Menhorn Timo" w:date="2020-05-27T07:06:00Z">
                  <w:rPr/>
                </w:rPrChange>
              </w:rPr>
              <w:t>-JSX</w:t>
            </w:r>
          </w:p>
        </w:tc>
        <w:tc>
          <w:tcPr>
            <w:tcW w:w="2069" w:type="dxa"/>
          </w:tcPr>
          <w:p w14:paraId="6BF19908" w14:textId="4043F702" w:rsidR="0031784C" w:rsidRPr="005F1C32"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Change w:id="3023" w:author="Menhorn Timo" w:date="2020-05-27T07:06:00Z">
                  <w:rPr/>
                </w:rPrChange>
              </w:rPr>
            </w:pPr>
            <w:r w:rsidRPr="005F1C32">
              <w:rPr>
                <w:rFonts w:cstheme="minorHAnsi"/>
                <w:rPrChange w:id="3024" w:author="Menhorn Timo" w:date="2020-05-27T07:06:00Z">
                  <w:rPr/>
                </w:rPrChange>
              </w:rPr>
              <w:t>+Core 20kB</w:t>
            </w:r>
          </w:p>
        </w:tc>
        <w:tc>
          <w:tcPr>
            <w:tcW w:w="1909" w:type="dxa"/>
          </w:tcPr>
          <w:p w14:paraId="2E88C15E" w14:textId="6BCDD7EA" w:rsidR="0031784C" w:rsidRPr="005F1C32" w:rsidRDefault="002C78E6" w:rsidP="002C78E6">
            <w:pPr>
              <w:cnfStyle w:val="000000000000" w:firstRow="0" w:lastRow="0" w:firstColumn="0" w:lastColumn="0" w:oddVBand="0" w:evenVBand="0" w:oddHBand="0" w:evenHBand="0" w:firstRowFirstColumn="0" w:firstRowLastColumn="0" w:lastRowFirstColumn="0" w:lastRowLastColumn="0"/>
              <w:rPr>
                <w:rFonts w:cstheme="minorHAnsi"/>
                <w:rPrChange w:id="3025" w:author="Menhorn Timo" w:date="2020-05-27T07:06:00Z">
                  <w:rPr/>
                </w:rPrChange>
              </w:rPr>
            </w:pPr>
            <w:r w:rsidRPr="005F1C32">
              <w:rPr>
                <w:rFonts w:cstheme="minorHAnsi"/>
                <w:rPrChange w:id="3026" w:author="Menhorn Timo" w:date="2020-05-27T07:06:00Z">
                  <w:rPr/>
                </w:rPrChange>
              </w:rPr>
              <w:t>-</w:t>
            </w:r>
            <w:r w:rsidR="0031784C" w:rsidRPr="005F1C32">
              <w:rPr>
                <w:rFonts w:cstheme="minorHAnsi"/>
                <w:rPrChange w:id="3027" w:author="Menhorn Timo" w:date="2020-05-27T07:06:00Z">
                  <w:rPr/>
                </w:rPrChange>
              </w:rPr>
              <w:t>Testing</w:t>
            </w:r>
          </w:p>
        </w:tc>
      </w:tr>
      <w:tr w:rsidR="001A678D" w:rsidRPr="005F1C32" w14:paraId="20F28451" w14:textId="77777777" w:rsidTr="008170D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985" w:type="dxa"/>
          </w:tcPr>
          <w:p w14:paraId="7058A23C" w14:textId="5B6C3B07" w:rsidR="0031784C" w:rsidRPr="00687C15" w:rsidRDefault="0006338B" w:rsidP="001E0D7E">
            <w:pPr>
              <w:rPr>
                <w:rFonts w:cstheme="minorHAnsi"/>
                <w:b w:val="0"/>
                <w:bCs w:val="0"/>
              </w:rPr>
            </w:pPr>
            <w:r w:rsidRPr="00687C15">
              <w:rPr>
                <w:rFonts w:cstheme="minorHAnsi"/>
              </w:rPr>
              <w:t>+@angular/cli</w:t>
            </w:r>
          </w:p>
        </w:tc>
        <w:tc>
          <w:tcPr>
            <w:tcW w:w="1698" w:type="dxa"/>
          </w:tcPr>
          <w:p w14:paraId="1354D9A7" w14:textId="4CDA426D" w:rsidR="0031784C" w:rsidRPr="005F1C32"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rPrChange w:id="3028" w:author="Menhorn Timo" w:date="2020-05-27T07:06:00Z">
                  <w:rPr/>
                </w:rPrChange>
              </w:rPr>
            </w:pPr>
            <w:r w:rsidRPr="005F1C32">
              <w:rPr>
                <w:rFonts w:cstheme="minorHAnsi"/>
                <w:rPrChange w:id="3029" w:author="Menhorn Timo" w:date="2020-05-27T07:06:00Z">
                  <w:rPr/>
                </w:rPrChange>
              </w:rPr>
              <w:t>-Erfahrung</w:t>
            </w:r>
          </w:p>
        </w:tc>
        <w:tc>
          <w:tcPr>
            <w:tcW w:w="1560" w:type="dxa"/>
          </w:tcPr>
          <w:p w14:paraId="392E86E7" w14:textId="0B601FCE" w:rsidR="0031784C" w:rsidRPr="005F1C32"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rPrChange w:id="3030" w:author="Menhorn Timo" w:date="2020-05-27T07:06:00Z">
                  <w:rPr/>
                </w:rPrChange>
              </w:rPr>
            </w:pPr>
            <w:r w:rsidRPr="005F1C32">
              <w:rPr>
                <w:rFonts w:cstheme="minorHAnsi"/>
                <w:rPrChange w:id="3031" w:author="Menhorn Timo" w:date="2020-05-27T07:06:00Z">
                  <w:rPr/>
                </w:rPrChange>
              </w:rPr>
              <w:t>+CLI</w:t>
            </w:r>
          </w:p>
        </w:tc>
        <w:tc>
          <w:tcPr>
            <w:tcW w:w="1978" w:type="dxa"/>
          </w:tcPr>
          <w:p w14:paraId="48FA1E57" w14:textId="56EA48ED" w:rsidR="0031784C" w:rsidRPr="005F1C32" w:rsidRDefault="001A678D" w:rsidP="001E0D7E">
            <w:pPr>
              <w:cnfStyle w:val="000000100000" w:firstRow="0" w:lastRow="0" w:firstColumn="0" w:lastColumn="0" w:oddVBand="0" w:evenVBand="0" w:oddHBand="1" w:evenHBand="0" w:firstRowFirstColumn="0" w:firstRowLastColumn="0" w:lastRowFirstColumn="0" w:lastRowLastColumn="0"/>
              <w:rPr>
                <w:rFonts w:cstheme="minorHAnsi"/>
                <w:rPrChange w:id="3032" w:author="Menhorn Timo" w:date="2020-05-27T07:06:00Z">
                  <w:rPr/>
                </w:rPrChange>
              </w:rPr>
            </w:pPr>
            <w:r w:rsidRPr="005F1C32">
              <w:rPr>
                <w:rFonts w:cstheme="minorHAnsi"/>
                <w:rPrChange w:id="3033" w:author="Menhorn Timo" w:date="2020-05-27T07:06:00Z">
                  <w:rPr/>
                </w:rPrChange>
              </w:rPr>
              <w:t>-ES2015+</w:t>
            </w:r>
          </w:p>
        </w:tc>
        <w:tc>
          <w:tcPr>
            <w:tcW w:w="2069" w:type="dxa"/>
          </w:tcPr>
          <w:p w14:paraId="3E6AC1F4" w14:textId="27B208E7" w:rsidR="0031784C" w:rsidRPr="005F1C32"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Change w:id="3034" w:author="Menhorn Timo" w:date="2020-05-27T07:06:00Z">
                  <w:rPr/>
                </w:rPrChange>
              </w:rPr>
            </w:pPr>
            <w:r w:rsidRPr="005F1C32">
              <w:rPr>
                <w:rFonts w:cstheme="minorHAnsi"/>
                <w:rPrChange w:id="3035" w:author="Menhorn Timo" w:date="2020-05-27T07:06:00Z">
                  <w:rPr/>
                </w:rPrChange>
              </w:rPr>
              <w:t>+HTML+ES5+CSS</w:t>
            </w:r>
          </w:p>
        </w:tc>
        <w:tc>
          <w:tcPr>
            <w:tcW w:w="1909" w:type="dxa"/>
          </w:tcPr>
          <w:p w14:paraId="209F7905" w14:textId="53C32903" w:rsidR="0031784C" w:rsidRPr="005F1C32" w:rsidRDefault="00840484" w:rsidP="001E0D7E">
            <w:pPr>
              <w:cnfStyle w:val="000000100000" w:firstRow="0" w:lastRow="0" w:firstColumn="0" w:lastColumn="0" w:oddVBand="0" w:evenVBand="0" w:oddHBand="1" w:evenHBand="0" w:firstRowFirstColumn="0" w:firstRowLastColumn="0" w:lastRowFirstColumn="0" w:lastRowLastColumn="0"/>
              <w:rPr>
                <w:rFonts w:cstheme="minorHAnsi"/>
                <w:rPrChange w:id="3036" w:author="Menhorn Timo" w:date="2020-05-27T07:06:00Z">
                  <w:rPr/>
                </w:rPrChange>
              </w:rPr>
            </w:pPr>
            <w:r w:rsidRPr="005F1C32">
              <w:rPr>
                <w:rFonts w:cstheme="minorHAnsi"/>
                <w:rPrChange w:id="3037" w:author="Menhorn Timo" w:date="2020-05-27T07:06:00Z">
                  <w:rPr/>
                </w:rPrChange>
              </w:rPr>
              <w:t>-Debugging</w:t>
            </w:r>
          </w:p>
        </w:tc>
      </w:tr>
      <w:tr w:rsidR="004D324A" w:rsidRPr="005F1C32" w14:paraId="51ABF885" w14:textId="77777777" w:rsidTr="008170D8">
        <w:trPr>
          <w:trHeight w:val="416"/>
        </w:trPr>
        <w:tc>
          <w:tcPr>
            <w:cnfStyle w:val="001000000000" w:firstRow="0" w:lastRow="0" w:firstColumn="1" w:lastColumn="0" w:oddVBand="0" w:evenVBand="0" w:oddHBand="0" w:evenHBand="0" w:firstRowFirstColumn="0" w:firstRowLastColumn="0" w:lastRowFirstColumn="0" w:lastRowLastColumn="0"/>
            <w:tcW w:w="1985" w:type="dxa"/>
          </w:tcPr>
          <w:p w14:paraId="6F1BFC91" w14:textId="25824B11" w:rsidR="001E0D7E" w:rsidRPr="00687C15" w:rsidRDefault="0006338B" w:rsidP="001E0D7E">
            <w:pPr>
              <w:rPr>
                <w:rFonts w:cstheme="minorHAnsi"/>
                <w:b w:val="0"/>
                <w:bCs w:val="0"/>
              </w:rPr>
            </w:pPr>
            <w:r w:rsidRPr="00687C15">
              <w:rPr>
                <w:rFonts w:cstheme="minorHAnsi"/>
              </w:rPr>
              <w:t>+Architektur</w:t>
            </w:r>
          </w:p>
        </w:tc>
        <w:tc>
          <w:tcPr>
            <w:tcW w:w="1698" w:type="dxa"/>
          </w:tcPr>
          <w:p w14:paraId="1FB53BCA" w14:textId="2FB33329" w:rsidR="001E0D7E" w:rsidRPr="005F1C32" w:rsidRDefault="0017618D" w:rsidP="001E0D7E">
            <w:pPr>
              <w:cnfStyle w:val="000000000000" w:firstRow="0" w:lastRow="0" w:firstColumn="0" w:lastColumn="0" w:oddVBand="0" w:evenVBand="0" w:oddHBand="0" w:evenHBand="0" w:firstRowFirstColumn="0" w:firstRowLastColumn="0" w:lastRowFirstColumn="0" w:lastRowLastColumn="0"/>
              <w:rPr>
                <w:rFonts w:cstheme="minorHAnsi"/>
                <w:rPrChange w:id="3038" w:author="Menhorn Timo" w:date="2020-05-27T07:06:00Z">
                  <w:rPr/>
                </w:rPrChange>
              </w:rPr>
            </w:pPr>
            <w:r w:rsidRPr="005F1C32">
              <w:rPr>
                <w:rFonts w:cstheme="minorHAnsi"/>
                <w:rPrChange w:id="3039" w:author="Menhorn Timo" w:date="2020-05-27T07:06:00Z">
                  <w:rPr/>
                </w:rPrChange>
              </w:rPr>
              <w:t>-TS Overhead</w:t>
            </w:r>
          </w:p>
        </w:tc>
        <w:tc>
          <w:tcPr>
            <w:tcW w:w="1560" w:type="dxa"/>
          </w:tcPr>
          <w:p w14:paraId="06C38AA1" w14:textId="2D7E26FB" w:rsidR="001E0D7E" w:rsidRPr="005F1C32" w:rsidRDefault="0017618D" w:rsidP="001E0D7E">
            <w:pPr>
              <w:cnfStyle w:val="000000000000" w:firstRow="0" w:lastRow="0" w:firstColumn="0" w:lastColumn="0" w:oddVBand="0" w:evenVBand="0" w:oddHBand="0" w:evenHBand="0" w:firstRowFirstColumn="0" w:firstRowLastColumn="0" w:lastRowFirstColumn="0" w:lastRowLastColumn="0"/>
              <w:rPr>
                <w:rFonts w:cstheme="minorHAnsi"/>
                <w:rPrChange w:id="3040" w:author="Menhorn Timo" w:date="2020-05-27T07:06:00Z">
                  <w:rPr/>
                </w:rPrChange>
              </w:rPr>
            </w:pPr>
            <w:r w:rsidRPr="005F1C32">
              <w:rPr>
                <w:rFonts w:cstheme="minorHAnsi"/>
                <w:rPrChange w:id="3041" w:author="Menhorn Timo" w:date="2020-05-27T07:06:00Z">
                  <w:rPr/>
                </w:rPrChange>
              </w:rPr>
              <w:t>+performant</w:t>
            </w:r>
          </w:p>
        </w:tc>
        <w:tc>
          <w:tcPr>
            <w:tcW w:w="1978" w:type="dxa"/>
          </w:tcPr>
          <w:p w14:paraId="16A9F897" w14:textId="25EAA48E" w:rsidR="001E0D7E" w:rsidRPr="005F1C32" w:rsidRDefault="001A678D" w:rsidP="001E0D7E">
            <w:pPr>
              <w:cnfStyle w:val="000000000000" w:firstRow="0" w:lastRow="0" w:firstColumn="0" w:lastColumn="0" w:oddVBand="0" w:evenVBand="0" w:oddHBand="0" w:evenHBand="0" w:firstRowFirstColumn="0" w:firstRowLastColumn="0" w:lastRowFirstColumn="0" w:lastRowLastColumn="0"/>
              <w:rPr>
                <w:rFonts w:cstheme="minorHAnsi"/>
                <w:rPrChange w:id="3042" w:author="Menhorn Timo" w:date="2020-05-27T07:06:00Z">
                  <w:rPr/>
                </w:rPrChange>
              </w:rPr>
            </w:pPr>
            <w:r w:rsidRPr="005F1C32">
              <w:rPr>
                <w:rFonts w:cstheme="minorHAnsi"/>
                <w:rPrChange w:id="3043" w:author="Menhorn Timo" w:date="2020-05-27T07:06:00Z">
                  <w:rPr/>
                </w:rPrChange>
              </w:rPr>
              <w:t>-Konfiguration</w:t>
            </w:r>
          </w:p>
        </w:tc>
        <w:tc>
          <w:tcPr>
            <w:tcW w:w="2069" w:type="dxa"/>
          </w:tcPr>
          <w:p w14:paraId="11B271E1" w14:textId="6FCA1A7A" w:rsidR="001E0D7E" w:rsidRPr="005F1C32" w:rsidRDefault="0031784C" w:rsidP="001E0D7E">
            <w:pPr>
              <w:cnfStyle w:val="000000000000" w:firstRow="0" w:lastRow="0" w:firstColumn="0" w:lastColumn="0" w:oddVBand="0" w:evenVBand="0" w:oddHBand="0" w:evenHBand="0" w:firstRowFirstColumn="0" w:firstRowLastColumn="0" w:lastRowFirstColumn="0" w:lastRowLastColumn="0"/>
              <w:rPr>
                <w:rFonts w:cstheme="minorHAnsi"/>
                <w:rPrChange w:id="3044" w:author="Menhorn Timo" w:date="2020-05-27T07:06:00Z">
                  <w:rPr/>
                </w:rPrChange>
              </w:rPr>
            </w:pPr>
            <w:r w:rsidRPr="005F1C32">
              <w:rPr>
                <w:rFonts w:cstheme="minorHAnsi"/>
                <w:rPrChange w:id="3045" w:author="Menhorn Timo" w:date="2020-05-27T07:06:00Z">
                  <w:rPr/>
                </w:rPrChange>
              </w:rPr>
              <w:t>+CLI</w:t>
            </w:r>
          </w:p>
        </w:tc>
        <w:tc>
          <w:tcPr>
            <w:tcW w:w="1909" w:type="dxa"/>
          </w:tcPr>
          <w:p w14:paraId="05C780FC" w14:textId="1E8C17EB" w:rsidR="001E0D7E" w:rsidRPr="005F1C32" w:rsidRDefault="00840484" w:rsidP="001E0D7E">
            <w:pPr>
              <w:cnfStyle w:val="000000000000" w:firstRow="0" w:lastRow="0" w:firstColumn="0" w:lastColumn="0" w:oddVBand="0" w:evenVBand="0" w:oddHBand="0" w:evenHBand="0" w:firstRowFirstColumn="0" w:firstRowLastColumn="0" w:lastRowFirstColumn="0" w:lastRowLastColumn="0"/>
              <w:rPr>
                <w:rFonts w:cstheme="minorHAnsi"/>
                <w:rPrChange w:id="3046" w:author="Menhorn Timo" w:date="2020-05-27T07:06:00Z">
                  <w:rPr/>
                </w:rPrChange>
              </w:rPr>
            </w:pPr>
            <w:r w:rsidRPr="005F1C32">
              <w:rPr>
                <w:rFonts w:cstheme="minorHAnsi"/>
                <w:rPrChange w:id="3047" w:author="Menhorn Timo" w:date="2020-05-27T07:06:00Z">
                  <w:rPr/>
                </w:rPrChange>
              </w:rPr>
              <w:t>-Architektur</w:t>
            </w:r>
          </w:p>
        </w:tc>
      </w:tr>
      <w:tr w:rsidR="001A678D" w:rsidRPr="005F1C32" w14:paraId="62C9171F" w14:textId="77777777" w:rsidTr="008170D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985" w:type="dxa"/>
          </w:tcPr>
          <w:p w14:paraId="4D69F044" w14:textId="1F99B9C8" w:rsidR="001E0D7E" w:rsidRPr="00687C15" w:rsidRDefault="0006338B" w:rsidP="001E0D7E">
            <w:pPr>
              <w:rPr>
                <w:rFonts w:cstheme="minorHAnsi"/>
                <w:b w:val="0"/>
                <w:bCs w:val="0"/>
              </w:rPr>
            </w:pPr>
            <w:r w:rsidRPr="00687C15">
              <w:rPr>
                <w:rFonts w:cstheme="minorHAnsi"/>
              </w:rPr>
              <w:t>+Code Qualität</w:t>
            </w:r>
          </w:p>
        </w:tc>
        <w:tc>
          <w:tcPr>
            <w:tcW w:w="1698" w:type="dxa"/>
          </w:tcPr>
          <w:p w14:paraId="74333465" w14:textId="43B6A67A" w:rsidR="001E0D7E" w:rsidRPr="005F1C32"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rPrChange w:id="3048" w:author="Menhorn Timo" w:date="2020-05-27T07:06:00Z">
                  <w:rPr/>
                </w:rPrChange>
              </w:rPr>
            </w:pPr>
            <w:r w:rsidRPr="005F1C32">
              <w:rPr>
                <w:rFonts w:cstheme="minorHAnsi"/>
                <w:rPrChange w:id="3049" w:author="Menhorn Timo" w:date="2020-05-27T07:06:00Z">
                  <w:rPr/>
                </w:rPrChange>
              </w:rPr>
              <w:t>-re-render cycles</w:t>
            </w:r>
          </w:p>
        </w:tc>
        <w:tc>
          <w:tcPr>
            <w:tcW w:w="1560" w:type="dxa"/>
          </w:tcPr>
          <w:p w14:paraId="6B6E02C5" w14:textId="67674314" w:rsidR="001E0D7E" w:rsidRPr="005F1C32"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rPrChange w:id="3050" w:author="Menhorn Timo" w:date="2020-05-27T07:06:00Z">
                  <w:rPr/>
                </w:rPrChange>
              </w:rPr>
            </w:pPr>
            <w:r w:rsidRPr="005F1C32">
              <w:rPr>
                <w:rFonts w:cstheme="minorHAnsi"/>
                <w:rPrChange w:id="3051" w:author="Menhorn Timo" w:date="2020-05-27T07:06:00Z">
                  <w:rPr/>
                </w:rPrChange>
              </w:rPr>
              <w:t>+ausgereift</w:t>
            </w:r>
          </w:p>
        </w:tc>
        <w:tc>
          <w:tcPr>
            <w:tcW w:w="1978" w:type="dxa"/>
          </w:tcPr>
          <w:p w14:paraId="766D37F9" w14:textId="195530B2" w:rsidR="001E0D7E" w:rsidRPr="005F1C32" w:rsidRDefault="001A678D" w:rsidP="001E0D7E">
            <w:pPr>
              <w:cnfStyle w:val="000000100000" w:firstRow="0" w:lastRow="0" w:firstColumn="0" w:lastColumn="0" w:oddVBand="0" w:evenVBand="0" w:oddHBand="1" w:evenHBand="0" w:firstRowFirstColumn="0" w:firstRowLastColumn="0" w:lastRowFirstColumn="0" w:lastRowLastColumn="0"/>
              <w:rPr>
                <w:rFonts w:cstheme="minorHAnsi"/>
                <w:rPrChange w:id="3052" w:author="Menhorn Timo" w:date="2020-05-27T07:06:00Z">
                  <w:rPr/>
                </w:rPrChange>
              </w:rPr>
            </w:pPr>
            <w:r w:rsidRPr="005F1C32">
              <w:rPr>
                <w:rFonts w:cstheme="minorHAnsi"/>
                <w:rPrChange w:id="3053" w:author="Menhorn Timo" w:date="2020-05-27T07:06:00Z">
                  <w:rPr/>
                </w:rPrChange>
              </w:rPr>
              <w:t>-DOM Konsistenz</w:t>
            </w:r>
          </w:p>
        </w:tc>
        <w:tc>
          <w:tcPr>
            <w:tcW w:w="2069" w:type="dxa"/>
          </w:tcPr>
          <w:p w14:paraId="570947C3" w14:textId="4BF53088" w:rsidR="001E0D7E" w:rsidRPr="005F1C32"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Change w:id="3054" w:author="Menhorn Timo" w:date="2020-05-27T07:06:00Z">
                  <w:rPr/>
                </w:rPrChange>
              </w:rPr>
            </w:pPr>
            <w:r w:rsidRPr="005F1C32">
              <w:rPr>
                <w:rFonts w:cstheme="minorHAnsi"/>
                <w:rPrChange w:id="3055" w:author="Menhorn Timo" w:date="2020-05-27T07:06:00Z">
                  <w:rPr/>
                </w:rPrChange>
              </w:rPr>
              <w:t>+Doku</w:t>
            </w:r>
          </w:p>
        </w:tc>
        <w:tc>
          <w:tcPr>
            <w:tcW w:w="1909" w:type="dxa"/>
          </w:tcPr>
          <w:p w14:paraId="1A12EADE" w14:textId="06751770" w:rsidR="001E0D7E" w:rsidRPr="005F1C32" w:rsidRDefault="00840484" w:rsidP="001E0D7E">
            <w:pPr>
              <w:cnfStyle w:val="000000100000" w:firstRow="0" w:lastRow="0" w:firstColumn="0" w:lastColumn="0" w:oddVBand="0" w:evenVBand="0" w:oddHBand="1" w:evenHBand="0" w:firstRowFirstColumn="0" w:firstRowLastColumn="0" w:lastRowFirstColumn="0" w:lastRowLastColumn="0"/>
              <w:rPr>
                <w:rFonts w:cstheme="minorHAnsi"/>
                <w:rPrChange w:id="3056" w:author="Menhorn Timo" w:date="2020-05-27T07:06:00Z">
                  <w:rPr/>
                </w:rPrChange>
              </w:rPr>
            </w:pPr>
            <w:r w:rsidRPr="005F1C32">
              <w:rPr>
                <w:rFonts w:cstheme="minorHAnsi"/>
                <w:rPrChange w:id="3057" w:author="Menhorn Timo" w:date="2020-05-27T07:06:00Z">
                  <w:rPr/>
                </w:rPrChange>
              </w:rPr>
              <w:t>-unausgereift</w:t>
            </w:r>
          </w:p>
        </w:tc>
      </w:tr>
      <w:tr w:rsidR="004D324A" w:rsidRPr="005F1C32" w14:paraId="7EDEAEFF" w14:textId="77777777" w:rsidTr="008170D8">
        <w:trPr>
          <w:trHeight w:val="374"/>
        </w:trPr>
        <w:tc>
          <w:tcPr>
            <w:cnfStyle w:val="001000000000" w:firstRow="0" w:lastRow="0" w:firstColumn="1" w:lastColumn="0" w:oddVBand="0" w:evenVBand="0" w:oddHBand="0" w:evenHBand="0" w:firstRowFirstColumn="0" w:firstRowLastColumn="0" w:lastRowFirstColumn="0" w:lastRowLastColumn="0"/>
            <w:tcW w:w="1985" w:type="dxa"/>
          </w:tcPr>
          <w:p w14:paraId="5788DD3F" w14:textId="7D8D30CA" w:rsidR="001E0D7E" w:rsidRPr="00687C15" w:rsidRDefault="0006338B" w:rsidP="001E0D7E">
            <w:pPr>
              <w:rPr>
                <w:rFonts w:cstheme="minorHAnsi"/>
                <w:b w:val="0"/>
                <w:bCs w:val="0"/>
              </w:rPr>
            </w:pPr>
            <w:r w:rsidRPr="00687C15">
              <w:rPr>
                <w:rFonts w:cstheme="minorHAnsi"/>
              </w:rPr>
              <w:t>+@angular/forms</w:t>
            </w:r>
          </w:p>
        </w:tc>
        <w:tc>
          <w:tcPr>
            <w:tcW w:w="1698" w:type="dxa"/>
          </w:tcPr>
          <w:p w14:paraId="389CA3B0" w14:textId="77777777" w:rsidR="001E0D7E" w:rsidRPr="005F1C32"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Change w:id="3058" w:author="Menhorn Timo" w:date="2020-05-27T07:06:00Z">
                  <w:rPr/>
                </w:rPrChange>
              </w:rPr>
            </w:pPr>
          </w:p>
        </w:tc>
        <w:tc>
          <w:tcPr>
            <w:tcW w:w="1560" w:type="dxa"/>
          </w:tcPr>
          <w:p w14:paraId="6C405CB2" w14:textId="1CCAD607" w:rsidR="001E0D7E" w:rsidRPr="005F1C32" w:rsidRDefault="0017618D" w:rsidP="001E0D7E">
            <w:pPr>
              <w:cnfStyle w:val="000000000000" w:firstRow="0" w:lastRow="0" w:firstColumn="0" w:lastColumn="0" w:oddVBand="0" w:evenVBand="0" w:oddHBand="0" w:evenHBand="0" w:firstRowFirstColumn="0" w:firstRowLastColumn="0" w:lastRowFirstColumn="0" w:lastRowLastColumn="0"/>
              <w:rPr>
                <w:rFonts w:cstheme="minorHAnsi"/>
                <w:rPrChange w:id="3059" w:author="Menhorn Timo" w:date="2020-05-27T07:06:00Z">
                  <w:rPr/>
                </w:rPrChange>
              </w:rPr>
            </w:pPr>
            <w:r w:rsidRPr="005F1C32">
              <w:rPr>
                <w:rFonts w:cstheme="minorHAnsi"/>
                <w:rPrChange w:id="3060" w:author="Menhorn Timo" w:date="2020-05-27T07:06:00Z">
                  <w:rPr/>
                </w:rPrChange>
              </w:rPr>
              <w:t>+Web+Native</w:t>
            </w:r>
          </w:p>
        </w:tc>
        <w:tc>
          <w:tcPr>
            <w:tcW w:w="1978" w:type="dxa"/>
          </w:tcPr>
          <w:p w14:paraId="7C30F69F" w14:textId="77777777" w:rsidR="001E0D7E" w:rsidRPr="005F1C32"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Change w:id="3061" w:author="Menhorn Timo" w:date="2020-05-27T07:06:00Z">
                  <w:rPr/>
                </w:rPrChange>
              </w:rPr>
            </w:pPr>
          </w:p>
        </w:tc>
        <w:tc>
          <w:tcPr>
            <w:tcW w:w="2069" w:type="dxa"/>
          </w:tcPr>
          <w:p w14:paraId="7D722992" w14:textId="3DA67A07" w:rsidR="001E0D7E" w:rsidRPr="005F1C32" w:rsidRDefault="0031784C" w:rsidP="001E0D7E">
            <w:pPr>
              <w:cnfStyle w:val="000000000000" w:firstRow="0" w:lastRow="0" w:firstColumn="0" w:lastColumn="0" w:oddVBand="0" w:evenVBand="0" w:oddHBand="0" w:evenHBand="0" w:firstRowFirstColumn="0" w:firstRowLastColumn="0" w:lastRowFirstColumn="0" w:lastRowLastColumn="0"/>
              <w:rPr>
                <w:rFonts w:cstheme="minorHAnsi"/>
                <w:rPrChange w:id="3062" w:author="Menhorn Timo" w:date="2020-05-27T07:06:00Z">
                  <w:rPr/>
                </w:rPrChange>
              </w:rPr>
            </w:pPr>
            <w:r w:rsidRPr="005F1C32">
              <w:rPr>
                <w:rFonts w:cstheme="minorHAnsi"/>
                <w:rPrChange w:id="3063" w:author="Menhorn Timo" w:date="2020-05-27T07:06:00Z">
                  <w:rPr/>
                </w:rPrChange>
              </w:rPr>
              <w:t>+performant</w:t>
            </w:r>
          </w:p>
        </w:tc>
        <w:tc>
          <w:tcPr>
            <w:tcW w:w="1909" w:type="dxa"/>
          </w:tcPr>
          <w:p w14:paraId="1FB1B0F7" w14:textId="77777777" w:rsidR="001E0D7E" w:rsidRPr="005F1C32"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Change w:id="3064" w:author="Menhorn Timo" w:date="2020-05-27T07:06:00Z">
                  <w:rPr/>
                </w:rPrChange>
              </w:rPr>
            </w:pPr>
          </w:p>
        </w:tc>
      </w:tr>
      <w:tr w:rsidR="001A678D" w:rsidRPr="005F1C32" w14:paraId="1E780592" w14:textId="77777777" w:rsidTr="008170D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985" w:type="dxa"/>
          </w:tcPr>
          <w:p w14:paraId="3FEC607A" w14:textId="255133CF" w:rsidR="001E0D7E" w:rsidRPr="00687C15" w:rsidRDefault="0006338B" w:rsidP="001E0D7E">
            <w:pPr>
              <w:rPr>
                <w:rFonts w:cstheme="minorHAnsi"/>
                <w:b w:val="0"/>
                <w:bCs w:val="0"/>
              </w:rPr>
            </w:pPr>
            <w:r w:rsidRPr="00687C15">
              <w:rPr>
                <w:rFonts w:cstheme="minorHAnsi"/>
              </w:rPr>
              <w:t>+Doku</w:t>
            </w:r>
          </w:p>
        </w:tc>
        <w:tc>
          <w:tcPr>
            <w:tcW w:w="1698" w:type="dxa"/>
          </w:tcPr>
          <w:p w14:paraId="6A3DFB44" w14:textId="77777777" w:rsidR="001E0D7E" w:rsidRPr="005F1C32" w:rsidRDefault="001E0D7E" w:rsidP="001E0D7E">
            <w:pPr>
              <w:cnfStyle w:val="000000100000" w:firstRow="0" w:lastRow="0" w:firstColumn="0" w:lastColumn="0" w:oddVBand="0" w:evenVBand="0" w:oddHBand="1" w:evenHBand="0" w:firstRowFirstColumn="0" w:firstRowLastColumn="0" w:lastRowFirstColumn="0" w:lastRowLastColumn="0"/>
              <w:rPr>
                <w:rFonts w:cstheme="minorHAnsi"/>
                <w:rPrChange w:id="3065" w:author="Menhorn Timo" w:date="2020-05-27T07:06:00Z">
                  <w:rPr/>
                </w:rPrChange>
              </w:rPr>
            </w:pPr>
          </w:p>
        </w:tc>
        <w:tc>
          <w:tcPr>
            <w:tcW w:w="1560" w:type="dxa"/>
          </w:tcPr>
          <w:p w14:paraId="66DD3C76" w14:textId="298A8670" w:rsidR="001E0D7E" w:rsidRPr="005F1C32"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rPrChange w:id="3066" w:author="Menhorn Timo" w:date="2020-05-27T07:06:00Z">
                  <w:rPr/>
                </w:rPrChange>
              </w:rPr>
            </w:pPr>
            <w:r w:rsidRPr="005F1C32">
              <w:rPr>
                <w:rFonts w:cstheme="minorHAnsi"/>
                <w:rPrChange w:id="3067" w:author="Menhorn Timo" w:date="2020-05-27T07:06:00Z">
                  <w:rPr/>
                </w:rPrChange>
              </w:rPr>
              <w:t>+erweiterbar</w:t>
            </w:r>
          </w:p>
        </w:tc>
        <w:tc>
          <w:tcPr>
            <w:tcW w:w="1978" w:type="dxa"/>
          </w:tcPr>
          <w:p w14:paraId="50657620" w14:textId="77777777" w:rsidR="001E0D7E" w:rsidRPr="005F1C32" w:rsidRDefault="001E0D7E" w:rsidP="001E0D7E">
            <w:pPr>
              <w:cnfStyle w:val="000000100000" w:firstRow="0" w:lastRow="0" w:firstColumn="0" w:lastColumn="0" w:oddVBand="0" w:evenVBand="0" w:oddHBand="1" w:evenHBand="0" w:firstRowFirstColumn="0" w:firstRowLastColumn="0" w:lastRowFirstColumn="0" w:lastRowLastColumn="0"/>
              <w:rPr>
                <w:rFonts w:cstheme="minorHAnsi"/>
                <w:rPrChange w:id="3068" w:author="Menhorn Timo" w:date="2020-05-27T07:06:00Z">
                  <w:rPr/>
                </w:rPrChange>
              </w:rPr>
            </w:pPr>
          </w:p>
        </w:tc>
        <w:tc>
          <w:tcPr>
            <w:tcW w:w="2069" w:type="dxa"/>
          </w:tcPr>
          <w:p w14:paraId="5F717BBF" w14:textId="73D21F6C" w:rsidR="001E0D7E" w:rsidRPr="005F1C32"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Change w:id="3069" w:author="Menhorn Timo" w:date="2020-05-27T07:06:00Z">
                  <w:rPr/>
                </w:rPrChange>
              </w:rPr>
            </w:pPr>
            <w:r w:rsidRPr="005F1C32">
              <w:rPr>
                <w:rFonts w:cstheme="minorHAnsi"/>
                <w:rPrChange w:id="3070" w:author="Menhorn Timo" w:date="2020-05-27T07:06:00Z">
                  <w:rPr/>
                </w:rPrChange>
              </w:rPr>
              <w:t>+sicherer State</w:t>
            </w:r>
          </w:p>
        </w:tc>
        <w:tc>
          <w:tcPr>
            <w:tcW w:w="1909" w:type="dxa"/>
          </w:tcPr>
          <w:p w14:paraId="1FA52B3A" w14:textId="77777777" w:rsidR="001E0D7E" w:rsidRPr="005F1C32" w:rsidRDefault="001E0D7E" w:rsidP="001E0D7E">
            <w:pPr>
              <w:cnfStyle w:val="000000100000" w:firstRow="0" w:lastRow="0" w:firstColumn="0" w:lastColumn="0" w:oddVBand="0" w:evenVBand="0" w:oddHBand="1" w:evenHBand="0" w:firstRowFirstColumn="0" w:firstRowLastColumn="0" w:lastRowFirstColumn="0" w:lastRowLastColumn="0"/>
              <w:rPr>
                <w:rFonts w:cstheme="minorHAnsi"/>
                <w:rPrChange w:id="3071" w:author="Menhorn Timo" w:date="2020-05-27T07:06:00Z">
                  <w:rPr/>
                </w:rPrChange>
              </w:rPr>
            </w:pPr>
          </w:p>
        </w:tc>
      </w:tr>
      <w:tr w:rsidR="004D324A" w:rsidRPr="005F1C32" w14:paraId="7F87E8CF" w14:textId="77777777" w:rsidTr="008170D8">
        <w:trPr>
          <w:trHeight w:val="414"/>
        </w:trPr>
        <w:tc>
          <w:tcPr>
            <w:cnfStyle w:val="001000000000" w:firstRow="0" w:lastRow="0" w:firstColumn="1" w:lastColumn="0" w:oddVBand="0" w:evenVBand="0" w:oddHBand="0" w:evenHBand="0" w:firstRowFirstColumn="0" w:firstRowLastColumn="0" w:lastRowFirstColumn="0" w:lastRowLastColumn="0"/>
            <w:tcW w:w="1985" w:type="dxa"/>
          </w:tcPr>
          <w:p w14:paraId="7D7A8009" w14:textId="63C9CCEA" w:rsidR="001E0D7E" w:rsidRPr="00687C15" w:rsidRDefault="0006338B" w:rsidP="001E0D7E">
            <w:pPr>
              <w:rPr>
                <w:rFonts w:cstheme="minorHAnsi"/>
                <w:b w:val="0"/>
                <w:bCs w:val="0"/>
              </w:rPr>
            </w:pPr>
            <w:r w:rsidRPr="00687C15">
              <w:rPr>
                <w:rFonts w:cstheme="minorHAnsi"/>
              </w:rPr>
              <w:t>+Testing</w:t>
            </w:r>
          </w:p>
        </w:tc>
        <w:tc>
          <w:tcPr>
            <w:tcW w:w="1698" w:type="dxa"/>
          </w:tcPr>
          <w:p w14:paraId="5F8EDCD8" w14:textId="77777777" w:rsidR="001E0D7E" w:rsidRPr="005F1C32"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Change w:id="3072" w:author="Menhorn Timo" w:date="2020-05-27T07:06:00Z">
                  <w:rPr/>
                </w:rPrChange>
              </w:rPr>
            </w:pPr>
          </w:p>
        </w:tc>
        <w:tc>
          <w:tcPr>
            <w:tcW w:w="1560" w:type="dxa"/>
          </w:tcPr>
          <w:p w14:paraId="06BB22D0" w14:textId="274FC901" w:rsidR="001E0D7E" w:rsidRPr="005F1C32" w:rsidRDefault="001A678D" w:rsidP="001E0D7E">
            <w:pPr>
              <w:cnfStyle w:val="000000000000" w:firstRow="0" w:lastRow="0" w:firstColumn="0" w:lastColumn="0" w:oddVBand="0" w:evenVBand="0" w:oddHBand="0" w:evenHBand="0" w:firstRowFirstColumn="0" w:firstRowLastColumn="0" w:lastRowFirstColumn="0" w:lastRowLastColumn="0"/>
              <w:rPr>
                <w:rFonts w:cstheme="minorHAnsi"/>
                <w:rPrChange w:id="3073" w:author="Menhorn Timo" w:date="2020-05-27T07:06:00Z">
                  <w:rPr/>
                </w:rPrChange>
              </w:rPr>
            </w:pPr>
            <w:r w:rsidRPr="005F1C32">
              <w:rPr>
                <w:rFonts w:cstheme="minorHAnsi"/>
                <w:rPrChange w:id="3074" w:author="Menhorn Timo" w:date="2020-05-27T07:06:00Z">
                  <w:rPr/>
                </w:rPrChange>
              </w:rPr>
              <w:t>+viele Daten</w:t>
            </w:r>
          </w:p>
        </w:tc>
        <w:tc>
          <w:tcPr>
            <w:tcW w:w="1978" w:type="dxa"/>
          </w:tcPr>
          <w:p w14:paraId="54333EF5" w14:textId="77777777" w:rsidR="001E0D7E" w:rsidRPr="005F1C32"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Change w:id="3075" w:author="Menhorn Timo" w:date="2020-05-27T07:06:00Z">
                  <w:rPr/>
                </w:rPrChange>
              </w:rPr>
            </w:pPr>
          </w:p>
        </w:tc>
        <w:tc>
          <w:tcPr>
            <w:tcW w:w="2069" w:type="dxa"/>
          </w:tcPr>
          <w:p w14:paraId="4D031C16" w14:textId="174640B0" w:rsidR="001E0D7E" w:rsidRPr="005F1C32" w:rsidRDefault="0031784C" w:rsidP="001E0D7E">
            <w:pPr>
              <w:cnfStyle w:val="000000000000" w:firstRow="0" w:lastRow="0" w:firstColumn="0" w:lastColumn="0" w:oddVBand="0" w:evenVBand="0" w:oddHBand="0" w:evenHBand="0" w:firstRowFirstColumn="0" w:firstRowLastColumn="0" w:lastRowFirstColumn="0" w:lastRowLastColumn="0"/>
              <w:rPr>
                <w:rFonts w:cstheme="minorHAnsi"/>
                <w:rPrChange w:id="3076" w:author="Menhorn Timo" w:date="2020-05-27T07:06:00Z">
                  <w:rPr/>
                </w:rPrChange>
              </w:rPr>
            </w:pPr>
            <w:r w:rsidRPr="005F1C32">
              <w:rPr>
                <w:rFonts w:cstheme="minorHAnsi"/>
                <w:rPrChange w:id="3077" w:author="Menhorn Timo" w:date="2020-05-27T07:06:00Z">
                  <w:rPr/>
                </w:rPrChange>
              </w:rPr>
              <w:t>+Web+Native</w:t>
            </w:r>
          </w:p>
        </w:tc>
        <w:tc>
          <w:tcPr>
            <w:tcW w:w="1909" w:type="dxa"/>
          </w:tcPr>
          <w:p w14:paraId="0B596517" w14:textId="77777777" w:rsidR="001E0D7E" w:rsidRPr="005F1C32"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Change w:id="3078" w:author="Menhorn Timo" w:date="2020-05-27T07:06:00Z">
                  <w:rPr/>
                </w:rPrChange>
              </w:rPr>
            </w:pPr>
          </w:p>
        </w:tc>
      </w:tr>
      <w:tr w:rsidR="001A678D" w:rsidRPr="005F1C32" w14:paraId="78699DE9" w14:textId="77777777" w:rsidTr="008170D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85" w:type="dxa"/>
          </w:tcPr>
          <w:p w14:paraId="11085A50" w14:textId="27B71CAC" w:rsidR="0031784C" w:rsidRPr="00687C15" w:rsidRDefault="0006338B" w:rsidP="001E0D7E">
            <w:pPr>
              <w:rPr>
                <w:rFonts w:cstheme="minorHAnsi"/>
                <w:b w:val="0"/>
                <w:bCs w:val="0"/>
              </w:rPr>
            </w:pPr>
            <w:r w:rsidRPr="00687C15">
              <w:rPr>
                <w:rFonts w:cstheme="minorHAnsi"/>
              </w:rPr>
              <w:t>+Zukunft</w:t>
            </w:r>
          </w:p>
        </w:tc>
        <w:tc>
          <w:tcPr>
            <w:tcW w:w="1698" w:type="dxa"/>
          </w:tcPr>
          <w:p w14:paraId="087D6251" w14:textId="77777777" w:rsidR="0031784C" w:rsidRPr="005F1C32"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Change w:id="3079" w:author="Menhorn Timo" w:date="2020-05-27T07:06:00Z">
                  <w:rPr/>
                </w:rPrChange>
              </w:rPr>
            </w:pPr>
          </w:p>
        </w:tc>
        <w:tc>
          <w:tcPr>
            <w:tcW w:w="1560" w:type="dxa"/>
          </w:tcPr>
          <w:p w14:paraId="4D317A31" w14:textId="753481BE" w:rsidR="0031784C" w:rsidRPr="005F1C32" w:rsidRDefault="001A678D" w:rsidP="001E0D7E">
            <w:pPr>
              <w:cnfStyle w:val="000000100000" w:firstRow="0" w:lastRow="0" w:firstColumn="0" w:lastColumn="0" w:oddVBand="0" w:evenVBand="0" w:oddHBand="1" w:evenHBand="0" w:firstRowFirstColumn="0" w:firstRowLastColumn="0" w:lastRowFirstColumn="0" w:lastRowLastColumn="0"/>
              <w:rPr>
                <w:rFonts w:cstheme="minorHAnsi"/>
                <w:rPrChange w:id="3080" w:author="Menhorn Timo" w:date="2020-05-27T07:06:00Z">
                  <w:rPr/>
                </w:rPrChange>
              </w:rPr>
            </w:pPr>
            <w:r w:rsidRPr="005F1C32">
              <w:rPr>
                <w:rFonts w:cstheme="minorHAnsi"/>
                <w:rPrChange w:id="3081" w:author="Menhorn Timo" w:date="2020-05-27T07:06:00Z">
                  <w:rPr/>
                </w:rPrChange>
              </w:rPr>
              <w:t>+Zukunft</w:t>
            </w:r>
          </w:p>
        </w:tc>
        <w:tc>
          <w:tcPr>
            <w:tcW w:w="1978" w:type="dxa"/>
          </w:tcPr>
          <w:p w14:paraId="7E298F8D" w14:textId="77777777" w:rsidR="0031784C" w:rsidRPr="005F1C32"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Change w:id="3082" w:author="Menhorn Timo" w:date="2020-05-27T07:06:00Z">
                  <w:rPr/>
                </w:rPrChange>
              </w:rPr>
            </w:pPr>
          </w:p>
        </w:tc>
        <w:tc>
          <w:tcPr>
            <w:tcW w:w="2069" w:type="dxa"/>
          </w:tcPr>
          <w:p w14:paraId="1B7507B1" w14:textId="6B0F9EA6" w:rsidR="0031784C" w:rsidRPr="009F5A82"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
            </w:pPr>
            <w:r w:rsidRPr="005F1C32">
              <w:rPr>
                <w:rFonts w:cstheme="minorHAnsi"/>
                <w:rPrChange w:id="3083" w:author="Menhorn Timo" w:date="2020-05-27T07:06:00Z">
                  <w:rPr/>
                </w:rPrChange>
              </w:rPr>
              <w:t>+skalierbar</w:t>
            </w:r>
          </w:p>
        </w:tc>
        <w:tc>
          <w:tcPr>
            <w:tcW w:w="1909" w:type="dxa"/>
          </w:tcPr>
          <w:p w14:paraId="73B4C154" w14:textId="77777777" w:rsidR="0031784C" w:rsidRPr="00687C15"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
            </w:pPr>
          </w:p>
        </w:tc>
      </w:tr>
    </w:tbl>
    <w:p w14:paraId="4C97FC72" w14:textId="77777777" w:rsidR="001B73AF" w:rsidRPr="00687C15" w:rsidRDefault="001B73AF" w:rsidP="001E0D7E">
      <w:pPr>
        <w:rPr>
          <w:rFonts w:cstheme="minorHAnsi"/>
        </w:rPr>
      </w:pPr>
    </w:p>
    <w:p w14:paraId="73EB9B24" w14:textId="77777777" w:rsidR="00DF3327" w:rsidRPr="00DF3327" w:rsidRDefault="00DF3327">
      <w:pPr>
        <w:spacing w:after="0" w:line="240" w:lineRule="auto"/>
        <w:jc w:val="both"/>
        <w:rPr>
          <w:ins w:id="3084" w:author="Menhorn Timo" w:date="2020-05-27T14:56:00Z"/>
          <w:rFonts w:eastAsia="Times New Roman" w:cstheme="minorHAnsi"/>
          <w:lang w:eastAsia="de-DE"/>
          <w:rPrChange w:id="3085" w:author="Menhorn Timo" w:date="2020-05-27T14:56:00Z">
            <w:rPr>
              <w:ins w:id="3086" w:author="Menhorn Timo" w:date="2020-05-27T14:56:00Z"/>
              <w:rFonts w:ascii="Segoe UI" w:eastAsia="Times New Roman" w:hAnsi="Segoe UI" w:cs="Segoe UI"/>
              <w:sz w:val="21"/>
              <w:szCs w:val="21"/>
              <w:lang w:eastAsia="de-DE"/>
            </w:rPr>
          </w:rPrChange>
        </w:rPr>
        <w:pPrChange w:id="3087" w:author="Menhorn Timo" w:date="2020-05-27T14:56:00Z">
          <w:pPr>
            <w:spacing w:after="0" w:line="240" w:lineRule="auto"/>
          </w:pPr>
        </w:pPrChange>
      </w:pPr>
      <w:ins w:id="3088" w:author="Menhorn Timo" w:date="2020-05-27T14:56:00Z">
        <w:r w:rsidRPr="00DF3327">
          <w:rPr>
            <w:rFonts w:eastAsia="Times New Roman" w:cstheme="minorHAnsi"/>
            <w:lang w:eastAsia="de-DE"/>
            <w:rPrChange w:id="3089" w:author="Menhorn Timo" w:date="2020-05-27T14:56:00Z">
              <w:rPr>
                <w:rFonts w:ascii="Arial" w:eastAsia="Times New Roman" w:hAnsi="Arial" w:cs="Arial"/>
                <w:lang w:eastAsia="de-DE"/>
              </w:rPr>
            </w:rPrChange>
          </w:rPr>
          <w:t xml:space="preserve">Da die Dokumentation von Angular selbst und den Material Komponenten sehr ausführlich und umfangreich ist, fällt das </w:t>
        </w:r>
        <w:r w:rsidRPr="00DF3327">
          <w:rPr>
            <w:rFonts w:eastAsia="Times New Roman" w:cstheme="minorHAnsi"/>
            <w:lang w:eastAsia="de-DE"/>
            <w:rPrChange w:id="3090" w:author="Menhorn Timo" w:date="2020-05-27T14:56:00Z">
              <w:rPr>
                <w:rFonts w:ascii="Arial" w:eastAsia="Times New Roman" w:hAnsi="Arial" w:cs="Arial"/>
                <w:shd w:val="clear" w:color="auto" w:fill="FCD116"/>
                <w:lang w:eastAsia="de-DE"/>
              </w:rPr>
            </w:rPrChange>
          </w:rPr>
          <w:t xml:space="preserve">Erweitern </w:t>
        </w:r>
        <w:r w:rsidRPr="00DF3327">
          <w:rPr>
            <w:rFonts w:eastAsia="Times New Roman" w:cstheme="minorHAnsi"/>
            <w:lang w:eastAsia="de-DE"/>
            <w:rPrChange w:id="3091" w:author="Menhorn Timo" w:date="2020-05-27T14:56:00Z">
              <w:rPr>
                <w:rFonts w:ascii="Arial" w:eastAsia="Times New Roman" w:hAnsi="Arial" w:cs="Arial"/>
                <w:lang w:eastAsia="de-DE"/>
              </w:rPr>
            </w:rPrChange>
          </w:rPr>
          <w:t xml:space="preserve">der bestehenden Anwendung entsprechend leicht. Dies war schlussendlich </w:t>
        </w:r>
        <w:r w:rsidRPr="00DF3327">
          <w:rPr>
            <w:rFonts w:eastAsia="Times New Roman" w:cstheme="minorHAnsi"/>
            <w:lang w:eastAsia="de-DE"/>
            <w:rPrChange w:id="3092" w:author="Menhorn Timo" w:date="2020-05-27T14:56:00Z">
              <w:rPr>
                <w:rFonts w:ascii="Arial" w:eastAsia="Times New Roman" w:hAnsi="Arial" w:cs="Arial"/>
                <w:shd w:val="clear" w:color="auto" w:fill="FCD116"/>
                <w:lang w:eastAsia="de-DE"/>
              </w:rPr>
            </w:rPrChange>
          </w:rPr>
          <w:t xml:space="preserve">ausschlaggebend </w:t>
        </w:r>
        <w:r w:rsidRPr="00DF3327">
          <w:rPr>
            <w:rFonts w:eastAsia="Times New Roman" w:cstheme="minorHAnsi"/>
            <w:lang w:eastAsia="de-DE"/>
            <w:rPrChange w:id="3093" w:author="Menhorn Timo" w:date="2020-05-27T14:56:00Z">
              <w:rPr>
                <w:rFonts w:ascii="Arial" w:eastAsia="Times New Roman" w:hAnsi="Arial" w:cs="Arial"/>
                <w:lang w:eastAsia="de-DE"/>
              </w:rPr>
            </w:rPrChange>
          </w:rPr>
          <w:t>für die Entscheidung.</w:t>
        </w:r>
      </w:ins>
    </w:p>
    <w:p w14:paraId="01A63B02" w14:textId="789E81EF" w:rsidR="00BA262B" w:rsidRPr="005F1C32" w:rsidDel="00DF3327" w:rsidRDefault="00A64ABA" w:rsidP="001E0D7E">
      <w:pPr>
        <w:rPr>
          <w:del w:id="3094" w:author="Menhorn Timo" w:date="2020-05-27T14:56:00Z"/>
          <w:rFonts w:cstheme="minorHAnsi"/>
          <w:rPrChange w:id="3095" w:author="Menhorn Timo" w:date="2020-05-27T07:06:00Z">
            <w:rPr>
              <w:del w:id="3096" w:author="Menhorn Timo" w:date="2020-05-27T14:56:00Z"/>
            </w:rPr>
          </w:rPrChange>
        </w:rPr>
      </w:pPr>
      <w:del w:id="3097" w:author="Menhorn Timo" w:date="2020-05-26T13:07:00Z">
        <w:r w:rsidRPr="00687C15" w:rsidDel="008E5BE4">
          <w:rPr>
            <w:rFonts w:cstheme="minorHAnsi"/>
          </w:rPr>
          <w:delText>Da die Anwendung spä</w:delText>
        </w:r>
        <w:r w:rsidRPr="005F1C32" w:rsidDel="008E5BE4">
          <w:rPr>
            <w:rFonts w:cstheme="minorHAnsi"/>
            <w:rPrChange w:id="3098" w:author="Menhorn Timo" w:date="2020-05-27T07:06:00Z">
              <w:rPr/>
            </w:rPrChange>
          </w:rPr>
          <w:delText xml:space="preserve">ter weiterentwickelt werden soll und mehrere Entwickler an der Anwendung weiterarbeiten, ist die Entscheidung auf das firmenweite Framework Angular gefallen. Zudem </w:delText>
        </w:r>
        <w:r w:rsidR="00C27F67" w:rsidRPr="005F1C32" w:rsidDel="008E5BE4">
          <w:rPr>
            <w:rFonts w:cstheme="minorHAnsi"/>
            <w:rPrChange w:id="3099" w:author="Menhorn Timo" w:date="2020-05-27T07:06:00Z">
              <w:rPr/>
            </w:rPrChange>
          </w:rPr>
          <w:delText>sind</w:delText>
        </w:r>
        <w:r w:rsidRPr="005F1C32" w:rsidDel="008E5BE4">
          <w:rPr>
            <w:rFonts w:cstheme="minorHAnsi"/>
            <w:rPrChange w:id="3100" w:author="Menhorn Timo" w:date="2020-05-27T07:06:00Z">
              <w:rPr/>
            </w:rPrChange>
          </w:rPr>
          <w:delText xml:space="preserve"> der Umfang, die benötigten Schnittstellen und Module des endgültigen Projekts noch nicht klar. </w:delText>
        </w:r>
      </w:del>
      <w:bookmarkStart w:id="3101" w:name="_Toc41487095"/>
      <w:bookmarkStart w:id="3102" w:name="_Toc41487570"/>
      <w:bookmarkStart w:id="3103" w:name="_Toc41488402"/>
      <w:bookmarkStart w:id="3104" w:name="_Toc41553099"/>
      <w:bookmarkStart w:id="3105" w:name="_Toc41553525"/>
      <w:bookmarkStart w:id="3106" w:name="_Toc41555130"/>
      <w:bookmarkEnd w:id="3101"/>
      <w:bookmarkEnd w:id="3102"/>
      <w:bookmarkEnd w:id="3103"/>
      <w:bookmarkEnd w:id="3104"/>
      <w:bookmarkEnd w:id="3105"/>
      <w:bookmarkEnd w:id="3106"/>
    </w:p>
    <w:p w14:paraId="7D3C7540" w14:textId="1888F917" w:rsidR="007846AF" w:rsidRPr="005F1C32" w:rsidDel="00BA262B" w:rsidRDefault="00C27F67" w:rsidP="007846AF">
      <w:pPr>
        <w:rPr>
          <w:del w:id="3107" w:author="Menhorn Timo" w:date="2020-05-26T12:38:00Z"/>
          <w:rFonts w:cstheme="minorHAnsi"/>
          <w:rPrChange w:id="3108" w:author="Menhorn Timo" w:date="2020-05-27T07:06:00Z">
            <w:rPr>
              <w:del w:id="3109" w:author="Menhorn Timo" w:date="2020-05-26T12:38:00Z"/>
            </w:rPr>
          </w:rPrChange>
        </w:rPr>
      </w:pPr>
      <w:del w:id="3110" w:author="Menhorn Timo" w:date="2020-05-26T12:38:00Z">
        <w:r w:rsidRPr="005F1C32" w:rsidDel="00BA262B">
          <w:rPr>
            <w:rFonts w:cstheme="minorHAnsi"/>
            <w:rPrChange w:id="3111" w:author="Menhorn Timo" w:date="2020-05-27T07:06:00Z">
              <w:rPr/>
            </w:rPrChange>
          </w:rPr>
          <w:delText xml:space="preserve">Mit dem Projekt sollten Funktionen für zukünftige Projekte ausgearbeitet werden. Durch die Kunden </w:delText>
        </w:r>
        <w:r w:rsidR="005949A4" w:rsidRPr="005F1C32" w:rsidDel="00BA262B">
          <w:rPr>
            <w:rFonts w:cstheme="minorHAnsi"/>
            <w:rPrChange w:id="3112" w:author="Menhorn Timo" w:date="2020-05-27T07:06:00Z">
              <w:rPr/>
            </w:rPrChange>
          </w:rPr>
          <w:delText xml:space="preserve">von vorherigen sowie zukünftigen Projekten </w:delText>
        </w:r>
        <w:r w:rsidRPr="005F1C32" w:rsidDel="00BA262B">
          <w:rPr>
            <w:rFonts w:cstheme="minorHAnsi"/>
            <w:rPrChange w:id="3113" w:author="Menhorn Timo" w:date="2020-05-27T07:06:00Z">
              <w:rPr/>
            </w:rPrChange>
          </w:rPr>
          <w:delText>wurde das Framework Angular vorgegeben</w:delText>
        </w:r>
        <w:r w:rsidR="007846AF" w:rsidRPr="005F1C32" w:rsidDel="00BA262B">
          <w:rPr>
            <w:rFonts w:cstheme="minorHAnsi"/>
            <w:rPrChange w:id="3114" w:author="Menhorn Timo" w:date="2020-05-27T07:06:00Z">
              <w:rPr/>
            </w:rPrChange>
          </w:rPr>
          <w:delText>.</w:delText>
        </w:r>
        <w:bookmarkStart w:id="3115" w:name="_Toc41392264"/>
        <w:bookmarkStart w:id="3116" w:name="_Toc41464369"/>
        <w:bookmarkStart w:id="3117" w:name="_Toc41464623"/>
        <w:bookmarkStart w:id="3118" w:name="_Toc41475317"/>
        <w:bookmarkStart w:id="3119" w:name="_Toc41475407"/>
        <w:bookmarkStart w:id="3120" w:name="_Toc41475580"/>
        <w:bookmarkStart w:id="3121" w:name="_Toc41477478"/>
        <w:bookmarkStart w:id="3122" w:name="_Toc41477572"/>
        <w:bookmarkStart w:id="3123" w:name="_Toc41487096"/>
        <w:bookmarkStart w:id="3124" w:name="_Toc41487571"/>
        <w:bookmarkStart w:id="3125" w:name="_Toc41488403"/>
        <w:bookmarkStart w:id="3126" w:name="_Toc41553100"/>
        <w:bookmarkStart w:id="3127" w:name="_Toc41553526"/>
        <w:bookmarkStart w:id="3128" w:name="_Toc41555131"/>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del>
    </w:p>
    <w:p w14:paraId="1CB50ED8" w14:textId="41D74D6E" w:rsidR="007846AF" w:rsidRPr="005F1C32" w:rsidDel="00D44BC9" w:rsidRDefault="007846AF" w:rsidP="007846AF">
      <w:pPr>
        <w:rPr>
          <w:del w:id="3129" w:author="Brinkmann Jan" w:date="2020-05-25T22:50:00Z"/>
          <w:rFonts w:cstheme="minorHAnsi"/>
          <w:rPrChange w:id="3130" w:author="Menhorn Timo" w:date="2020-05-27T07:06:00Z">
            <w:rPr>
              <w:del w:id="3131" w:author="Brinkmann Jan" w:date="2020-05-25T22:50:00Z"/>
            </w:rPr>
          </w:rPrChange>
        </w:rPr>
      </w:pPr>
      <w:del w:id="3132" w:author="Brinkmann Jan" w:date="2020-05-25T22:50:00Z">
        <w:r w:rsidRPr="005F1C32" w:rsidDel="00D44BC9">
          <w:rPr>
            <w:rFonts w:cstheme="minorHAnsi"/>
            <w:rPrChange w:id="3133" w:author="Menhorn Timo" w:date="2020-05-27T07:06:00Z">
              <w:rPr/>
            </w:rPrChange>
          </w:rPr>
          <w:delText>Zudem hat der Auszubildende in seiner Lehrzeit viel Erfahrungen mit diesem Framework gesammelt, wodurch sich ein gewisser Erfahrungsschatz angesammelt hat.</w:delText>
        </w:r>
        <w:bookmarkStart w:id="3134" w:name="_Toc41388306"/>
        <w:bookmarkStart w:id="3135" w:name="_Toc41392265"/>
        <w:bookmarkStart w:id="3136" w:name="_Toc41464370"/>
        <w:bookmarkStart w:id="3137" w:name="_Toc41464624"/>
        <w:bookmarkStart w:id="3138" w:name="_Toc41475318"/>
        <w:bookmarkStart w:id="3139" w:name="_Toc41475408"/>
        <w:bookmarkStart w:id="3140" w:name="_Toc41475581"/>
        <w:bookmarkStart w:id="3141" w:name="_Toc41477479"/>
        <w:bookmarkStart w:id="3142" w:name="_Toc41477573"/>
        <w:bookmarkStart w:id="3143" w:name="_Toc41487097"/>
        <w:bookmarkStart w:id="3144" w:name="_Toc41487572"/>
        <w:bookmarkStart w:id="3145" w:name="_Toc41488404"/>
        <w:bookmarkStart w:id="3146" w:name="_Toc41553101"/>
        <w:bookmarkStart w:id="3147" w:name="_Toc41553527"/>
        <w:bookmarkStart w:id="3148" w:name="_Toc41555132"/>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del>
    </w:p>
    <w:p w14:paraId="1661D9B3" w14:textId="5E15F162" w:rsidR="0077004C" w:rsidRPr="005F1C32" w:rsidRDefault="0077004C" w:rsidP="002145EE">
      <w:pPr>
        <w:pStyle w:val="berschrift1"/>
        <w:rPr>
          <w:rFonts w:asciiTheme="minorHAnsi" w:hAnsiTheme="minorHAnsi" w:cstheme="minorHAnsi"/>
          <w:rPrChange w:id="3149" w:author="Menhorn Timo" w:date="2020-05-27T07:06:00Z">
            <w:rPr/>
          </w:rPrChange>
        </w:rPr>
      </w:pPr>
      <w:bookmarkStart w:id="3150" w:name="_Toc41555133"/>
      <w:r w:rsidRPr="005F1C32">
        <w:rPr>
          <w:rFonts w:asciiTheme="minorHAnsi" w:hAnsiTheme="minorHAnsi" w:cstheme="minorHAnsi"/>
          <w:rPrChange w:id="3151" w:author="Menhorn Timo" w:date="2020-05-27T07:06:00Z">
            <w:rPr/>
          </w:rPrChange>
        </w:rPr>
        <w:lastRenderedPageBreak/>
        <w:t>Kostenschätzung</w:t>
      </w:r>
      <w:bookmarkEnd w:id="3150"/>
    </w:p>
    <w:p w14:paraId="5A947378" w14:textId="73531F1E" w:rsidR="008D1A50" w:rsidRPr="005F1C32" w:rsidRDefault="008D1A50" w:rsidP="002145EE">
      <w:pPr>
        <w:jc w:val="both"/>
        <w:rPr>
          <w:rFonts w:cstheme="minorHAnsi"/>
          <w:sz w:val="23"/>
          <w:szCs w:val="23"/>
          <w:rPrChange w:id="3152" w:author="Menhorn Timo" w:date="2020-05-27T07:06:00Z">
            <w:rPr>
              <w:rFonts w:asciiTheme="majorHAnsi" w:hAnsiTheme="majorHAnsi" w:cstheme="majorHAnsi"/>
              <w:sz w:val="23"/>
              <w:szCs w:val="23"/>
            </w:rPr>
          </w:rPrChange>
        </w:rPr>
      </w:pPr>
      <w:r w:rsidRPr="005F1C32">
        <w:rPr>
          <w:rFonts w:cstheme="minorHAnsi"/>
          <w:sz w:val="23"/>
          <w:szCs w:val="23"/>
          <w:rPrChange w:id="3153" w:author="Menhorn Timo" w:date="2020-05-27T07:06:00Z">
            <w:rPr>
              <w:rFonts w:asciiTheme="majorHAnsi" w:hAnsiTheme="majorHAnsi" w:cstheme="majorHAnsi"/>
              <w:sz w:val="23"/>
              <w:szCs w:val="23"/>
            </w:rPr>
          </w:rPrChange>
        </w:rPr>
        <w:t xml:space="preserve">Nach der Konzeption ist es die Aufgabe eine Schätzung abzugeben, welche Kosten und in welcher Höhe auf </w:t>
      </w:r>
      <w:r w:rsidR="007F6488" w:rsidRPr="005F1C32">
        <w:rPr>
          <w:rFonts w:cstheme="minorHAnsi"/>
          <w:sz w:val="23"/>
          <w:szCs w:val="23"/>
          <w:rPrChange w:id="3154" w:author="Menhorn Timo" w:date="2020-05-27T07:06:00Z">
            <w:rPr>
              <w:rFonts w:asciiTheme="majorHAnsi" w:hAnsiTheme="majorHAnsi" w:cstheme="majorHAnsi"/>
              <w:sz w:val="23"/>
              <w:szCs w:val="23"/>
            </w:rPr>
          </w:rPrChange>
        </w:rPr>
        <w:t>die Firma</w:t>
      </w:r>
      <w:r w:rsidRPr="005F1C32">
        <w:rPr>
          <w:rFonts w:cstheme="minorHAnsi"/>
          <w:sz w:val="23"/>
          <w:szCs w:val="23"/>
          <w:rPrChange w:id="3155" w:author="Menhorn Timo" w:date="2020-05-27T07:06:00Z">
            <w:rPr>
              <w:rFonts w:asciiTheme="majorHAnsi" w:hAnsiTheme="majorHAnsi" w:cstheme="majorHAnsi"/>
              <w:sz w:val="23"/>
              <w:szCs w:val="23"/>
            </w:rPr>
          </w:rPrChange>
        </w:rPr>
        <w:t xml:space="preserve"> zukommen. Dabei werden die Projektkosten berechnet und mit einem Verwaltungs- und Gewinnzuschlagssatz verrechnet. In diesem Fall sind diese von der Verwaltung im Vorfeld berechnet worden und dem Projektverantwortlichen nur der daraus resultierende Preis angegeben. Dieser wird in Euro pro am Projekt geleisteter Arbeitsstunde gemessen. Der Preis beläuft sich somit bei einem Entwickler auf 90</w:t>
      </w:r>
      <w:r w:rsidR="00154205" w:rsidRPr="005F1C32">
        <w:rPr>
          <w:rFonts w:cstheme="minorHAnsi"/>
          <w:sz w:val="23"/>
          <w:szCs w:val="23"/>
          <w:rPrChange w:id="3156"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3157" w:author="Menhorn Timo" w:date="2020-05-27T07:06:00Z">
            <w:rPr>
              <w:rFonts w:asciiTheme="majorHAnsi" w:hAnsiTheme="majorHAnsi" w:cstheme="majorHAnsi"/>
              <w:sz w:val="23"/>
              <w:szCs w:val="23"/>
            </w:rPr>
          </w:rPrChange>
        </w:rPr>
        <w:t xml:space="preserve">€ </w:t>
      </w:r>
      <w:r w:rsidR="00154205" w:rsidRPr="005F1C32">
        <w:rPr>
          <w:rFonts w:cstheme="minorHAnsi"/>
          <w:sz w:val="23"/>
          <w:szCs w:val="23"/>
          <w:rPrChange w:id="3158" w:author="Menhorn Timo" w:date="2020-05-27T07:06:00Z">
            <w:rPr>
              <w:rFonts w:asciiTheme="majorHAnsi" w:hAnsiTheme="majorHAnsi" w:cstheme="majorHAnsi"/>
              <w:sz w:val="23"/>
              <w:szCs w:val="23"/>
            </w:rPr>
          </w:rPrChange>
        </w:rPr>
        <w:t>p</w:t>
      </w:r>
      <w:r w:rsidRPr="005F1C32">
        <w:rPr>
          <w:rFonts w:cstheme="minorHAnsi"/>
          <w:sz w:val="23"/>
          <w:szCs w:val="23"/>
          <w:rPrChange w:id="3159" w:author="Menhorn Timo" w:date="2020-05-27T07:06:00Z">
            <w:rPr>
              <w:rFonts w:asciiTheme="majorHAnsi" w:hAnsiTheme="majorHAnsi" w:cstheme="majorHAnsi"/>
              <w:sz w:val="23"/>
              <w:szCs w:val="23"/>
            </w:rPr>
          </w:rPrChange>
        </w:rPr>
        <w:t>ro Stunde</w:t>
      </w:r>
      <w:ins w:id="3160" w:author="Menhorn Timo" w:date="2020-05-26T15:14:00Z">
        <w:r w:rsidR="00D97733" w:rsidRPr="005F1C32">
          <w:rPr>
            <w:rFonts w:cstheme="minorHAnsi"/>
            <w:sz w:val="23"/>
            <w:szCs w:val="23"/>
            <w:rPrChange w:id="3161" w:author="Menhorn Timo" w:date="2020-05-27T07:06:00Z">
              <w:rPr>
                <w:rFonts w:asciiTheme="majorHAnsi" w:hAnsiTheme="majorHAnsi" w:cstheme="majorHAnsi"/>
                <w:sz w:val="23"/>
                <w:szCs w:val="23"/>
              </w:rPr>
            </w:rPrChange>
          </w:rPr>
          <w:t>, bei dem Abteilungsleiter auf 105€ pro Stunde</w:t>
        </w:r>
      </w:ins>
      <w:r w:rsidRPr="005F1C32">
        <w:rPr>
          <w:rFonts w:cstheme="minorHAnsi"/>
          <w:sz w:val="23"/>
          <w:szCs w:val="23"/>
          <w:rPrChange w:id="3162" w:author="Menhorn Timo" w:date="2020-05-27T07:06:00Z">
            <w:rPr>
              <w:rFonts w:asciiTheme="majorHAnsi" w:hAnsiTheme="majorHAnsi" w:cstheme="majorHAnsi"/>
              <w:sz w:val="23"/>
              <w:szCs w:val="23"/>
            </w:rPr>
          </w:rPrChange>
        </w:rPr>
        <w:t xml:space="preserve"> und bei einem Auszubildenden auf 15</w:t>
      </w:r>
      <w:r w:rsidR="00154205" w:rsidRPr="005F1C32">
        <w:rPr>
          <w:rFonts w:cstheme="minorHAnsi"/>
          <w:sz w:val="23"/>
          <w:szCs w:val="23"/>
          <w:rPrChange w:id="3163" w:author="Menhorn Timo" w:date="2020-05-27T07:06:00Z">
            <w:rPr>
              <w:rFonts w:asciiTheme="majorHAnsi" w:hAnsiTheme="majorHAnsi" w:cstheme="majorHAnsi"/>
              <w:sz w:val="23"/>
              <w:szCs w:val="23"/>
            </w:rPr>
          </w:rPrChange>
        </w:rPr>
        <w:t xml:space="preserve"> </w:t>
      </w:r>
      <w:r w:rsidRPr="005F1C32">
        <w:rPr>
          <w:rFonts w:cstheme="minorHAnsi"/>
          <w:sz w:val="23"/>
          <w:szCs w:val="23"/>
          <w:rPrChange w:id="3164" w:author="Menhorn Timo" w:date="2020-05-27T07:06:00Z">
            <w:rPr>
              <w:rFonts w:asciiTheme="majorHAnsi" w:hAnsiTheme="majorHAnsi" w:cstheme="majorHAnsi"/>
              <w:sz w:val="23"/>
              <w:szCs w:val="23"/>
            </w:rPr>
          </w:rPrChange>
        </w:rPr>
        <w:t>€.</w:t>
      </w:r>
      <w:ins w:id="3165" w:author="Menhorn Timo" w:date="2020-05-26T15:15:00Z">
        <w:r w:rsidR="00D97733" w:rsidRPr="005F1C32">
          <w:rPr>
            <w:rFonts w:cstheme="minorHAnsi"/>
            <w:sz w:val="23"/>
            <w:szCs w:val="23"/>
            <w:rPrChange w:id="3166" w:author="Menhorn Timo" w:date="2020-05-27T07:06:00Z">
              <w:rPr>
                <w:rFonts w:asciiTheme="majorHAnsi" w:hAnsiTheme="majorHAnsi" w:cstheme="majorHAnsi"/>
                <w:sz w:val="23"/>
                <w:szCs w:val="23"/>
              </w:rPr>
            </w:rPrChange>
          </w:rPr>
          <w:t xml:space="preserve"> Von der Geschäftsleitung wurde für die Digitalisierung ein Budget von 1</w:t>
        </w:r>
      </w:ins>
      <w:ins w:id="3167" w:author="Menhorn Timo" w:date="2020-05-26T15:16:00Z">
        <w:r w:rsidR="00D97733" w:rsidRPr="005F1C32">
          <w:rPr>
            <w:rFonts w:cstheme="minorHAnsi"/>
            <w:sz w:val="23"/>
            <w:szCs w:val="23"/>
            <w:rPrChange w:id="3168" w:author="Menhorn Timo" w:date="2020-05-27T07:06:00Z">
              <w:rPr>
                <w:rFonts w:asciiTheme="majorHAnsi" w:hAnsiTheme="majorHAnsi" w:cstheme="majorHAnsi"/>
                <w:sz w:val="23"/>
                <w:szCs w:val="23"/>
              </w:rPr>
            </w:rPrChange>
          </w:rPr>
          <w:t>5</w:t>
        </w:r>
      </w:ins>
      <w:ins w:id="3169" w:author="Menhorn Timo" w:date="2020-05-26T15:15:00Z">
        <w:r w:rsidR="00D97733" w:rsidRPr="005F1C32">
          <w:rPr>
            <w:rFonts w:cstheme="minorHAnsi"/>
            <w:sz w:val="23"/>
            <w:szCs w:val="23"/>
            <w:rPrChange w:id="3170" w:author="Menhorn Timo" w:date="2020-05-27T07:06:00Z">
              <w:rPr>
                <w:rFonts w:asciiTheme="majorHAnsi" w:hAnsiTheme="majorHAnsi" w:cstheme="majorHAnsi"/>
                <w:sz w:val="23"/>
                <w:szCs w:val="23"/>
              </w:rPr>
            </w:rPrChange>
          </w:rPr>
          <w:t xml:space="preserve">00€ zur Verfügung gestellt. </w:t>
        </w:r>
      </w:ins>
      <w:ins w:id="3171" w:author="Menhorn Timo" w:date="2020-05-26T15:31:00Z">
        <w:r w:rsidR="006B5AD4" w:rsidRPr="005F1C32">
          <w:rPr>
            <w:rFonts w:cstheme="minorHAnsi"/>
            <w:sz w:val="23"/>
            <w:szCs w:val="23"/>
            <w:rPrChange w:id="3172" w:author="Menhorn Timo" w:date="2020-05-27T07:06:00Z">
              <w:rPr>
                <w:rFonts w:asciiTheme="majorHAnsi" w:hAnsiTheme="majorHAnsi" w:cstheme="majorHAnsi"/>
                <w:sz w:val="23"/>
                <w:szCs w:val="23"/>
              </w:rPr>
            </w:rPrChange>
          </w:rPr>
          <w:t>Dieses Budget sollte nicht überschritten werden.</w:t>
        </w:r>
      </w:ins>
    </w:p>
    <w:tbl>
      <w:tblPr>
        <w:tblStyle w:val="Gitternetztabelle6farbigAkzent3"/>
        <w:tblW w:w="0" w:type="auto"/>
        <w:tblLook w:val="04A0" w:firstRow="1" w:lastRow="0" w:firstColumn="1" w:lastColumn="0" w:noHBand="0" w:noVBand="1"/>
        <w:tblPrChange w:id="3173" w:author="Menhorn Timo" w:date="2020-05-26T15:16:00Z">
          <w:tblPr>
            <w:tblStyle w:val="Gitternetztabelle6farbigAkzent3"/>
            <w:tblW w:w="0" w:type="auto"/>
            <w:tblLook w:val="04A0" w:firstRow="1" w:lastRow="0" w:firstColumn="1" w:lastColumn="0" w:noHBand="0" w:noVBand="1"/>
          </w:tblPr>
        </w:tblPrChange>
      </w:tblPr>
      <w:tblGrid>
        <w:gridCol w:w="1846"/>
        <w:gridCol w:w="2115"/>
        <w:gridCol w:w="1648"/>
        <w:gridCol w:w="1955"/>
        <w:gridCol w:w="1498"/>
        <w:tblGridChange w:id="3174">
          <w:tblGrid>
            <w:gridCol w:w="1846"/>
            <w:gridCol w:w="419"/>
            <w:gridCol w:w="1696"/>
            <w:gridCol w:w="712"/>
            <w:gridCol w:w="936"/>
            <w:gridCol w:w="1187"/>
            <w:gridCol w:w="768"/>
            <w:gridCol w:w="1498"/>
            <w:gridCol w:w="2266"/>
          </w:tblGrid>
        </w:tblGridChange>
      </w:tblGrid>
      <w:tr w:rsidR="00D97733" w:rsidRPr="005F1C32" w14:paraId="6A63A70F" w14:textId="77777777" w:rsidTr="00D97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Change w:id="3175" w:author="Menhorn Timo" w:date="2020-05-26T15:16:00Z">
              <w:tcPr>
                <w:tcW w:w="2265" w:type="dxa"/>
                <w:gridSpan w:val="2"/>
              </w:tcPr>
            </w:tcPrChange>
          </w:tcPr>
          <w:p w14:paraId="7099432C" w14:textId="613A1935" w:rsidR="00D97733" w:rsidRPr="005F1C32" w:rsidRDefault="00D97733">
            <w:pPr>
              <w:cnfStyle w:val="101000000000" w:firstRow="1" w:lastRow="0" w:firstColumn="1" w:lastColumn="0" w:oddVBand="0" w:evenVBand="0" w:oddHBand="0" w:evenHBand="0" w:firstRowFirstColumn="0" w:firstRowLastColumn="0" w:lastRowFirstColumn="0" w:lastRowLastColumn="0"/>
              <w:rPr>
                <w:rFonts w:cstheme="minorHAnsi"/>
                <w:sz w:val="23"/>
                <w:szCs w:val="23"/>
                <w:rPrChange w:id="3176" w:author="Menhorn Timo" w:date="2020-05-27T07:06:00Z">
                  <w:rPr>
                    <w:rFonts w:asciiTheme="majorHAnsi" w:hAnsiTheme="majorHAnsi" w:cstheme="majorHAnsi"/>
                    <w:sz w:val="23"/>
                    <w:szCs w:val="23"/>
                  </w:rPr>
                </w:rPrChange>
              </w:rPr>
              <w:pPrChange w:id="3177" w:author="Unknown" w:date="2020-05-27T07:14:00Z">
                <w:pPr>
                  <w:jc w:val="both"/>
                  <w:cnfStyle w:val="101000000000" w:firstRow="1" w:lastRow="0" w:firstColumn="1" w:lastColumn="0" w:oddVBand="0" w:evenVBand="0" w:oddHBand="0" w:evenHBand="0" w:firstRowFirstColumn="0" w:firstRowLastColumn="0" w:lastRowFirstColumn="0" w:lastRowLastColumn="0"/>
                </w:pPr>
              </w:pPrChange>
            </w:pPr>
          </w:p>
        </w:tc>
        <w:tc>
          <w:tcPr>
            <w:tcW w:w="2213" w:type="dxa"/>
            <w:tcPrChange w:id="3178" w:author="Menhorn Timo" w:date="2020-05-26T15:16:00Z">
              <w:tcPr>
                <w:tcW w:w="2408" w:type="dxa"/>
                <w:gridSpan w:val="2"/>
              </w:tcPr>
            </w:tcPrChange>
          </w:tcPr>
          <w:p w14:paraId="42B2ED9D" w14:textId="085C4586" w:rsidR="00D97733" w:rsidRPr="005F1C32" w:rsidRDefault="00D97733">
            <w:pPr>
              <w:cnfStyle w:val="100000000000" w:firstRow="1" w:lastRow="0" w:firstColumn="0" w:lastColumn="0" w:oddVBand="0" w:evenVBand="0" w:oddHBand="0" w:evenHBand="0" w:firstRowFirstColumn="0" w:firstRowLastColumn="0" w:lastRowFirstColumn="0" w:lastRowLastColumn="0"/>
              <w:rPr>
                <w:rFonts w:cstheme="minorHAnsi"/>
                <w:sz w:val="23"/>
                <w:szCs w:val="23"/>
                <w:rPrChange w:id="3179" w:author="Menhorn Timo" w:date="2020-05-27T07:06:00Z">
                  <w:rPr>
                    <w:rFonts w:asciiTheme="majorHAnsi" w:hAnsiTheme="majorHAnsi" w:cstheme="majorHAnsi"/>
                    <w:sz w:val="23"/>
                    <w:szCs w:val="23"/>
                  </w:rPr>
                </w:rPrChange>
              </w:rPr>
              <w:pPrChange w:id="3180" w:author="Unknown" w:date="2020-05-27T07:14:00Z">
                <w:pPr>
                  <w:jc w:val="both"/>
                  <w:cnfStyle w:val="100000000000" w:firstRow="1" w:lastRow="0" w:firstColumn="0" w:lastColumn="0" w:oddVBand="0" w:evenVBand="0" w:oddHBand="0" w:evenHBand="0" w:firstRowFirstColumn="0" w:firstRowLastColumn="0" w:lastRowFirstColumn="0" w:lastRowLastColumn="0"/>
                </w:pPr>
              </w:pPrChange>
            </w:pPr>
            <w:r w:rsidRPr="005F1C32">
              <w:rPr>
                <w:rFonts w:cstheme="minorHAnsi"/>
                <w:sz w:val="23"/>
                <w:szCs w:val="23"/>
                <w:rPrChange w:id="3181" w:author="Menhorn Timo" w:date="2020-05-27T07:06:00Z">
                  <w:rPr>
                    <w:rFonts w:asciiTheme="majorHAnsi" w:hAnsiTheme="majorHAnsi" w:cstheme="majorHAnsi"/>
                    <w:sz w:val="23"/>
                    <w:szCs w:val="23"/>
                  </w:rPr>
                </w:rPrChange>
              </w:rPr>
              <w:t>Auszubildender (15€)</w:t>
            </w:r>
          </w:p>
        </w:tc>
        <w:tc>
          <w:tcPr>
            <w:tcW w:w="1807" w:type="dxa"/>
            <w:tcPrChange w:id="3182" w:author="Menhorn Timo" w:date="2020-05-26T15:16:00Z">
              <w:tcPr>
                <w:tcW w:w="2123" w:type="dxa"/>
                <w:gridSpan w:val="2"/>
              </w:tcPr>
            </w:tcPrChange>
          </w:tcPr>
          <w:p w14:paraId="655278F9" w14:textId="56E3E5BE" w:rsidR="00D97733" w:rsidRPr="005F1C32" w:rsidRDefault="00D97733">
            <w:pPr>
              <w:cnfStyle w:val="100000000000" w:firstRow="1" w:lastRow="0" w:firstColumn="0" w:lastColumn="0" w:oddVBand="0" w:evenVBand="0" w:oddHBand="0" w:evenHBand="0" w:firstRowFirstColumn="0" w:firstRowLastColumn="0" w:lastRowFirstColumn="0" w:lastRowLastColumn="0"/>
              <w:rPr>
                <w:rFonts w:cstheme="minorHAnsi"/>
                <w:sz w:val="23"/>
                <w:szCs w:val="23"/>
                <w:rPrChange w:id="3183" w:author="Menhorn Timo" w:date="2020-05-27T07:06:00Z">
                  <w:rPr>
                    <w:rFonts w:asciiTheme="majorHAnsi" w:hAnsiTheme="majorHAnsi" w:cstheme="majorHAnsi"/>
                    <w:sz w:val="23"/>
                    <w:szCs w:val="23"/>
                  </w:rPr>
                </w:rPrChange>
              </w:rPr>
              <w:pPrChange w:id="3184" w:author="Unknown" w:date="2020-05-27T07:14:00Z">
                <w:pPr>
                  <w:jc w:val="both"/>
                  <w:cnfStyle w:val="100000000000" w:firstRow="1" w:lastRow="0" w:firstColumn="0" w:lastColumn="0" w:oddVBand="0" w:evenVBand="0" w:oddHBand="0" w:evenHBand="0" w:firstRowFirstColumn="0" w:firstRowLastColumn="0" w:lastRowFirstColumn="0" w:lastRowLastColumn="0"/>
                </w:pPr>
              </w:pPrChange>
            </w:pPr>
            <w:r w:rsidRPr="005F1C32">
              <w:rPr>
                <w:rFonts w:cstheme="minorHAnsi"/>
                <w:sz w:val="23"/>
                <w:szCs w:val="23"/>
                <w:rPrChange w:id="3185" w:author="Menhorn Timo" w:date="2020-05-27T07:06:00Z">
                  <w:rPr>
                    <w:rFonts w:asciiTheme="majorHAnsi" w:hAnsiTheme="majorHAnsi" w:cstheme="majorHAnsi"/>
                    <w:sz w:val="23"/>
                    <w:szCs w:val="23"/>
                  </w:rPr>
                </w:rPrChange>
              </w:rPr>
              <w:t>Entwickler (90€)</w:t>
            </w:r>
          </w:p>
        </w:tc>
        <w:tc>
          <w:tcPr>
            <w:tcW w:w="1412" w:type="dxa"/>
            <w:tcPrChange w:id="3186" w:author="Menhorn Timo" w:date="2020-05-26T15:16:00Z">
              <w:tcPr>
                <w:tcW w:w="2266" w:type="dxa"/>
                <w:gridSpan w:val="2"/>
              </w:tcPr>
            </w:tcPrChange>
          </w:tcPr>
          <w:p w14:paraId="27289842" w14:textId="77777777" w:rsidR="00D97733" w:rsidRPr="005F1C32" w:rsidRDefault="00D97733">
            <w:pPr>
              <w:cnfStyle w:val="100000000000" w:firstRow="1" w:lastRow="0" w:firstColumn="0" w:lastColumn="0" w:oddVBand="0" w:evenVBand="0" w:oddHBand="0" w:evenHBand="0" w:firstRowFirstColumn="0" w:firstRowLastColumn="0" w:lastRowFirstColumn="0" w:lastRowLastColumn="0"/>
              <w:rPr>
                <w:ins w:id="3187" w:author="Menhorn Timo" w:date="2020-05-26T15:17:00Z"/>
                <w:rFonts w:cstheme="minorHAnsi"/>
                <w:b w:val="0"/>
                <w:bCs w:val="0"/>
                <w:sz w:val="23"/>
                <w:szCs w:val="23"/>
                <w:rPrChange w:id="3188" w:author="Menhorn Timo" w:date="2020-05-27T07:06:00Z">
                  <w:rPr>
                    <w:ins w:id="3189" w:author="Menhorn Timo" w:date="2020-05-26T15:17:00Z"/>
                    <w:rFonts w:asciiTheme="majorHAnsi" w:hAnsiTheme="majorHAnsi" w:cstheme="majorHAnsi"/>
                    <w:b w:val="0"/>
                    <w:bCs w:val="0"/>
                    <w:sz w:val="23"/>
                    <w:szCs w:val="23"/>
                  </w:rPr>
                </w:rPrChange>
              </w:rPr>
              <w:pPrChange w:id="3190" w:author="Unknown" w:date="2020-05-27T07:14:00Z">
                <w:pPr>
                  <w:jc w:val="both"/>
                  <w:cnfStyle w:val="100000000000" w:firstRow="1" w:lastRow="0" w:firstColumn="0" w:lastColumn="0" w:oddVBand="0" w:evenVBand="0" w:oddHBand="0" w:evenHBand="0" w:firstRowFirstColumn="0" w:firstRowLastColumn="0" w:lastRowFirstColumn="0" w:lastRowLastColumn="0"/>
                </w:pPr>
              </w:pPrChange>
            </w:pPr>
            <w:ins w:id="3191" w:author="Menhorn Timo" w:date="2020-05-26T15:17:00Z">
              <w:r w:rsidRPr="005F1C32">
                <w:rPr>
                  <w:rFonts w:cstheme="minorHAnsi"/>
                  <w:sz w:val="23"/>
                  <w:szCs w:val="23"/>
                  <w:rPrChange w:id="3192" w:author="Menhorn Timo" w:date="2020-05-27T07:06:00Z">
                    <w:rPr>
                      <w:rFonts w:asciiTheme="majorHAnsi" w:hAnsiTheme="majorHAnsi" w:cstheme="majorHAnsi"/>
                      <w:sz w:val="23"/>
                      <w:szCs w:val="23"/>
                    </w:rPr>
                  </w:rPrChange>
                </w:rPr>
                <w:t>Abteilungsleiter</w:t>
              </w:r>
            </w:ins>
          </w:p>
          <w:p w14:paraId="1536F000" w14:textId="56EC3D50" w:rsidR="00D97733" w:rsidRPr="005F1C32" w:rsidRDefault="00D97733">
            <w:pPr>
              <w:cnfStyle w:val="100000000000" w:firstRow="1" w:lastRow="0" w:firstColumn="0" w:lastColumn="0" w:oddVBand="0" w:evenVBand="0" w:oddHBand="0" w:evenHBand="0" w:firstRowFirstColumn="0" w:firstRowLastColumn="0" w:lastRowFirstColumn="0" w:lastRowLastColumn="0"/>
              <w:rPr>
                <w:ins w:id="3193" w:author="Menhorn Timo" w:date="2020-05-26T15:16:00Z"/>
                <w:rFonts w:cstheme="minorHAnsi"/>
                <w:sz w:val="23"/>
                <w:szCs w:val="23"/>
                <w:rPrChange w:id="3194" w:author="Menhorn Timo" w:date="2020-05-27T07:06:00Z">
                  <w:rPr>
                    <w:ins w:id="3195" w:author="Menhorn Timo" w:date="2020-05-26T15:16:00Z"/>
                    <w:rFonts w:asciiTheme="majorHAnsi" w:hAnsiTheme="majorHAnsi" w:cstheme="majorHAnsi"/>
                    <w:sz w:val="23"/>
                    <w:szCs w:val="23"/>
                  </w:rPr>
                </w:rPrChange>
              </w:rPr>
              <w:pPrChange w:id="3196" w:author="Unknown" w:date="2020-05-27T07:14:00Z">
                <w:pPr>
                  <w:jc w:val="both"/>
                  <w:cnfStyle w:val="100000000000" w:firstRow="1" w:lastRow="0" w:firstColumn="0" w:lastColumn="0" w:oddVBand="0" w:evenVBand="0" w:oddHBand="0" w:evenHBand="0" w:firstRowFirstColumn="0" w:firstRowLastColumn="0" w:lastRowFirstColumn="0" w:lastRowLastColumn="0"/>
                </w:pPr>
              </w:pPrChange>
            </w:pPr>
            <w:ins w:id="3197" w:author="Menhorn Timo" w:date="2020-05-26T15:17:00Z">
              <w:r w:rsidRPr="005F1C32">
                <w:rPr>
                  <w:rFonts w:cstheme="minorHAnsi"/>
                  <w:sz w:val="23"/>
                  <w:szCs w:val="23"/>
                  <w:rPrChange w:id="3198" w:author="Menhorn Timo" w:date="2020-05-27T07:06:00Z">
                    <w:rPr>
                      <w:rFonts w:asciiTheme="majorHAnsi" w:hAnsiTheme="majorHAnsi" w:cstheme="majorHAnsi"/>
                      <w:sz w:val="23"/>
                      <w:szCs w:val="23"/>
                    </w:rPr>
                  </w:rPrChange>
                </w:rPr>
                <w:t>(105€)</w:t>
              </w:r>
            </w:ins>
          </w:p>
        </w:tc>
        <w:tc>
          <w:tcPr>
            <w:tcW w:w="1644" w:type="dxa"/>
            <w:tcPrChange w:id="3199" w:author="Menhorn Timo" w:date="2020-05-26T15:16:00Z">
              <w:tcPr>
                <w:tcW w:w="2266" w:type="dxa"/>
              </w:tcPr>
            </w:tcPrChange>
          </w:tcPr>
          <w:p w14:paraId="27F7D99A" w14:textId="00BE079E" w:rsidR="00D97733" w:rsidRPr="005F1C32" w:rsidRDefault="00D97733">
            <w:pPr>
              <w:cnfStyle w:val="100000000000" w:firstRow="1" w:lastRow="0" w:firstColumn="0" w:lastColumn="0" w:oddVBand="0" w:evenVBand="0" w:oddHBand="0" w:evenHBand="0" w:firstRowFirstColumn="0" w:firstRowLastColumn="0" w:lastRowFirstColumn="0" w:lastRowLastColumn="0"/>
              <w:rPr>
                <w:rFonts w:cstheme="minorHAnsi"/>
                <w:sz w:val="23"/>
                <w:szCs w:val="23"/>
                <w:rPrChange w:id="3200" w:author="Menhorn Timo" w:date="2020-05-27T07:06:00Z">
                  <w:rPr>
                    <w:rFonts w:asciiTheme="majorHAnsi" w:hAnsiTheme="majorHAnsi" w:cstheme="majorHAnsi"/>
                    <w:sz w:val="23"/>
                    <w:szCs w:val="23"/>
                  </w:rPr>
                </w:rPrChange>
              </w:rPr>
              <w:pPrChange w:id="3201" w:author="Unknown" w:date="2020-05-27T07:14:00Z">
                <w:pPr>
                  <w:jc w:val="both"/>
                  <w:cnfStyle w:val="100000000000" w:firstRow="1" w:lastRow="0" w:firstColumn="0" w:lastColumn="0" w:oddVBand="0" w:evenVBand="0" w:oddHBand="0" w:evenHBand="0" w:firstRowFirstColumn="0" w:firstRowLastColumn="0" w:lastRowFirstColumn="0" w:lastRowLastColumn="0"/>
                </w:pPr>
              </w:pPrChange>
            </w:pPr>
            <w:r w:rsidRPr="005F1C32">
              <w:rPr>
                <w:rFonts w:cstheme="minorHAnsi"/>
                <w:sz w:val="23"/>
                <w:szCs w:val="23"/>
                <w:rPrChange w:id="3202" w:author="Menhorn Timo" w:date="2020-05-27T07:06:00Z">
                  <w:rPr>
                    <w:rFonts w:asciiTheme="majorHAnsi" w:hAnsiTheme="majorHAnsi" w:cstheme="majorHAnsi"/>
                    <w:sz w:val="23"/>
                    <w:szCs w:val="23"/>
                  </w:rPr>
                </w:rPrChange>
              </w:rPr>
              <w:t>Preis</w:t>
            </w:r>
          </w:p>
        </w:tc>
      </w:tr>
      <w:tr w:rsidR="00D97733" w:rsidRPr="005F1C32" w14:paraId="3374E132" w14:textId="77777777" w:rsidTr="00D97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Change w:id="3203" w:author="Menhorn Timo" w:date="2020-05-26T15:16:00Z">
              <w:tcPr>
                <w:tcW w:w="2265" w:type="dxa"/>
                <w:gridSpan w:val="2"/>
              </w:tcPr>
            </w:tcPrChange>
          </w:tcPr>
          <w:p w14:paraId="5552ADB2" w14:textId="43DB27A5" w:rsidR="00D97733" w:rsidRPr="005F1C32" w:rsidRDefault="00D97733">
            <w:pPr>
              <w:cnfStyle w:val="001000100000" w:firstRow="0" w:lastRow="0" w:firstColumn="1" w:lastColumn="0" w:oddVBand="0" w:evenVBand="0" w:oddHBand="1" w:evenHBand="0" w:firstRowFirstColumn="0" w:firstRowLastColumn="0" w:lastRowFirstColumn="0" w:lastRowLastColumn="0"/>
              <w:rPr>
                <w:rFonts w:cstheme="minorHAnsi"/>
                <w:sz w:val="23"/>
                <w:szCs w:val="23"/>
                <w:rPrChange w:id="3204" w:author="Menhorn Timo" w:date="2020-05-27T07:06:00Z">
                  <w:rPr>
                    <w:rFonts w:asciiTheme="majorHAnsi" w:hAnsiTheme="majorHAnsi" w:cstheme="majorHAnsi"/>
                    <w:sz w:val="23"/>
                    <w:szCs w:val="23"/>
                  </w:rPr>
                </w:rPrChange>
              </w:rPr>
              <w:pPrChange w:id="3205" w:author="Unknown" w:date="2020-05-27T07:14:00Z">
                <w:pPr>
                  <w:jc w:val="both"/>
                  <w:cnfStyle w:val="001000100000" w:firstRow="0" w:lastRow="0" w:firstColumn="1" w:lastColumn="0" w:oddVBand="0" w:evenVBand="0" w:oddHBand="1" w:evenHBand="0" w:firstRowFirstColumn="0" w:firstRowLastColumn="0" w:lastRowFirstColumn="0" w:lastRowLastColumn="0"/>
                </w:pPr>
              </w:pPrChange>
            </w:pPr>
            <w:r w:rsidRPr="005F1C32">
              <w:rPr>
                <w:rFonts w:cstheme="minorHAnsi"/>
                <w:sz w:val="23"/>
                <w:szCs w:val="23"/>
                <w:rPrChange w:id="3206" w:author="Menhorn Timo" w:date="2020-05-27T07:06:00Z">
                  <w:rPr>
                    <w:rFonts w:asciiTheme="majorHAnsi" w:hAnsiTheme="majorHAnsi" w:cstheme="majorHAnsi"/>
                    <w:sz w:val="23"/>
                    <w:szCs w:val="23"/>
                  </w:rPr>
                </w:rPrChange>
              </w:rPr>
              <w:t>Analyse</w:t>
            </w:r>
          </w:p>
        </w:tc>
        <w:tc>
          <w:tcPr>
            <w:tcW w:w="2213" w:type="dxa"/>
            <w:tcPrChange w:id="3207" w:author="Menhorn Timo" w:date="2020-05-26T15:16:00Z">
              <w:tcPr>
                <w:tcW w:w="2408" w:type="dxa"/>
                <w:gridSpan w:val="2"/>
              </w:tcPr>
            </w:tcPrChange>
          </w:tcPr>
          <w:p w14:paraId="5FDE5F80" w14:textId="26871887" w:rsidR="00D97733" w:rsidRPr="005F1C32" w:rsidRDefault="00D97733">
            <w:pPr>
              <w:jc w:val="right"/>
              <w:cnfStyle w:val="000000100000" w:firstRow="0" w:lastRow="0" w:firstColumn="0" w:lastColumn="0" w:oddVBand="0" w:evenVBand="0" w:oddHBand="1" w:evenHBand="0" w:firstRowFirstColumn="0" w:firstRowLastColumn="0" w:lastRowFirstColumn="0" w:lastRowLastColumn="0"/>
              <w:rPr>
                <w:rFonts w:cstheme="minorHAnsi"/>
                <w:sz w:val="23"/>
                <w:szCs w:val="23"/>
                <w:rPrChange w:id="3208" w:author="Menhorn Timo" w:date="2020-05-27T07:06:00Z">
                  <w:rPr>
                    <w:rFonts w:asciiTheme="majorHAnsi" w:hAnsiTheme="majorHAnsi" w:cstheme="majorHAnsi"/>
                    <w:sz w:val="23"/>
                    <w:szCs w:val="23"/>
                  </w:rPr>
                </w:rPrChange>
              </w:rPr>
              <w:pPrChange w:id="3209"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r w:rsidRPr="005F1C32">
              <w:rPr>
                <w:rFonts w:cstheme="minorHAnsi"/>
                <w:sz w:val="23"/>
                <w:szCs w:val="23"/>
                <w:rPrChange w:id="3210" w:author="Menhorn Timo" w:date="2020-05-27T07:06:00Z">
                  <w:rPr>
                    <w:rFonts w:asciiTheme="majorHAnsi" w:hAnsiTheme="majorHAnsi" w:cstheme="majorHAnsi"/>
                    <w:sz w:val="23"/>
                    <w:szCs w:val="23"/>
                  </w:rPr>
                </w:rPrChange>
              </w:rPr>
              <w:t>4</w:t>
            </w:r>
          </w:p>
        </w:tc>
        <w:tc>
          <w:tcPr>
            <w:tcW w:w="1807" w:type="dxa"/>
            <w:tcPrChange w:id="3211" w:author="Menhorn Timo" w:date="2020-05-26T15:16:00Z">
              <w:tcPr>
                <w:tcW w:w="2123" w:type="dxa"/>
                <w:gridSpan w:val="2"/>
              </w:tcPr>
            </w:tcPrChange>
          </w:tcPr>
          <w:p w14:paraId="7102A988" w14:textId="27C4C996" w:rsidR="00D97733" w:rsidRPr="005F1C32" w:rsidRDefault="00D97733">
            <w:pPr>
              <w:jc w:val="right"/>
              <w:cnfStyle w:val="000000100000" w:firstRow="0" w:lastRow="0" w:firstColumn="0" w:lastColumn="0" w:oddVBand="0" w:evenVBand="0" w:oddHBand="1" w:evenHBand="0" w:firstRowFirstColumn="0" w:firstRowLastColumn="0" w:lastRowFirstColumn="0" w:lastRowLastColumn="0"/>
              <w:rPr>
                <w:rFonts w:cstheme="minorHAnsi"/>
                <w:sz w:val="23"/>
                <w:szCs w:val="23"/>
                <w:rPrChange w:id="3212" w:author="Menhorn Timo" w:date="2020-05-27T07:06:00Z">
                  <w:rPr>
                    <w:rFonts w:asciiTheme="majorHAnsi" w:hAnsiTheme="majorHAnsi" w:cstheme="majorHAnsi"/>
                    <w:sz w:val="23"/>
                    <w:szCs w:val="23"/>
                  </w:rPr>
                </w:rPrChange>
              </w:rPr>
              <w:pPrChange w:id="3213"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del w:id="3214" w:author="Menhorn Timo" w:date="2020-05-26T15:17:00Z">
              <w:r w:rsidRPr="005F1C32" w:rsidDel="00D97733">
                <w:rPr>
                  <w:rFonts w:cstheme="minorHAnsi"/>
                  <w:sz w:val="23"/>
                  <w:szCs w:val="23"/>
                  <w:rPrChange w:id="3215" w:author="Menhorn Timo" w:date="2020-05-27T07:06:00Z">
                    <w:rPr>
                      <w:rFonts w:asciiTheme="majorHAnsi" w:hAnsiTheme="majorHAnsi" w:cstheme="majorHAnsi"/>
                      <w:sz w:val="23"/>
                      <w:szCs w:val="23"/>
                    </w:rPr>
                  </w:rPrChange>
                </w:rPr>
                <w:delText>1</w:delText>
              </w:r>
            </w:del>
          </w:p>
        </w:tc>
        <w:tc>
          <w:tcPr>
            <w:tcW w:w="1412" w:type="dxa"/>
            <w:tcPrChange w:id="3216" w:author="Menhorn Timo" w:date="2020-05-26T15:16:00Z">
              <w:tcPr>
                <w:tcW w:w="2266" w:type="dxa"/>
                <w:gridSpan w:val="2"/>
              </w:tcPr>
            </w:tcPrChange>
          </w:tcPr>
          <w:p w14:paraId="1758EB3D" w14:textId="3FF902D3" w:rsidR="00D97733" w:rsidRPr="005F1C32" w:rsidRDefault="00D97733">
            <w:pPr>
              <w:jc w:val="right"/>
              <w:cnfStyle w:val="000000100000" w:firstRow="0" w:lastRow="0" w:firstColumn="0" w:lastColumn="0" w:oddVBand="0" w:evenVBand="0" w:oddHBand="1" w:evenHBand="0" w:firstRowFirstColumn="0" w:firstRowLastColumn="0" w:lastRowFirstColumn="0" w:lastRowLastColumn="0"/>
              <w:rPr>
                <w:ins w:id="3217" w:author="Menhorn Timo" w:date="2020-05-26T15:16:00Z"/>
                <w:rFonts w:cstheme="minorHAnsi"/>
                <w:sz w:val="23"/>
                <w:szCs w:val="23"/>
                <w:rPrChange w:id="3218" w:author="Menhorn Timo" w:date="2020-05-27T07:06:00Z">
                  <w:rPr>
                    <w:ins w:id="3219" w:author="Menhorn Timo" w:date="2020-05-26T15:16:00Z"/>
                    <w:rFonts w:asciiTheme="majorHAnsi" w:hAnsiTheme="majorHAnsi" w:cstheme="majorHAnsi"/>
                    <w:sz w:val="23"/>
                    <w:szCs w:val="23"/>
                  </w:rPr>
                </w:rPrChange>
              </w:rPr>
              <w:pPrChange w:id="3220"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ins w:id="3221" w:author="Menhorn Timo" w:date="2020-05-26T15:17:00Z">
              <w:r w:rsidRPr="005F1C32">
                <w:rPr>
                  <w:rFonts w:cstheme="minorHAnsi"/>
                  <w:sz w:val="23"/>
                  <w:szCs w:val="23"/>
                  <w:rPrChange w:id="3222" w:author="Menhorn Timo" w:date="2020-05-27T07:06:00Z">
                    <w:rPr>
                      <w:rFonts w:asciiTheme="majorHAnsi" w:hAnsiTheme="majorHAnsi" w:cstheme="majorHAnsi"/>
                      <w:sz w:val="23"/>
                      <w:szCs w:val="23"/>
                    </w:rPr>
                  </w:rPrChange>
                </w:rPr>
                <w:t>1</w:t>
              </w:r>
            </w:ins>
          </w:p>
        </w:tc>
        <w:tc>
          <w:tcPr>
            <w:tcW w:w="1644" w:type="dxa"/>
            <w:tcPrChange w:id="3223" w:author="Menhorn Timo" w:date="2020-05-26T15:16:00Z">
              <w:tcPr>
                <w:tcW w:w="2266" w:type="dxa"/>
              </w:tcPr>
            </w:tcPrChange>
          </w:tcPr>
          <w:p w14:paraId="0E2EC62A" w14:textId="4A408D12" w:rsidR="00D97733" w:rsidRPr="005F1C32" w:rsidRDefault="00D97733">
            <w:pPr>
              <w:jc w:val="right"/>
              <w:cnfStyle w:val="000000100000" w:firstRow="0" w:lastRow="0" w:firstColumn="0" w:lastColumn="0" w:oddVBand="0" w:evenVBand="0" w:oddHBand="1" w:evenHBand="0" w:firstRowFirstColumn="0" w:firstRowLastColumn="0" w:lastRowFirstColumn="0" w:lastRowLastColumn="0"/>
              <w:rPr>
                <w:rFonts w:cstheme="minorHAnsi"/>
                <w:sz w:val="23"/>
                <w:szCs w:val="23"/>
                <w:rPrChange w:id="3224" w:author="Menhorn Timo" w:date="2020-05-27T07:06:00Z">
                  <w:rPr>
                    <w:rFonts w:asciiTheme="majorHAnsi" w:hAnsiTheme="majorHAnsi" w:cstheme="majorHAnsi"/>
                    <w:sz w:val="23"/>
                    <w:szCs w:val="23"/>
                  </w:rPr>
                </w:rPrChange>
              </w:rPr>
              <w:pPrChange w:id="3225"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del w:id="3226" w:author="Menhorn Timo" w:date="2020-05-26T15:25:00Z">
              <w:r w:rsidRPr="005F1C32" w:rsidDel="007D7C8D">
                <w:rPr>
                  <w:rFonts w:cstheme="minorHAnsi"/>
                  <w:sz w:val="23"/>
                  <w:szCs w:val="23"/>
                  <w:rPrChange w:id="3227" w:author="Menhorn Timo" w:date="2020-05-27T07:06:00Z">
                    <w:rPr>
                      <w:rFonts w:asciiTheme="majorHAnsi" w:hAnsiTheme="majorHAnsi" w:cstheme="majorHAnsi"/>
                      <w:sz w:val="23"/>
                      <w:szCs w:val="23"/>
                    </w:rPr>
                  </w:rPrChange>
                </w:rPr>
                <w:delText>150</w:delText>
              </w:r>
            </w:del>
            <w:ins w:id="3228" w:author="Menhorn Timo" w:date="2020-05-26T15:25:00Z">
              <w:r w:rsidR="007D7C8D" w:rsidRPr="005F1C32">
                <w:rPr>
                  <w:rFonts w:cstheme="minorHAnsi"/>
                  <w:sz w:val="23"/>
                  <w:szCs w:val="23"/>
                  <w:rPrChange w:id="3229" w:author="Menhorn Timo" w:date="2020-05-27T07:06:00Z">
                    <w:rPr>
                      <w:rFonts w:asciiTheme="majorHAnsi" w:hAnsiTheme="majorHAnsi" w:cstheme="majorHAnsi"/>
                      <w:sz w:val="23"/>
                      <w:szCs w:val="23"/>
                    </w:rPr>
                  </w:rPrChange>
                </w:rPr>
                <w:t>165</w:t>
              </w:r>
            </w:ins>
          </w:p>
        </w:tc>
      </w:tr>
      <w:tr w:rsidR="00D97733" w:rsidRPr="005F1C32" w14:paraId="2BE9D519" w14:textId="77777777" w:rsidTr="00D97733">
        <w:tc>
          <w:tcPr>
            <w:cnfStyle w:val="001000000000" w:firstRow="0" w:lastRow="0" w:firstColumn="1" w:lastColumn="0" w:oddVBand="0" w:evenVBand="0" w:oddHBand="0" w:evenHBand="0" w:firstRowFirstColumn="0" w:firstRowLastColumn="0" w:lastRowFirstColumn="0" w:lastRowLastColumn="0"/>
            <w:tcW w:w="1986" w:type="dxa"/>
            <w:tcPrChange w:id="3230" w:author="Menhorn Timo" w:date="2020-05-26T15:16:00Z">
              <w:tcPr>
                <w:tcW w:w="2265" w:type="dxa"/>
                <w:gridSpan w:val="2"/>
              </w:tcPr>
            </w:tcPrChange>
          </w:tcPr>
          <w:p w14:paraId="74B8EF75" w14:textId="28D283BE" w:rsidR="00D97733" w:rsidRPr="005F1C32" w:rsidRDefault="00D97733">
            <w:pPr>
              <w:rPr>
                <w:rFonts w:cstheme="minorHAnsi"/>
                <w:sz w:val="23"/>
                <w:szCs w:val="23"/>
                <w:rPrChange w:id="3231" w:author="Menhorn Timo" w:date="2020-05-27T07:06:00Z">
                  <w:rPr>
                    <w:rFonts w:asciiTheme="majorHAnsi" w:hAnsiTheme="majorHAnsi" w:cstheme="majorHAnsi"/>
                    <w:sz w:val="23"/>
                    <w:szCs w:val="23"/>
                  </w:rPr>
                </w:rPrChange>
              </w:rPr>
              <w:pPrChange w:id="3232" w:author="Unknown" w:date="2020-05-27T07:14:00Z">
                <w:pPr>
                  <w:jc w:val="both"/>
                </w:pPr>
              </w:pPrChange>
            </w:pPr>
            <w:r w:rsidRPr="005F1C32">
              <w:rPr>
                <w:rFonts w:cstheme="minorHAnsi"/>
                <w:sz w:val="23"/>
                <w:szCs w:val="23"/>
                <w:rPrChange w:id="3233" w:author="Menhorn Timo" w:date="2020-05-27T07:06:00Z">
                  <w:rPr>
                    <w:rFonts w:asciiTheme="majorHAnsi" w:hAnsiTheme="majorHAnsi" w:cstheme="majorHAnsi"/>
                    <w:sz w:val="23"/>
                    <w:szCs w:val="23"/>
                  </w:rPr>
                </w:rPrChange>
              </w:rPr>
              <w:t>Konzeption</w:t>
            </w:r>
          </w:p>
        </w:tc>
        <w:tc>
          <w:tcPr>
            <w:tcW w:w="2213" w:type="dxa"/>
            <w:tcPrChange w:id="3234" w:author="Menhorn Timo" w:date="2020-05-26T15:16:00Z">
              <w:tcPr>
                <w:tcW w:w="2408" w:type="dxa"/>
                <w:gridSpan w:val="2"/>
              </w:tcPr>
            </w:tcPrChange>
          </w:tcPr>
          <w:p w14:paraId="75C74ED1" w14:textId="3012A256"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rFonts w:cstheme="minorHAnsi"/>
                <w:sz w:val="23"/>
                <w:szCs w:val="23"/>
                <w:rPrChange w:id="3235" w:author="Menhorn Timo" w:date="2020-05-27T07:06:00Z">
                  <w:rPr>
                    <w:rFonts w:asciiTheme="majorHAnsi" w:hAnsiTheme="majorHAnsi" w:cstheme="majorHAnsi"/>
                    <w:sz w:val="23"/>
                    <w:szCs w:val="23"/>
                  </w:rPr>
                </w:rPrChange>
              </w:rPr>
              <w:pPrChange w:id="3236"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r w:rsidRPr="005F1C32">
              <w:rPr>
                <w:rFonts w:cstheme="minorHAnsi"/>
                <w:sz w:val="23"/>
                <w:szCs w:val="23"/>
                <w:rPrChange w:id="3237" w:author="Menhorn Timo" w:date="2020-05-27T07:06:00Z">
                  <w:rPr>
                    <w:rFonts w:asciiTheme="majorHAnsi" w:hAnsiTheme="majorHAnsi" w:cstheme="majorHAnsi"/>
                    <w:sz w:val="23"/>
                    <w:szCs w:val="23"/>
                  </w:rPr>
                </w:rPrChange>
              </w:rPr>
              <w:t>10</w:t>
            </w:r>
          </w:p>
        </w:tc>
        <w:tc>
          <w:tcPr>
            <w:tcW w:w="1807" w:type="dxa"/>
            <w:tcPrChange w:id="3238" w:author="Menhorn Timo" w:date="2020-05-26T15:16:00Z">
              <w:tcPr>
                <w:tcW w:w="2123" w:type="dxa"/>
                <w:gridSpan w:val="2"/>
              </w:tcPr>
            </w:tcPrChange>
          </w:tcPr>
          <w:p w14:paraId="7A2796BE" w14:textId="77777777"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rFonts w:cstheme="minorHAnsi"/>
                <w:sz w:val="23"/>
                <w:szCs w:val="23"/>
                <w:rPrChange w:id="3239" w:author="Menhorn Timo" w:date="2020-05-27T07:06:00Z">
                  <w:rPr>
                    <w:rFonts w:asciiTheme="majorHAnsi" w:hAnsiTheme="majorHAnsi" w:cstheme="majorHAnsi"/>
                    <w:sz w:val="23"/>
                    <w:szCs w:val="23"/>
                  </w:rPr>
                </w:rPrChange>
              </w:rPr>
              <w:pPrChange w:id="3240"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p>
        </w:tc>
        <w:tc>
          <w:tcPr>
            <w:tcW w:w="1412" w:type="dxa"/>
            <w:tcPrChange w:id="3241" w:author="Menhorn Timo" w:date="2020-05-26T15:16:00Z">
              <w:tcPr>
                <w:tcW w:w="2266" w:type="dxa"/>
                <w:gridSpan w:val="2"/>
              </w:tcPr>
            </w:tcPrChange>
          </w:tcPr>
          <w:p w14:paraId="02DA3406" w14:textId="77777777"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ins w:id="3242" w:author="Menhorn Timo" w:date="2020-05-26T15:16:00Z"/>
                <w:rFonts w:cstheme="minorHAnsi"/>
                <w:sz w:val="23"/>
                <w:szCs w:val="23"/>
                <w:rPrChange w:id="3243" w:author="Menhorn Timo" w:date="2020-05-27T07:06:00Z">
                  <w:rPr>
                    <w:ins w:id="3244" w:author="Menhorn Timo" w:date="2020-05-26T15:16:00Z"/>
                    <w:rFonts w:asciiTheme="majorHAnsi" w:hAnsiTheme="majorHAnsi" w:cstheme="majorHAnsi"/>
                    <w:sz w:val="23"/>
                    <w:szCs w:val="23"/>
                  </w:rPr>
                </w:rPrChange>
              </w:rPr>
              <w:pPrChange w:id="3245"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p>
        </w:tc>
        <w:tc>
          <w:tcPr>
            <w:tcW w:w="1644" w:type="dxa"/>
            <w:tcPrChange w:id="3246" w:author="Menhorn Timo" w:date="2020-05-26T15:16:00Z">
              <w:tcPr>
                <w:tcW w:w="2266" w:type="dxa"/>
              </w:tcPr>
            </w:tcPrChange>
          </w:tcPr>
          <w:p w14:paraId="5BCEE9BD" w14:textId="383D9587"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rFonts w:cstheme="minorHAnsi"/>
                <w:sz w:val="23"/>
                <w:szCs w:val="23"/>
                <w:rPrChange w:id="3247" w:author="Menhorn Timo" w:date="2020-05-27T07:06:00Z">
                  <w:rPr>
                    <w:rFonts w:asciiTheme="majorHAnsi" w:hAnsiTheme="majorHAnsi" w:cstheme="majorHAnsi"/>
                    <w:sz w:val="23"/>
                    <w:szCs w:val="23"/>
                  </w:rPr>
                </w:rPrChange>
              </w:rPr>
              <w:pPrChange w:id="3248"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del w:id="3249" w:author="Menhorn Timo" w:date="2020-05-26T15:25:00Z">
              <w:r w:rsidRPr="005F1C32" w:rsidDel="007D7C8D">
                <w:rPr>
                  <w:rFonts w:cstheme="minorHAnsi"/>
                  <w:sz w:val="23"/>
                  <w:szCs w:val="23"/>
                  <w:rPrChange w:id="3250" w:author="Menhorn Timo" w:date="2020-05-27T07:06:00Z">
                    <w:rPr>
                      <w:rFonts w:asciiTheme="majorHAnsi" w:hAnsiTheme="majorHAnsi" w:cstheme="majorHAnsi"/>
                      <w:sz w:val="23"/>
                      <w:szCs w:val="23"/>
                    </w:rPr>
                  </w:rPrChange>
                </w:rPr>
                <w:delText>150</w:delText>
              </w:r>
            </w:del>
            <w:ins w:id="3251" w:author="Menhorn Timo" w:date="2020-05-26T15:25:00Z">
              <w:r w:rsidR="007D7C8D" w:rsidRPr="005F1C32">
                <w:rPr>
                  <w:rFonts w:cstheme="minorHAnsi"/>
                  <w:sz w:val="23"/>
                  <w:szCs w:val="23"/>
                  <w:rPrChange w:id="3252" w:author="Menhorn Timo" w:date="2020-05-27T07:06:00Z">
                    <w:rPr>
                      <w:rFonts w:asciiTheme="majorHAnsi" w:hAnsiTheme="majorHAnsi" w:cstheme="majorHAnsi"/>
                      <w:sz w:val="23"/>
                      <w:szCs w:val="23"/>
                    </w:rPr>
                  </w:rPrChange>
                </w:rPr>
                <w:t>150</w:t>
              </w:r>
            </w:ins>
          </w:p>
        </w:tc>
      </w:tr>
      <w:tr w:rsidR="00D97733" w:rsidRPr="005F1C32" w14:paraId="689431B4" w14:textId="77777777" w:rsidTr="00D97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Change w:id="3253" w:author="Menhorn Timo" w:date="2020-05-26T15:16:00Z">
              <w:tcPr>
                <w:tcW w:w="2265" w:type="dxa"/>
                <w:gridSpan w:val="2"/>
              </w:tcPr>
            </w:tcPrChange>
          </w:tcPr>
          <w:p w14:paraId="0C0CDA8C" w14:textId="185CC524" w:rsidR="00D97733" w:rsidRPr="005F1C32" w:rsidRDefault="00D97733">
            <w:pPr>
              <w:cnfStyle w:val="001000100000" w:firstRow="0" w:lastRow="0" w:firstColumn="1" w:lastColumn="0" w:oddVBand="0" w:evenVBand="0" w:oddHBand="1" w:evenHBand="0" w:firstRowFirstColumn="0" w:firstRowLastColumn="0" w:lastRowFirstColumn="0" w:lastRowLastColumn="0"/>
              <w:rPr>
                <w:rFonts w:cstheme="minorHAnsi"/>
                <w:sz w:val="23"/>
                <w:szCs w:val="23"/>
                <w:rPrChange w:id="3254" w:author="Menhorn Timo" w:date="2020-05-27T07:06:00Z">
                  <w:rPr>
                    <w:rFonts w:asciiTheme="majorHAnsi" w:hAnsiTheme="majorHAnsi" w:cstheme="majorHAnsi"/>
                    <w:sz w:val="23"/>
                    <w:szCs w:val="23"/>
                  </w:rPr>
                </w:rPrChange>
              </w:rPr>
              <w:pPrChange w:id="3255" w:author="Unknown" w:date="2020-05-27T07:14:00Z">
                <w:pPr>
                  <w:jc w:val="both"/>
                  <w:cnfStyle w:val="001000100000" w:firstRow="0" w:lastRow="0" w:firstColumn="1" w:lastColumn="0" w:oddVBand="0" w:evenVBand="0" w:oddHBand="1" w:evenHBand="0" w:firstRowFirstColumn="0" w:firstRowLastColumn="0" w:lastRowFirstColumn="0" w:lastRowLastColumn="0"/>
                </w:pPr>
              </w:pPrChange>
            </w:pPr>
            <w:r w:rsidRPr="005F1C32">
              <w:rPr>
                <w:rFonts w:cstheme="minorHAnsi"/>
                <w:sz w:val="23"/>
                <w:szCs w:val="23"/>
                <w:rPrChange w:id="3256" w:author="Menhorn Timo" w:date="2020-05-27T07:06:00Z">
                  <w:rPr>
                    <w:rFonts w:asciiTheme="majorHAnsi" w:hAnsiTheme="majorHAnsi" w:cstheme="majorHAnsi"/>
                    <w:sz w:val="23"/>
                    <w:szCs w:val="23"/>
                  </w:rPr>
                </w:rPrChange>
              </w:rPr>
              <w:t>Realisierung</w:t>
            </w:r>
          </w:p>
        </w:tc>
        <w:tc>
          <w:tcPr>
            <w:tcW w:w="2213" w:type="dxa"/>
            <w:tcPrChange w:id="3257" w:author="Menhorn Timo" w:date="2020-05-26T15:16:00Z">
              <w:tcPr>
                <w:tcW w:w="2408" w:type="dxa"/>
                <w:gridSpan w:val="2"/>
              </w:tcPr>
            </w:tcPrChange>
          </w:tcPr>
          <w:p w14:paraId="6428D625" w14:textId="1EF2E902" w:rsidR="00D97733" w:rsidRPr="005F1C32" w:rsidRDefault="00D97733">
            <w:pPr>
              <w:jc w:val="right"/>
              <w:cnfStyle w:val="000000100000" w:firstRow="0" w:lastRow="0" w:firstColumn="0" w:lastColumn="0" w:oddVBand="0" w:evenVBand="0" w:oddHBand="1" w:evenHBand="0" w:firstRowFirstColumn="0" w:firstRowLastColumn="0" w:lastRowFirstColumn="0" w:lastRowLastColumn="0"/>
              <w:rPr>
                <w:rFonts w:cstheme="minorHAnsi"/>
                <w:sz w:val="23"/>
                <w:szCs w:val="23"/>
                <w:rPrChange w:id="3258" w:author="Menhorn Timo" w:date="2020-05-27T07:06:00Z">
                  <w:rPr>
                    <w:rFonts w:asciiTheme="majorHAnsi" w:hAnsiTheme="majorHAnsi" w:cstheme="majorHAnsi"/>
                    <w:sz w:val="23"/>
                    <w:szCs w:val="23"/>
                  </w:rPr>
                </w:rPrChange>
              </w:rPr>
              <w:pPrChange w:id="3259"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r w:rsidRPr="005F1C32">
              <w:rPr>
                <w:rFonts w:cstheme="minorHAnsi"/>
                <w:sz w:val="23"/>
                <w:szCs w:val="23"/>
                <w:rPrChange w:id="3260" w:author="Menhorn Timo" w:date="2020-05-27T07:06:00Z">
                  <w:rPr>
                    <w:rFonts w:asciiTheme="majorHAnsi" w:hAnsiTheme="majorHAnsi" w:cstheme="majorHAnsi"/>
                    <w:sz w:val="23"/>
                    <w:szCs w:val="23"/>
                  </w:rPr>
                </w:rPrChange>
              </w:rPr>
              <w:t>33</w:t>
            </w:r>
          </w:p>
        </w:tc>
        <w:tc>
          <w:tcPr>
            <w:tcW w:w="1807" w:type="dxa"/>
            <w:tcPrChange w:id="3261" w:author="Menhorn Timo" w:date="2020-05-26T15:16:00Z">
              <w:tcPr>
                <w:tcW w:w="2123" w:type="dxa"/>
                <w:gridSpan w:val="2"/>
              </w:tcPr>
            </w:tcPrChange>
          </w:tcPr>
          <w:p w14:paraId="0DAC2681" w14:textId="4EEE2D8C" w:rsidR="00D97733" w:rsidRPr="005F1C32" w:rsidRDefault="00D97733">
            <w:pPr>
              <w:jc w:val="right"/>
              <w:cnfStyle w:val="000000100000" w:firstRow="0" w:lastRow="0" w:firstColumn="0" w:lastColumn="0" w:oddVBand="0" w:evenVBand="0" w:oddHBand="1" w:evenHBand="0" w:firstRowFirstColumn="0" w:firstRowLastColumn="0" w:lastRowFirstColumn="0" w:lastRowLastColumn="0"/>
              <w:rPr>
                <w:rFonts w:cstheme="minorHAnsi"/>
                <w:sz w:val="23"/>
                <w:szCs w:val="23"/>
                <w:rPrChange w:id="3262" w:author="Menhorn Timo" w:date="2020-05-27T07:06:00Z">
                  <w:rPr>
                    <w:rFonts w:asciiTheme="majorHAnsi" w:hAnsiTheme="majorHAnsi" w:cstheme="majorHAnsi"/>
                    <w:sz w:val="23"/>
                    <w:szCs w:val="23"/>
                  </w:rPr>
                </w:rPrChange>
              </w:rPr>
              <w:pPrChange w:id="3263"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ins w:id="3264" w:author="Menhorn Timo" w:date="2020-05-26T15:18:00Z">
              <w:r w:rsidRPr="005F1C32">
                <w:rPr>
                  <w:rFonts w:cstheme="minorHAnsi"/>
                  <w:sz w:val="23"/>
                  <w:szCs w:val="23"/>
                  <w:rPrChange w:id="3265" w:author="Menhorn Timo" w:date="2020-05-27T07:06:00Z">
                    <w:rPr>
                      <w:rFonts w:asciiTheme="majorHAnsi" w:hAnsiTheme="majorHAnsi" w:cstheme="majorHAnsi"/>
                      <w:sz w:val="23"/>
                      <w:szCs w:val="23"/>
                    </w:rPr>
                  </w:rPrChange>
                </w:rPr>
                <w:t>1</w:t>
              </w:r>
            </w:ins>
          </w:p>
        </w:tc>
        <w:tc>
          <w:tcPr>
            <w:tcW w:w="1412" w:type="dxa"/>
            <w:tcPrChange w:id="3266" w:author="Menhorn Timo" w:date="2020-05-26T15:16:00Z">
              <w:tcPr>
                <w:tcW w:w="2266" w:type="dxa"/>
                <w:gridSpan w:val="2"/>
              </w:tcPr>
            </w:tcPrChange>
          </w:tcPr>
          <w:p w14:paraId="15C2A4DD" w14:textId="77777777" w:rsidR="00D97733" w:rsidRPr="005F1C32" w:rsidRDefault="00D97733">
            <w:pPr>
              <w:jc w:val="right"/>
              <w:cnfStyle w:val="000000100000" w:firstRow="0" w:lastRow="0" w:firstColumn="0" w:lastColumn="0" w:oddVBand="0" w:evenVBand="0" w:oddHBand="1" w:evenHBand="0" w:firstRowFirstColumn="0" w:firstRowLastColumn="0" w:lastRowFirstColumn="0" w:lastRowLastColumn="0"/>
              <w:rPr>
                <w:ins w:id="3267" w:author="Menhorn Timo" w:date="2020-05-26T15:16:00Z"/>
                <w:rFonts w:cstheme="minorHAnsi"/>
                <w:sz w:val="23"/>
                <w:szCs w:val="23"/>
                <w:rPrChange w:id="3268" w:author="Menhorn Timo" w:date="2020-05-27T07:06:00Z">
                  <w:rPr>
                    <w:ins w:id="3269" w:author="Menhorn Timo" w:date="2020-05-26T15:16:00Z"/>
                    <w:rFonts w:asciiTheme="majorHAnsi" w:hAnsiTheme="majorHAnsi" w:cstheme="majorHAnsi"/>
                    <w:sz w:val="23"/>
                    <w:szCs w:val="23"/>
                  </w:rPr>
                </w:rPrChange>
              </w:rPr>
              <w:pPrChange w:id="3270"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p>
        </w:tc>
        <w:tc>
          <w:tcPr>
            <w:tcW w:w="1644" w:type="dxa"/>
            <w:tcPrChange w:id="3271" w:author="Menhorn Timo" w:date="2020-05-26T15:16:00Z">
              <w:tcPr>
                <w:tcW w:w="2266" w:type="dxa"/>
              </w:tcPr>
            </w:tcPrChange>
          </w:tcPr>
          <w:p w14:paraId="204DED45" w14:textId="71896E7A" w:rsidR="00D97733" w:rsidRPr="005F1C32" w:rsidRDefault="00D97733">
            <w:pPr>
              <w:jc w:val="right"/>
              <w:cnfStyle w:val="000000100000" w:firstRow="0" w:lastRow="0" w:firstColumn="0" w:lastColumn="0" w:oddVBand="0" w:evenVBand="0" w:oddHBand="1" w:evenHBand="0" w:firstRowFirstColumn="0" w:firstRowLastColumn="0" w:lastRowFirstColumn="0" w:lastRowLastColumn="0"/>
              <w:rPr>
                <w:rFonts w:cstheme="minorHAnsi"/>
                <w:sz w:val="23"/>
                <w:szCs w:val="23"/>
                <w:rPrChange w:id="3272" w:author="Menhorn Timo" w:date="2020-05-27T07:06:00Z">
                  <w:rPr>
                    <w:rFonts w:asciiTheme="majorHAnsi" w:hAnsiTheme="majorHAnsi" w:cstheme="majorHAnsi"/>
                    <w:sz w:val="23"/>
                    <w:szCs w:val="23"/>
                  </w:rPr>
                </w:rPrChange>
              </w:rPr>
              <w:pPrChange w:id="3273"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del w:id="3274" w:author="Menhorn Timo" w:date="2020-05-26T15:26:00Z">
              <w:r w:rsidRPr="005F1C32" w:rsidDel="007D7C8D">
                <w:rPr>
                  <w:rFonts w:cstheme="minorHAnsi"/>
                  <w:sz w:val="23"/>
                  <w:szCs w:val="23"/>
                  <w:rPrChange w:id="3275" w:author="Menhorn Timo" w:date="2020-05-27T07:06:00Z">
                    <w:rPr>
                      <w:rFonts w:asciiTheme="majorHAnsi" w:hAnsiTheme="majorHAnsi" w:cstheme="majorHAnsi"/>
                      <w:sz w:val="23"/>
                      <w:szCs w:val="23"/>
                    </w:rPr>
                  </w:rPrChange>
                </w:rPr>
                <w:delText>495</w:delText>
              </w:r>
            </w:del>
            <w:ins w:id="3276" w:author="Menhorn Timo" w:date="2020-05-26T15:26:00Z">
              <w:r w:rsidR="007D7C8D" w:rsidRPr="005F1C32">
                <w:rPr>
                  <w:rFonts w:cstheme="minorHAnsi"/>
                  <w:sz w:val="23"/>
                  <w:szCs w:val="23"/>
                  <w:rPrChange w:id="3277" w:author="Menhorn Timo" w:date="2020-05-27T07:06:00Z">
                    <w:rPr>
                      <w:rFonts w:asciiTheme="majorHAnsi" w:hAnsiTheme="majorHAnsi" w:cstheme="majorHAnsi"/>
                      <w:sz w:val="23"/>
                      <w:szCs w:val="23"/>
                    </w:rPr>
                  </w:rPrChange>
                </w:rPr>
                <w:t>585</w:t>
              </w:r>
            </w:ins>
          </w:p>
        </w:tc>
      </w:tr>
      <w:tr w:rsidR="00D97733" w:rsidRPr="005F1C32" w14:paraId="5F9735E0" w14:textId="77777777" w:rsidTr="00D97733">
        <w:tc>
          <w:tcPr>
            <w:cnfStyle w:val="001000000000" w:firstRow="0" w:lastRow="0" w:firstColumn="1" w:lastColumn="0" w:oddVBand="0" w:evenVBand="0" w:oddHBand="0" w:evenHBand="0" w:firstRowFirstColumn="0" w:firstRowLastColumn="0" w:lastRowFirstColumn="0" w:lastRowLastColumn="0"/>
            <w:tcW w:w="1986" w:type="dxa"/>
            <w:tcPrChange w:id="3278" w:author="Menhorn Timo" w:date="2020-05-26T15:16:00Z">
              <w:tcPr>
                <w:tcW w:w="2265" w:type="dxa"/>
                <w:gridSpan w:val="2"/>
              </w:tcPr>
            </w:tcPrChange>
          </w:tcPr>
          <w:p w14:paraId="1843A4BA" w14:textId="1C3F01F1" w:rsidR="00D97733" w:rsidRPr="005F1C32" w:rsidRDefault="00D97733">
            <w:pPr>
              <w:rPr>
                <w:rFonts w:cstheme="minorHAnsi"/>
                <w:sz w:val="23"/>
                <w:szCs w:val="23"/>
                <w:rPrChange w:id="3279" w:author="Menhorn Timo" w:date="2020-05-27T07:06:00Z">
                  <w:rPr>
                    <w:rFonts w:asciiTheme="majorHAnsi" w:hAnsiTheme="majorHAnsi" w:cstheme="majorHAnsi"/>
                    <w:sz w:val="23"/>
                    <w:szCs w:val="23"/>
                  </w:rPr>
                </w:rPrChange>
              </w:rPr>
              <w:pPrChange w:id="3280" w:author="Unknown" w:date="2020-05-27T07:14:00Z">
                <w:pPr>
                  <w:jc w:val="both"/>
                </w:pPr>
              </w:pPrChange>
            </w:pPr>
            <w:r w:rsidRPr="005F1C32">
              <w:rPr>
                <w:rFonts w:cstheme="minorHAnsi"/>
                <w:sz w:val="23"/>
                <w:szCs w:val="23"/>
                <w:rPrChange w:id="3281" w:author="Menhorn Timo" w:date="2020-05-27T07:06:00Z">
                  <w:rPr>
                    <w:rFonts w:asciiTheme="majorHAnsi" w:hAnsiTheme="majorHAnsi" w:cstheme="majorHAnsi"/>
                    <w:sz w:val="23"/>
                    <w:szCs w:val="23"/>
                  </w:rPr>
                </w:rPrChange>
              </w:rPr>
              <w:t>Sonstiges</w:t>
            </w:r>
          </w:p>
        </w:tc>
        <w:tc>
          <w:tcPr>
            <w:tcW w:w="2213" w:type="dxa"/>
            <w:tcPrChange w:id="3282" w:author="Menhorn Timo" w:date="2020-05-26T15:16:00Z">
              <w:tcPr>
                <w:tcW w:w="2408" w:type="dxa"/>
                <w:gridSpan w:val="2"/>
              </w:tcPr>
            </w:tcPrChange>
          </w:tcPr>
          <w:p w14:paraId="76134158" w14:textId="49C46A43"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rFonts w:cstheme="minorHAnsi"/>
                <w:sz w:val="23"/>
                <w:szCs w:val="23"/>
                <w:rPrChange w:id="3283" w:author="Menhorn Timo" w:date="2020-05-27T07:06:00Z">
                  <w:rPr>
                    <w:rFonts w:asciiTheme="majorHAnsi" w:hAnsiTheme="majorHAnsi" w:cstheme="majorHAnsi"/>
                    <w:sz w:val="23"/>
                    <w:szCs w:val="23"/>
                  </w:rPr>
                </w:rPrChange>
              </w:rPr>
              <w:pPrChange w:id="3284"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r w:rsidRPr="005F1C32">
              <w:rPr>
                <w:rFonts w:cstheme="minorHAnsi"/>
                <w:sz w:val="23"/>
                <w:szCs w:val="23"/>
                <w:rPrChange w:id="3285" w:author="Menhorn Timo" w:date="2020-05-27T07:06:00Z">
                  <w:rPr>
                    <w:rFonts w:asciiTheme="majorHAnsi" w:hAnsiTheme="majorHAnsi" w:cstheme="majorHAnsi"/>
                    <w:sz w:val="23"/>
                    <w:szCs w:val="23"/>
                  </w:rPr>
                </w:rPrChange>
              </w:rPr>
              <w:t>23</w:t>
            </w:r>
          </w:p>
        </w:tc>
        <w:tc>
          <w:tcPr>
            <w:tcW w:w="1807" w:type="dxa"/>
            <w:tcPrChange w:id="3286" w:author="Menhorn Timo" w:date="2020-05-26T15:16:00Z">
              <w:tcPr>
                <w:tcW w:w="2123" w:type="dxa"/>
                <w:gridSpan w:val="2"/>
              </w:tcPr>
            </w:tcPrChange>
          </w:tcPr>
          <w:p w14:paraId="5BBEBBA3" w14:textId="77777777"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rFonts w:cstheme="minorHAnsi"/>
                <w:sz w:val="23"/>
                <w:szCs w:val="23"/>
                <w:rPrChange w:id="3287" w:author="Menhorn Timo" w:date="2020-05-27T07:06:00Z">
                  <w:rPr>
                    <w:rFonts w:asciiTheme="majorHAnsi" w:hAnsiTheme="majorHAnsi" w:cstheme="majorHAnsi"/>
                    <w:sz w:val="23"/>
                    <w:szCs w:val="23"/>
                  </w:rPr>
                </w:rPrChange>
              </w:rPr>
              <w:pPrChange w:id="3288"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p>
        </w:tc>
        <w:tc>
          <w:tcPr>
            <w:tcW w:w="1412" w:type="dxa"/>
            <w:tcPrChange w:id="3289" w:author="Menhorn Timo" w:date="2020-05-26T15:16:00Z">
              <w:tcPr>
                <w:tcW w:w="2266" w:type="dxa"/>
                <w:gridSpan w:val="2"/>
              </w:tcPr>
            </w:tcPrChange>
          </w:tcPr>
          <w:p w14:paraId="6E05F0AA" w14:textId="61EA05AD" w:rsidR="00D97733" w:rsidRPr="005F1C32" w:rsidRDefault="007D7C8D">
            <w:pPr>
              <w:jc w:val="right"/>
              <w:cnfStyle w:val="000000000000" w:firstRow="0" w:lastRow="0" w:firstColumn="0" w:lastColumn="0" w:oddVBand="0" w:evenVBand="0" w:oddHBand="0" w:evenHBand="0" w:firstRowFirstColumn="0" w:firstRowLastColumn="0" w:lastRowFirstColumn="0" w:lastRowLastColumn="0"/>
              <w:rPr>
                <w:ins w:id="3290" w:author="Menhorn Timo" w:date="2020-05-26T15:16:00Z"/>
                <w:rFonts w:cstheme="minorHAnsi"/>
                <w:sz w:val="23"/>
                <w:szCs w:val="23"/>
                <w:rPrChange w:id="3291" w:author="Menhorn Timo" w:date="2020-05-27T07:06:00Z">
                  <w:rPr>
                    <w:ins w:id="3292" w:author="Menhorn Timo" w:date="2020-05-26T15:16:00Z"/>
                    <w:rFonts w:asciiTheme="majorHAnsi" w:hAnsiTheme="majorHAnsi" w:cstheme="majorHAnsi"/>
                    <w:sz w:val="23"/>
                    <w:szCs w:val="23"/>
                  </w:rPr>
                </w:rPrChange>
              </w:rPr>
              <w:pPrChange w:id="3293"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ins w:id="3294" w:author="Menhorn Timo" w:date="2020-05-26T15:22:00Z">
              <w:r w:rsidRPr="005F1C32">
                <w:rPr>
                  <w:rFonts w:cstheme="minorHAnsi"/>
                  <w:sz w:val="23"/>
                  <w:szCs w:val="23"/>
                  <w:rPrChange w:id="3295" w:author="Menhorn Timo" w:date="2020-05-27T07:06:00Z">
                    <w:rPr>
                      <w:rFonts w:asciiTheme="majorHAnsi" w:hAnsiTheme="majorHAnsi" w:cstheme="majorHAnsi"/>
                      <w:sz w:val="23"/>
                      <w:szCs w:val="23"/>
                    </w:rPr>
                  </w:rPrChange>
                </w:rPr>
                <w:t>1</w:t>
              </w:r>
            </w:ins>
          </w:p>
        </w:tc>
        <w:tc>
          <w:tcPr>
            <w:tcW w:w="1644" w:type="dxa"/>
            <w:tcPrChange w:id="3296" w:author="Menhorn Timo" w:date="2020-05-26T15:16:00Z">
              <w:tcPr>
                <w:tcW w:w="2266" w:type="dxa"/>
              </w:tcPr>
            </w:tcPrChange>
          </w:tcPr>
          <w:p w14:paraId="3F3140FE" w14:textId="2FEB3088"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rFonts w:cstheme="minorHAnsi"/>
                <w:sz w:val="23"/>
                <w:szCs w:val="23"/>
                <w:rPrChange w:id="3297" w:author="Menhorn Timo" w:date="2020-05-27T07:06:00Z">
                  <w:rPr>
                    <w:rFonts w:asciiTheme="majorHAnsi" w:hAnsiTheme="majorHAnsi" w:cstheme="majorHAnsi"/>
                    <w:sz w:val="23"/>
                    <w:szCs w:val="23"/>
                  </w:rPr>
                </w:rPrChange>
              </w:rPr>
              <w:pPrChange w:id="3298"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del w:id="3299" w:author="Menhorn Timo" w:date="2020-05-26T15:26:00Z">
              <w:r w:rsidRPr="005F1C32" w:rsidDel="007D7C8D">
                <w:rPr>
                  <w:rFonts w:cstheme="minorHAnsi"/>
                  <w:sz w:val="23"/>
                  <w:szCs w:val="23"/>
                  <w:rPrChange w:id="3300" w:author="Menhorn Timo" w:date="2020-05-27T07:06:00Z">
                    <w:rPr>
                      <w:rFonts w:asciiTheme="majorHAnsi" w:hAnsiTheme="majorHAnsi" w:cstheme="majorHAnsi"/>
                      <w:sz w:val="23"/>
                      <w:szCs w:val="23"/>
                    </w:rPr>
                  </w:rPrChange>
                </w:rPr>
                <w:delText>345</w:delText>
              </w:r>
            </w:del>
            <w:ins w:id="3301" w:author="Menhorn Timo" w:date="2020-05-26T15:26:00Z">
              <w:r w:rsidR="007D7C8D" w:rsidRPr="005F1C32">
                <w:rPr>
                  <w:rFonts w:cstheme="minorHAnsi"/>
                  <w:sz w:val="23"/>
                  <w:szCs w:val="23"/>
                  <w:rPrChange w:id="3302" w:author="Menhorn Timo" w:date="2020-05-27T07:06:00Z">
                    <w:rPr>
                      <w:rFonts w:asciiTheme="majorHAnsi" w:hAnsiTheme="majorHAnsi" w:cstheme="majorHAnsi"/>
                      <w:sz w:val="23"/>
                      <w:szCs w:val="23"/>
                    </w:rPr>
                  </w:rPrChange>
                </w:rPr>
                <w:t>450</w:t>
              </w:r>
            </w:ins>
          </w:p>
        </w:tc>
      </w:tr>
      <w:tr w:rsidR="007D7C8D" w:rsidRPr="005F1C32" w14:paraId="0A5DEEE7" w14:textId="77777777" w:rsidTr="00D97733">
        <w:trPr>
          <w:cnfStyle w:val="000000100000" w:firstRow="0" w:lastRow="0" w:firstColumn="0" w:lastColumn="0" w:oddVBand="0" w:evenVBand="0" w:oddHBand="1" w:evenHBand="0" w:firstRowFirstColumn="0" w:firstRowLastColumn="0" w:lastRowFirstColumn="0" w:lastRowLastColumn="0"/>
          <w:ins w:id="3303" w:author="Menhorn Timo" w:date="2020-05-26T15:21:00Z"/>
        </w:trPr>
        <w:tc>
          <w:tcPr>
            <w:cnfStyle w:val="001000000000" w:firstRow="0" w:lastRow="0" w:firstColumn="1" w:lastColumn="0" w:oddVBand="0" w:evenVBand="0" w:oddHBand="0" w:evenHBand="0" w:firstRowFirstColumn="0" w:firstRowLastColumn="0" w:lastRowFirstColumn="0" w:lastRowLastColumn="0"/>
            <w:tcW w:w="1986" w:type="dxa"/>
          </w:tcPr>
          <w:p w14:paraId="648EB465" w14:textId="6CC1CD33" w:rsidR="007D7C8D" w:rsidRPr="005F1C32" w:rsidRDefault="007D7C8D">
            <w:pPr>
              <w:rPr>
                <w:ins w:id="3304" w:author="Menhorn Timo" w:date="2020-05-26T15:21:00Z"/>
                <w:rFonts w:cstheme="minorHAnsi"/>
                <w:sz w:val="23"/>
                <w:szCs w:val="23"/>
                <w:rPrChange w:id="3305" w:author="Menhorn Timo" w:date="2020-05-27T07:06:00Z">
                  <w:rPr>
                    <w:ins w:id="3306" w:author="Menhorn Timo" w:date="2020-05-26T15:21:00Z"/>
                    <w:rFonts w:asciiTheme="majorHAnsi" w:hAnsiTheme="majorHAnsi" w:cstheme="majorHAnsi"/>
                    <w:sz w:val="23"/>
                    <w:szCs w:val="23"/>
                  </w:rPr>
                </w:rPrChange>
              </w:rPr>
              <w:pPrChange w:id="3307" w:author="Unknown" w:date="2020-05-27T07:14:00Z">
                <w:pPr>
                  <w:jc w:val="both"/>
                </w:pPr>
              </w:pPrChange>
            </w:pPr>
            <w:ins w:id="3308" w:author="Menhorn Timo" w:date="2020-05-26T15:21:00Z">
              <w:r w:rsidRPr="005F1C32">
                <w:rPr>
                  <w:rFonts w:cstheme="minorHAnsi"/>
                  <w:sz w:val="23"/>
                  <w:szCs w:val="23"/>
                  <w:rPrChange w:id="3309" w:author="Menhorn Timo" w:date="2020-05-27T07:06:00Z">
                    <w:rPr>
                      <w:rFonts w:asciiTheme="majorHAnsi" w:hAnsiTheme="majorHAnsi" w:cstheme="majorHAnsi"/>
                      <w:sz w:val="23"/>
                      <w:szCs w:val="23"/>
                    </w:rPr>
                  </w:rPrChange>
                </w:rPr>
                <w:t>Gesamt p.P.</w:t>
              </w:r>
            </w:ins>
          </w:p>
        </w:tc>
        <w:tc>
          <w:tcPr>
            <w:tcW w:w="2213" w:type="dxa"/>
          </w:tcPr>
          <w:p w14:paraId="51AB6F97" w14:textId="7B0706B4" w:rsidR="007D7C8D" w:rsidRPr="005F1C32" w:rsidRDefault="007D7C8D">
            <w:pPr>
              <w:jc w:val="right"/>
              <w:cnfStyle w:val="000000100000" w:firstRow="0" w:lastRow="0" w:firstColumn="0" w:lastColumn="0" w:oddVBand="0" w:evenVBand="0" w:oddHBand="1" w:evenHBand="0" w:firstRowFirstColumn="0" w:firstRowLastColumn="0" w:lastRowFirstColumn="0" w:lastRowLastColumn="0"/>
              <w:rPr>
                <w:ins w:id="3310" w:author="Menhorn Timo" w:date="2020-05-26T15:21:00Z"/>
                <w:rFonts w:cstheme="minorHAnsi"/>
                <w:sz w:val="23"/>
                <w:szCs w:val="23"/>
                <w:rPrChange w:id="3311" w:author="Menhorn Timo" w:date="2020-05-27T07:06:00Z">
                  <w:rPr>
                    <w:ins w:id="3312" w:author="Menhorn Timo" w:date="2020-05-26T15:21:00Z"/>
                    <w:rFonts w:asciiTheme="majorHAnsi" w:hAnsiTheme="majorHAnsi" w:cstheme="majorHAnsi"/>
                    <w:sz w:val="23"/>
                    <w:szCs w:val="23"/>
                  </w:rPr>
                </w:rPrChange>
              </w:rPr>
              <w:pPrChange w:id="3313"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ins w:id="3314" w:author="Menhorn Timo" w:date="2020-05-26T15:26:00Z">
              <w:r w:rsidRPr="005F1C32">
                <w:rPr>
                  <w:rFonts w:cstheme="minorHAnsi"/>
                  <w:sz w:val="23"/>
                  <w:szCs w:val="23"/>
                  <w:rPrChange w:id="3315" w:author="Menhorn Timo" w:date="2020-05-27T07:06:00Z">
                    <w:rPr>
                      <w:rFonts w:asciiTheme="majorHAnsi" w:hAnsiTheme="majorHAnsi" w:cstheme="majorHAnsi"/>
                      <w:sz w:val="23"/>
                      <w:szCs w:val="23"/>
                    </w:rPr>
                  </w:rPrChange>
                </w:rPr>
                <w:t>1050</w:t>
              </w:r>
            </w:ins>
          </w:p>
        </w:tc>
        <w:tc>
          <w:tcPr>
            <w:tcW w:w="1807" w:type="dxa"/>
          </w:tcPr>
          <w:p w14:paraId="38E4D916" w14:textId="2879F096" w:rsidR="007D7C8D" w:rsidRPr="005F1C32" w:rsidRDefault="007D7C8D">
            <w:pPr>
              <w:jc w:val="right"/>
              <w:cnfStyle w:val="000000100000" w:firstRow="0" w:lastRow="0" w:firstColumn="0" w:lastColumn="0" w:oddVBand="0" w:evenVBand="0" w:oddHBand="1" w:evenHBand="0" w:firstRowFirstColumn="0" w:firstRowLastColumn="0" w:lastRowFirstColumn="0" w:lastRowLastColumn="0"/>
              <w:rPr>
                <w:ins w:id="3316" w:author="Menhorn Timo" w:date="2020-05-26T15:21:00Z"/>
                <w:rFonts w:cstheme="minorHAnsi"/>
                <w:sz w:val="23"/>
                <w:szCs w:val="23"/>
                <w:rPrChange w:id="3317" w:author="Menhorn Timo" w:date="2020-05-27T07:06:00Z">
                  <w:rPr>
                    <w:ins w:id="3318" w:author="Menhorn Timo" w:date="2020-05-26T15:21:00Z"/>
                    <w:rFonts w:asciiTheme="majorHAnsi" w:hAnsiTheme="majorHAnsi" w:cstheme="majorHAnsi"/>
                    <w:sz w:val="23"/>
                    <w:szCs w:val="23"/>
                  </w:rPr>
                </w:rPrChange>
              </w:rPr>
              <w:pPrChange w:id="3319"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ins w:id="3320" w:author="Menhorn Timo" w:date="2020-05-26T15:26:00Z">
              <w:r w:rsidRPr="005F1C32">
                <w:rPr>
                  <w:rFonts w:cstheme="minorHAnsi"/>
                  <w:sz w:val="23"/>
                  <w:szCs w:val="23"/>
                  <w:rPrChange w:id="3321" w:author="Menhorn Timo" w:date="2020-05-27T07:06:00Z">
                    <w:rPr>
                      <w:rFonts w:asciiTheme="majorHAnsi" w:hAnsiTheme="majorHAnsi" w:cstheme="majorHAnsi"/>
                      <w:sz w:val="23"/>
                      <w:szCs w:val="23"/>
                    </w:rPr>
                  </w:rPrChange>
                </w:rPr>
                <w:t>90</w:t>
              </w:r>
            </w:ins>
          </w:p>
        </w:tc>
        <w:tc>
          <w:tcPr>
            <w:tcW w:w="1412" w:type="dxa"/>
          </w:tcPr>
          <w:p w14:paraId="3E68E3AE" w14:textId="75F14FA4" w:rsidR="007D7C8D" w:rsidRPr="005F1C32" w:rsidRDefault="007D7C8D">
            <w:pPr>
              <w:jc w:val="right"/>
              <w:cnfStyle w:val="000000100000" w:firstRow="0" w:lastRow="0" w:firstColumn="0" w:lastColumn="0" w:oddVBand="0" w:evenVBand="0" w:oddHBand="1" w:evenHBand="0" w:firstRowFirstColumn="0" w:firstRowLastColumn="0" w:lastRowFirstColumn="0" w:lastRowLastColumn="0"/>
              <w:rPr>
                <w:ins w:id="3322" w:author="Menhorn Timo" w:date="2020-05-26T15:21:00Z"/>
                <w:rFonts w:cstheme="minorHAnsi"/>
                <w:sz w:val="23"/>
                <w:szCs w:val="23"/>
                <w:rPrChange w:id="3323" w:author="Menhorn Timo" w:date="2020-05-27T07:06:00Z">
                  <w:rPr>
                    <w:ins w:id="3324" w:author="Menhorn Timo" w:date="2020-05-26T15:21:00Z"/>
                    <w:rFonts w:asciiTheme="majorHAnsi" w:hAnsiTheme="majorHAnsi" w:cstheme="majorHAnsi"/>
                    <w:sz w:val="23"/>
                    <w:szCs w:val="23"/>
                  </w:rPr>
                </w:rPrChange>
              </w:rPr>
              <w:pPrChange w:id="3325"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ins w:id="3326" w:author="Menhorn Timo" w:date="2020-05-26T15:26:00Z">
              <w:r w:rsidRPr="005F1C32">
                <w:rPr>
                  <w:rFonts w:cstheme="minorHAnsi"/>
                  <w:sz w:val="23"/>
                  <w:szCs w:val="23"/>
                  <w:rPrChange w:id="3327" w:author="Menhorn Timo" w:date="2020-05-27T07:06:00Z">
                    <w:rPr>
                      <w:rFonts w:asciiTheme="majorHAnsi" w:hAnsiTheme="majorHAnsi" w:cstheme="majorHAnsi"/>
                      <w:sz w:val="23"/>
                      <w:szCs w:val="23"/>
                    </w:rPr>
                  </w:rPrChange>
                </w:rPr>
                <w:t>2</w:t>
              </w:r>
            </w:ins>
            <w:ins w:id="3328" w:author="Menhorn Timo" w:date="2020-05-26T15:27:00Z">
              <w:r w:rsidRPr="005F1C32">
                <w:rPr>
                  <w:rFonts w:cstheme="minorHAnsi"/>
                  <w:sz w:val="23"/>
                  <w:szCs w:val="23"/>
                  <w:rPrChange w:id="3329" w:author="Menhorn Timo" w:date="2020-05-27T07:06:00Z">
                    <w:rPr>
                      <w:rFonts w:asciiTheme="majorHAnsi" w:hAnsiTheme="majorHAnsi" w:cstheme="majorHAnsi"/>
                      <w:sz w:val="23"/>
                      <w:szCs w:val="23"/>
                    </w:rPr>
                  </w:rPrChange>
                </w:rPr>
                <w:t>10</w:t>
              </w:r>
            </w:ins>
          </w:p>
        </w:tc>
        <w:tc>
          <w:tcPr>
            <w:tcW w:w="1644" w:type="dxa"/>
          </w:tcPr>
          <w:p w14:paraId="58F35703" w14:textId="77777777" w:rsidR="007D7C8D" w:rsidRPr="005F1C32" w:rsidRDefault="007D7C8D">
            <w:pPr>
              <w:jc w:val="right"/>
              <w:cnfStyle w:val="000000100000" w:firstRow="0" w:lastRow="0" w:firstColumn="0" w:lastColumn="0" w:oddVBand="0" w:evenVBand="0" w:oddHBand="1" w:evenHBand="0" w:firstRowFirstColumn="0" w:firstRowLastColumn="0" w:lastRowFirstColumn="0" w:lastRowLastColumn="0"/>
              <w:rPr>
                <w:ins w:id="3330" w:author="Menhorn Timo" w:date="2020-05-26T15:21:00Z"/>
                <w:rFonts w:cstheme="minorHAnsi"/>
                <w:sz w:val="23"/>
                <w:szCs w:val="23"/>
                <w:rPrChange w:id="3331" w:author="Menhorn Timo" w:date="2020-05-27T07:06:00Z">
                  <w:rPr>
                    <w:ins w:id="3332" w:author="Menhorn Timo" w:date="2020-05-26T15:21:00Z"/>
                    <w:rFonts w:asciiTheme="majorHAnsi" w:hAnsiTheme="majorHAnsi" w:cstheme="majorHAnsi"/>
                    <w:sz w:val="23"/>
                    <w:szCs w:val="23"/>
                  </w:rPr>
                </w:rPrChange>
              </w:rPr>
              <w:pPrChange w:id="3333" w:author="Unknown" w:date="2020-05-27T07:14:00Z">
                <w:pPr>
                  <w:jc w:val="both"/>
                  <w:cnfStyle w:val="000000100000" w:firstRow="0" w:lastRow="0" w:firstColumn="0" w:lastColumn="0" w:oddVBand="0" w:evenVBand="0" w:oddHBand="1" w:evenHBand="0" w:firstRowFirstColumn="0" w:firstRowLastColumn="0" w:lastRowFirstColumn="0" w:lastRowLastColumn="0"/>
                </w:pPr>
              </w:pPrChange>
            </w:pPr>
          </w:p>
        </w:tc>
      </w:tr>
      <w:tr w:rsidR="007D7C8D" w:rsidRPr="005F1C32" w14:paraId="42A8462A" w14:textId="77777777" w:rsidTr="00D97733">
        <w:tc>
          <w:tcPr>
            <w:cnfStyle w:val="001000000000" w:firstRow="0" w:lastRow="0" w:firstColumn="1" w:lastColumn="0" w:oddVBand="0" w:evenVBand="0" w:oddHBand="0" w:evenHBand="0" w:firstRowFirstColumn="0" w:firstRowLastColumn="0" w:lastRowFirstColumn="0" w:lastRowLastColumn="0"/>
            <w:tcW w:w="1986" w:type="dxa"/>
          </w:tcPr>
          <w:p w14:paraId="46FAB7E7" w14:textId="336B54B3" w:rsidR="00D97733" w:rsidRPr="005F1C32" w:rsidRDefault="00D97733">
            <w:pPr>
              <w:rPr>
                <w:rFonts w:cstheme="minorHAnsi"/>
                <w:sz w:val="23"/>
                <w:szCs w:val="23"/>
                <w:rPrChange w:id="3334" w:author="Menhorn Timo" w:date="2020-05-27T07:06:00Z">
                  <w:rPr>
                    <w:rFonts w:asciiTheme="majorHAnsi" w:hAnsiTheme="majorHAnsi" w:cstheme="majorHAnsi"/>
                    <w:sz w:val="23"/>
                    <w:szCs w:val="23"/>
                  </w:rPr>
                </w:rPrChange>
              </w:rPr>
              <w:pPrChange w:id="3335" w:author="Unknown" w:date="2020-05-27T07:14:00Z">
                <w:pPr>
                  <w:jc w:val="both"/>
                </w:pPr>
              </w:pPrChange>
            </w:pPr>
            <w:r w:rsidRPr="005F1C32">
              <w:rPr>
                <w:rFonts w:cstheme="minorHAnsi"/>
                <w:sz w:val="23"/>
                <w:szCs w:val="23"/>
                <w:rPrChange w:id="3336" w:author="Menhorn Timo" w:date="2020-05-27T07:06:00Z">
                  <w:rPr>
                    <w:rFonts w:asciiTheme="majorHAnsi" w:hAnsiTheme="majorHAnsi" w:cstheme="majorHAnsi"/>
                    <w:sz w:val="23"/>
                    <w:szCs w:val="23"/>
                  </w:rPr>
                </w:rPrChange>
              </w:rPr>
              <w:t>Gesamt</w:t>
            </w:r>
          </w:p>
        </w:tc>
        <w:tc>
          <w:tcPr>
            <w:tcW w:w="2213" w:type="dxa"/>
          </w:tcPr>
          <w:p w14:paraId="1B6DF77B" w14:textId="77777777"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rFonts w:cstheme="minorHAnsi"/>
                <w:sz w:val="23"/>
                <w:szCs w:val="23"/>
                <w:rPrChange w:id="3337" w:author="Menhorn Timo" w:date="2020-05-27T07:06:00Z">
                  <w:rPr>
                    <w:rFonts w:asciiTheme="majorHAnsi" w:hAnsiTheme="majorHAnsi" w:cstheme="majorHAnsi"/>
                    <w:sz w:val="23"/>
                    <w:szCs w:val="23"/>
                  </w:rPr>
                </w:rPrChange>
              </w:rPr>
              <w:pPrChange w:id="3338"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p>
        </w:tc>
        <w:tc>
          <w:tcPr>
            <w:tcW w:w="1807" w:type="dxa"/>
          </w:tcPr>
          <w:p w14:paraId="64BBE600" w14:textId="77777777"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rFonts w:cstheme="minorHAnsi"/>
                <w:sz w:val="23"/>
                <w:szCs w:val="23"/>
                <w:rPrChange w:id="3339" w:author="Menhorn Timo" w:date="2020-05-27T07:06:00Z">
                  <w:rPr>
                    <w:rFonts w:asciiTheme="majorHAnsi" w:hAnsiTheme="majorHAnsi" w:cstheme="majorHAnsi"/>
                    <w:sz w:val="23"/>
                    <w:szCs w:val="23"/>
                  </w:rPr>
                </w:rPrChange>
              </w:rPr>
              <w:pPrChange w:id="3340"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p>
        </w:tc>
        <w:tc>
          <w:tcPr>
            <w:tcW w:w="1412" w:type="dxa"/>
          </w:tcPr>
          <w:p w14:paraId="7E356B26" w14:textId="77777777"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ins w:id="3341" w:author="Menhorn Timo" w:date="2020-05-26T15:16:00Z"/>
                <w:rFonts w:cstheme="minorHAnsi"/>
                <w:sz w:val="23"/>
                <w:szCs w:val="23"/>
                <w:rPrChange w:id="3342" w:author="Menhorn Timo" w:date="2020-05-27T07:06:00Z">
                  <w:rPr>
                    <w:ins w:id="3343" w:author="Menhorn Timo" w:date="2020-05-26T15:16:00Z"/>
                    <w:rFonts w:asciiTheme="majorHAnsi" w:hAnsiTheme="majorHAnsi" w:cstheme="majorHAnsi"/>
                    <w:sz w:val="23"/>
                    <w:szCs w:val="23"/>
                  </w:rPr>
                </w:rPrChange>
              </w:rPr>
              <w:pPrChange w:id="3344"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p>
        </w:tc>
        <w:tc>
          <w:tcPr>
            <w:tcW w:w="1644" w:type="dxa"/>
          </w:tcPr>
          <w:p w14:paraId="1773704F" w14:textId="16EA5637" w:rsidR="00D97733" w:rsidRPr="005F1C32" w:rsidRDefault="00D97733">
            <w:pPr>
              <w:jc w:val="right"/>
              <w:cnfStyle w:val="000000000000" w:firstRow="0" w:lastRow="0" w:firstColumn="0" w:lastColumn="0" w:oddVBand="0" w:evenVBand="0" w:oddHBand="0" w:evenHBand="0" w:firstRowFirstColumn="0" w:firstRowLastColumn="0" w:lastRowFirstColumn="0" w:lastRowLastColumn="0"/>
              <w:rPr>
                <w:rFonts w:cstheme="minorHAnsi"/>
                <w:sz w:val="23"/>
                <w:szCs w:val="23"/>
                <w:rPrChange w:id="3345" w:author="Menhorn Timo" w:date="2020-05-27T07:06:00Z">
                  <w:rPr>
                    <w:rFonts w:asciiTheme="majorHAnsi" w:hAnsiTheme="majorHAnsi" w:cstheme="majorHAnsi"/>
                    <w:sz w:val="23"/>
                    <w:szCs w:val="23"/>
                  </w:rPr>
                </w:rPrChange>
              </w:rPr>
              <w:pPrChange w:id="3346" w:author="Unknown" w:date="2020-05-27T07:14:00Z">
                <w:pPr>
                  <w:jc w:val="both"/>
                  <w:cnfStyle w:val="000000000000" w:firstRow="0" w:lastRow="0" w:firstColumn="0" w:lastColumn="0" w:oddVBand="0" w:evenVBand="0" w:oddHBand="0" w:evenHBand="0" w:firstRowFirstColumn="0" w:firstRowLastColumn="0" w:lastRowFirstColumn="0" w:lastRowLastColumn="0"/>
                </w:pPr>
              </w:pPrChange>
            </w:pPr>
            <w:del w:id="3347" w:author="Menhorn Timo" w:date="2020-05-26T15:22:00Z">
              <w:r w:rsidRPr="005F1C32" w:rsidDel="007D7C8D">
                <w:rPr>
                  <w:rFonts w:cstheme="minorHAnsi"/>
                  <w:sz w:val="23"/>
                  <w:szCs w:val="23"/>
                  <w:rPrChange w:id="3348" w:author="Menhorn Timo" w:date="2020-05-27T07:06:00Z">
                    <w:rPr>
                      <w:rFonts w:asciiTheme="majorHAnsi" w:hAnsiTheme="majorHAnsi" w:cstheme="majorHAnsi"/>
                      <w:sz w:val="23"/>
                      <w:szCs w:val="23"/>
                    </w:rPr>
                  </w:rPrChange>
                </w:rPr>
                <w:delText>1140</w:delText>
              </w:r>
            </w:del>
            <w:ins w:id="3349" w:author="Menhorn Timo" w:date="2020-05-26T15:22:00Z">
              <w:r w:rsidR="007D7C8D" w:rsidRPr="005F1C32">
                <w:rPr>
                  <w:rFonts w:cstheme="minorHAnsi"/>
                  <w:sz w:val="23"/>
                  <w:szCs w:val="23"/>
                  <w:rPrChange w:id="3350" w:author="Menhorn Timo" w:date="2020-05-27T07:06:00Z">
                    <w:rPr>
                      <w:rFonts w:asciiTheme="majorHAnsi" w:hAnsiTheme="majorHAnsi" w:cstheme="majorHAnsi"/>
                      <w:sz w:val="23"/>
                      <w:szCs w:val="23"/>
                    </w:rPr>
                  </w:rPrChange>
                </w:rPr>
                <w:t>1350</w:t>
              </w:r>
            </w:ins>
          </w:p>
        </w:tc>
      </w:tr>
    </w:tbl>
    <w:p w14:paraId="55270079" w14:textId="77777777" w:rsidR="00CC0AB8" w:rsidRPr="005F1C32" w:rsidRDefault="00CC0AB8" w:rsidP="002145EE">
      <w:pPr>
        <w:jc w:val="both"/>
        <w:rPr>
          <w:rFonts w:cstheme="minorHAnsi"/>
          <w:sz w:val="23"/>
          <w:szCs w:val="23"/>
          <w:rPrChange w:id="3351" w:author="Menhorn Timo" w:date="2020-05-27T07:06:00Z">
            <w:rPr>
              <w:rFonts w:asciiTheme="majorHAnsi" w:hAnsiTheme="majorHAnsi" w:cstheme="majorHAnsi"/>
              <w:sz w:val="23"/>
              <w:szCs w:val="23"/>
            </w:rPr>
          </w:rPrChange>
        </w:rPr>
      </w:pPr>
    </w:p>
    <w:p w14:paraId="3087235C" w14:textId="1F7D04A7" w:rsidR="0077004C" w:rsidRPr="005F1C32" w:rsidDel="00617555" w:rsidRDefault="0077004C" w:rsidP="002145EE">
      <w:pPr>
        <w:pStyle w:val="berschrift1"/>
        <w:rPr>
          <w:del w:id="3352" w:author="Menhorn Timo" w:date="2020-05-27T13:04:00Z"/>
          <w:rFonts w:asciiTheme="minorHAnsi" w:hAnsiTheme="minorHAnsi" w:cstheme="minorHAnsi"/>
          <w:rPrChange w:id="3353" w:author="Menhorn Timo" w:date="2020-05-27T07:06:00Z">
            <w:rPr>
              <w:del w:id="3354" w:author="Menhorn Timo" w:date="2020-05-27T13:04:00Z"/>
            </w:rPr>
          </w:rPrChange>
        </w:rPr>
      </w:pPr>
      <w:del w:id="3355" w:author="Menhorn Timo" w:date="2020-05-27T13:04:00Z">
        <w:r w:rsidRPr="005F1C32" w:rsidDel="00617555">
          <w:rPr>
            <w:rFonts w:asciiTheme="minorHAnsi" w:hAnsiTheme="minorHAnsi" w:cstheme="minorHAnsi"/>
            <w:rPrChange w:id="3356" w:author="Menhorn Timo" w:date="2020-05-27T07:06:00Z">
              <w:rPr/>
            </w:rPrChange>
          </w:rPr>
          <w:delText>Realisierung</w:delText>
        </w:r>
        <w:bookmarkStart w:id="3357" w:name="_Toc41477481"/>
        <w:bookmarkStart w:id="3358" w:name="_Toc41477575"/>
        <w:bookmarkStart w:id="3359" w:name="_Toc41487099"/>
        <w:bookmarkStart w:id="3360" w:name="_Toc41487574"/>
        <w:bookmarkStart w:id="3361" w:name="_Toc41488406"/>
        <w:bookmarkStart w:id="3362" w:name="_Toc41553103"/>
        <w:bookmarkStart w:id="3363" w:name="_Toc41553529"/>
        <w:bookmarkStart w:id="3364" w:name="_Toc41555134"/>
        <w:bookmarkEnd w:id="3357"/>
        <w:bookmarkEnd w:id="3358"/>
        <w:bookmarkEnd w:id="3359"/>
        <w:bookmarkEnd w:id="3360"/>
        <w:bookmarkEnd w:id="3361"/>
        <w:bookmarkEnd w:id="3362"/>
        <w:bookmarkEnd w:id="3363"/>
        <w:bookmarkEnd w:id="3364"/>
      </w:del>
    </w:p>
    <w:p w14:paraId="5DFB15FE" w14:textId="21F8497B" w:rsidR="008C395D" w:rsidRPr="009F5A82" w:rsidDel="004A0000" w:rsidRDefault="00DC32E3" w:rsidP="002145EE">
      <w:pPr>
        <w:keepNext/>
        <w:jc w:val="both"/>
        <w:rPr>
          <w:del w:id="3365" w:author="Menhorn Timo" w:date="2020-05-27T09:39:00Z"/>
          <w:rFonts w:cstheme="minorHAnsi"/>
        </w:rPr>
      </w:pPr>
      <w:del w:id="3366" w:author="Menhorn Timo" w:date="2020-05-27T13:04:00Z">
        <w:r w:rsidRPr="009F5A82" w:rsidDel="00617555">
          <w:rPr>
            <w:rFonts w:cstheme="minorHAnsi"/>
            <w:noProof/>
          </w:rPr>
          <w:drawing>
            <wp:inline distT="0" distB="0" distL="0" distR="0" wp14:anchorId="3540E535" wp14:editId="3C47F460">
              <wp:extent cx="5760720" cy="4341495"/>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41495"/>
                      </a:xfrm>
                      <a:prstGeom prst="rect">
                        <a:avLst/>
                      </a:prstGeom>
                    </pic:spPr>
                  </pic:pic>
                </a:graphicData>
              </a:graphic>
            </wp:inline>
          </w:drawing>
        </w:r>
      </w:del>
      <w:bookmarkStart w:id="3367" w:name="_Toc41477482"/>
      <w:bookmarkStart w:id="3368" w:name="_Toc41477576"/>
      <w:bookmarkStart w:id="3369" w:name="_Toc41487100"/>
      <w:bookmarkStart w:id="3370" w:name="_Toc41487575"/>
      <w:bookmarkStart w:id="3371" w:name="_Toc41488407"/>
      <w:bookmarkStart w:id="3372" w:name="_Toc41553104"/>
      <w:bookmarkStart w:id="3373" w:name="_Toc41553530"/>
      <w:bookmarkStart w:id="3374" w:name="_Toc41555135"/>
      <w:bookmarkEnd w:id="3367"/>
      <w:bookmarkEnd w:id="3368"/>
      <w:bookmarkEnd w:id="3369"/>
      <w:bookmarkEnd w:id="3370"/>
      <w:bookmarkEnd w:id="3371"/>
      <w:bookmarkEnd w:id="3372"/>
      <w:bookmarkEnd w:id="3373"/>
      <w:bookmarkEnd w:id="3374"/>
    </w:p>
    <w:p w14:paraId="6581CEBA" w14:textId="364C79E6" w:rsidR="00976274" w:rsidRPr="005F1C32" w:rsidDel="004D0BFD" w:rsidRDefault="008C395D" w:rsidP="006063B5">
      <w:pPr>
        <w:pStyle w:val="Beschriftung"/>
        <w:jc w:val="both"/>
        <w:rPr>
          <w:del w:id="3375" w:author="Menhorn Timo" w:date="2020-05-26T14:03:00Z"/>
          <w:rFonts w:cstheme="minorHAnsi"/>
          <w:rPrChange w:id="3376" w:author="Menhorn Timo" w:date="2020-05-27T07:06:00Z">
            <w:rPr>
              <w:del w:id="3377" w:author="Menhorn Timo" w:date="2020-05-26T14:03:00Z"/>
            </w:rPr>
          </w:rPrChange>
        </w:rPr>
      </w:pPr>
      <w:bookmarkStart w:id="3378" w:name="_Toc40095127"/>
      <w:del w:id="3379" w:author="Menhorn Timo" w:date="2020-05-26T14:03:00Z">
        <w:r w:rsidRPr="00687C15" w:rsidDel="004D0BFD">
          <w:rPr>
            <w:rFonts w:cstheme="minorHAnsi"/>
          </w:rPr>
          <w:delText xml:space="preserve">Abbildung </w:delText>
        </w:r>
      </w:del>
      <w:del w:id="3380" w:author="Menhorn Timo" w:date="2020-05-26T13:31:00Z">
        <w:r w:rsidR="00A530CB" w:rsidRPr="005F1C32" w:rsidDel="00D9257B">
          <w:rPr>
            <w:rFonts w:cstheme="minorHAnsi"/>
            <w:i w:val="0"/>
            <w:iCs w:val="0"/>
            <w:rPrChange w:id="3381" w:author="Menhorn Timo" w:date="2020-05-27T07:06:00Z">
              <w:rPr>
                <w:i w:val="0"/>
                <w:iCs w:val="0"/>
              </w:rPr>
            </w:rPrChange>
          </w:rPr>
          <w:fldChar w:fldCharType="begin"/>
        </w:r>
        <w:r w:rsidR="00A530CB" w:rsidRPr="005F1C32" w:rsidDel="00D9257B">
          <w:rPr>
            <w:rFonts w:cstheme="minorHAnsi"/>
            <w:rPrChange w:id="3382" w:author="Menhorn Timo" w:date="2020-05-27T07:06:00Z">
              <w:rPr/>
            </w:rPrChange>
          </w:rPr>
          <w:delInstrText xml:space="preserve"> SEQ Abbildung \* ARABIC </w:delInstrText>
        </w:r>
        <w:r w:rsidR="00A530CB" w:rsidRPr="005F1C32" w:rsidDel="00D9257B">
          <w:rPr>
            <w:rFonts w:cstheme="minorHAnsi"/>
            <w:i w:val="0"/>
            <w:iCs w:val="0"/>
            <w:rPrChange w:id="3383" w:author="Menhorn Timo" w:date="2020-05-27T07:06:00Z">
              <w:rPr>
                <w:i w:val="0"/>
                <w:iCs w:val="0"/>
                <w:noProof/>
              </w:rPr>
            </w:rPrChange>
          </w:rPr>
          <w:fldChar w:fldCharType="separate"/>
        </w:r>
        <w:r w:rsidR="00E3775A" w:rsidRPr="005F1C32" w:rsidDel="00D9257B">
          <w:rPr>
            <w:rFonts w:cstheme="minorHAnsi"/>
            <w:noProof/>
            <w:rPrChange w:id="3384" w:author="Menhorn Timo" w:date="2020-05-27T07:06:00Z">
              <w:rPr>
                <w:noProof/>
              </w:rPr>
            </w:rPrChange>
          </w:rPr>
          <w:delText>8</w:delText>
        </w:r>
        <w:r w:rsidR="00A530CB" w:rsidRPr="005F1C32" w:rsidDel="00D9257B">
          <w:rPr>
            <w:rFonts w:cstheme="minorHAnsi"/>
            <w:i w:val="0"/>
            <w:iCs w:val="0"/>
            <w:noProof/>
            <w:rPrChange w:id="3385" w:author="Menhorn Timo" w:date="2020-05-27T07:06:00Z">
              <w:rPr>
                <w:i w:val="0"/>
                <w:iCs w:val="0"/>
                <w:noProof/>
              </w:rPr>
            </w:rPrChange>
          </w:rPr>
          <w:fldChar w:fldCharType="end"/>
        </w:r>
      </w:del>
      <w:del w:id="3386" w:author="Menhorn Timo" w:date="2020-05-26T14:03:00Z">
        <w:r w:rsidRPr="005F1C32" w:rsidDel="004D0BFD">
          <w:rPr>
            <w:rFonts w:cstheme="minorHAnsi"/>
            <w:rPrChange w:id="3387" w:author="Menhorn Timo" w:date="2020-05-27T07:06:00Z">
              <w:rPr/>
            </w:rPrChange>
          </w:rPr>
          <w:delText>: Ablaufdiagramm Genehmigungsprozess</w:delText>
        </w:r>
        <w:bookmarkStart w:id="3388" w:name="_Toc41477483"/>
        <w:bookmarkStart w:id="3389" w:name="_Toc41477577"/>
        <w:bookmarkStart w:id="3390" w:name="_Toc41487101"/>
        <w:bookmarkStart w:id="3391" w:name="_Toc41487576"/>
        <w:bookmarkStart w:id="3392" w:name="_Toc41488408"/>
        <w:bookmarkStart w:id="3393" w:name="_Toc41553105"/>
        <w:bookmarkStart w:id="3394" w:name="_Toc41553531"/>
        <w:bookmarkStart w:id="3395" w:name="_Toc41555136"/>
        <w:bookmarkEnd w:id="3378"/>
        <w:bookmarkEnd w:id="3388"/>
        <w:bookmarkEnd w:id="3389"/>
        <w:bookmarkEnd w:id="3390"/>
        <w:bookmarkEnd w:id="3391"/>
        <w:bookmarkEnd w:id="3392"/>
        <w:bookmarkEnd w:id="3393"/>
        <w:bookmarkEnd w:id="3394"/>
        <w:bookmarkEnd w:id="3395"/>
      </w:del>
    </w:p>
    <w:p w14:paraId="14B4DDC5" w14:textId="1176D2E4" w:rsidR="00BC04B1" w:rsidRPr="005F1C32" w:rsidDel="004A0000" w:rsidRDefault="00FC505D">
      <w:pPr>
        <w:pStyle w:val="Beschriftung"/>
        <w:jc w:val="both"/>
        <w:rPr>
          <w:del w:id="3396" w:author="Menhorn Timo" w:date="2020-05-27T09:39:00Z"/>
          <w:rFonts w:cstheme="minorHAnsi"/>
          <w:sz w:val="23"/>
          <w:szCs w:val="23"/>
          <w:rPrChange w:id="3397" w:author="Menhorn Timo" w:date="2020-05-27T07:06:00Z">
            <w:rPr>
              <w:del w:id="3398" w:author="Menhorn Timo" w:date="2020-05-27T09:39:00Z"/>
              <w:rFonts w:asciiTheme="majorHAnsi" w:hAnsiTheme="majorHAnsi" w:cstheme="majorHAnsi"/>
              <w:sz w:val="23"/>
              <w:szCs w:val="23"/>
            </w:rPr>
          </w:rPrChange>
        </w:rPr>
        <w:pPrChange w:id="3399" w:author="Menhorn Timo" w:date="2020-05-26T12:26:00Z">
          <w:pPr>
            <w:jc w:val="both"/>
          </w:pPr>
        </w:pPrChange>
      </w:pPr>
      <w:del w:id="3400" w:author="Menhorn Timo" w:date="2020-05-27T13:04:00Z">
        <w:r w:rsidRPr="005F1C32" w:rsidDel="00617555">
          <w:rPr>
            <w:rFonts w:cstheme="minorHAnsi"/>
            <w:sz w:val="23"/>
            <w:szCs w:val="23"/>
            <w:rPrChange w:id="3401" w:author="Menhorn Timo" w:date="2020-05-27T07:06:00Z">
              <w:rPr>
                <w:rFonts w:asciiTheme="majorHAnsi" w:hAnsiTheme="majorHAnsi" w:cstheme="majorHAnsi"/>
                <w:sz w:val="23"/>
                <w:szCs w:val="23"/>
              </w:rPr>
            </w:rPrChange>
          </w:rPr>
          <w:delText>Da das dynamische generieren der Material Komponenten bei diesem Projekt sehr wichtig war, wurde während der Realisierung stark darauf geachtet Komponenten wiederverwendbar zu schreiben.</w:delText>
        </w:r>
        <w:r w:rsidR="00D4139A" w:rsidRPr="005F1C32" w:rsidDel="00617555">
          <w:rPr>
            <w:rFonts w:cstheme="minorHAnsi"/>
            <w:sz w:val="23"/>
            <w:szCs w:val="23"/>
            <w:rPrChange w:id="3402" w:author="Menhorn Timo" w:date="2020-05-27T07:06:00Z">
              <w:rPr>
                <w:rFonts w:asciiTheme="majorHAnsi" w:hAnsiTheme="majorHAnsi" w:cstheme="majorHAnsi"/>
                <w:sz w:val="23"/>
                <w:szCs w:val="23"/>
              </w:rPr>
            </w:rPrChange>
          </w:rPr>
          <w:delText xml:space="preserve"> </w:delText>
        </w:r>
      </w:del>
      <w:bookmarkStart w:id="3403" w:name="_Toc41477484"/>
      <w:bookmarkStart w:id="3404" w:name="_Toc41477578"/>
      <w:bookmarkStart w:id="3405" w:name="_Toc41487102"/>
      <w:bookmarkStart w:id="3406" w:name="_Toc41487577"/>
      <w:bookmarkStart w:id="3407" w:name="_Toc41488409"/>
      <w:bookmarkStart w:id="3408" w:name="_Toc41553106"/>
      <w:bookmarkStart w:id="3409" w:name="_Toc41553532"/>
      <w:bookmarkStart w:id="3410" w:name="_Toc41555137"/>
      <w:bookmarkEnd w:id="3403"/>
      <w:bookmarkEnd w:id="3404"/>
      <w:bookmarkEnd w:id="3405"/>
      <w:bookmarkEnd w:id="3406"/>
      <w:bookmarkEnd w:id="3407"/>
      <w:bookmarkEnd w:id="3408"/>
      <w:bookmarkEnd w:id="3409"/>
      <w:bookmarkEnd w:id="3410"/>
    </w:p>
    <w:p w14:paraId="5B1D51B7" w14:textId="3487D980" w:rsidR="00E3775A" w:rsidRPr="009F5A82" w:rsidDel="00617555" w:rsidRDefault="00976274" w:rsidP="00E3775A">
      <w:pPr>
        <w:keepNext/>
        <w:jc w:val="both"/>
        <w:rPr>
          <w:del w:id="3411" w:author="Menhorn Timo" w:date="2020-05-27T13:04:00Z"/>
          <w:rFonts w:cstheme="minorHAnsi"/>
        </w:rPr>
      </w:pPr>
      <w:del w:id="3412" w:author="Menhorn Timo" w:date="2020-05-27T13:04:00Z">
        <w:r w:rsidRPr="009F5A82" w:rsidDel="00617555">
          <w:rPr>
            <w:rFonts w:cstheme="minorHAnsi"/>
            <w:noProof/>
          </w:rPr>
          <w:drawing>
            <wp:inline distT="0" distB="0" distL="0" distR="0" wp14:anchorId="2FD5B1A2" wp14:editId="5375CA87">
              <wp:extent cx="5760720" cy="3428365"/>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28365"/>
                      </a:xfrm>
                      <a:prstGeom prst="rect">
                        <a:avLst/>
                      </a:prstGeom>
                    </pic:spPr>
                  </pic:pic>
                </a:graphicData>
              </a:graphic>
            </wp:inline>
          </w:drawing>
        </w:r>
        <w:bookmarkStart w:id="3413" w:name="_Toc40095128"/>
        <w:bookmarkStart w:id="3414" w:name="_Toc41477485"/>
        <w:bookmarkStart w:id="3415" w:name="_Toc41477579"/>
        <w:bookmarkStart w:id="3416" w:name="_Toc41487103"/>
        <w:bookmarkStart w:id="3417" w:name="_Toc41487578"/>
        <w:bookmarkStart w:id="3418" w:name="_Toc41488410"/>
        <w:bookmarkStart w:id="3419" w:name="_Toc41553107"/>
        <w:bookmarkStart w:id="3420" w:name="_Toc41553533"/>
        <w:bookmarkStart w:id="3421" w:name="_Toc41555138"/>
        <w:bookmarkEnd w:id="3414"/>
        <w:bookmarkEnd w:id="3415"/>
        <w:bookmarkEnd w:id="3416"/>
        <w:bookmarkEnd w:id="3417"/>
        <w:bookmarkEnd w:id="3418"/>
        <w:bookmarkEnd w:id="3419"/>
        <w:bookmarkEnd w:id="3420"/>
        <w:bookmarkEnd w:id="3421"/>
      </w:del>
    </w:p>
    <w:p w14:paraId="1459CEAD" w14:textId="4CDCBBC7" w:rsidR="00976274" w:rsidRPr="009F5A82" w:rsidDel="00617555" w:rsidRDefault="00E3775A" w:rsidP="00E3775A">
      <w:pPr>
        <w:pStyle w:val="Beschriftung"/>
        <w:jc w:val="both"/>
        <w:rPr>
          <w:del w:id="3422" w:author="Menhorn Timo" w:date="2020-05-27T13:04:00Z"/>
          <w:rFonts w:cstheme="minorHAnsi"/>
        </w:rPr>
      </w:pPr>
      <w:del w:id="3423" w:author="Menhorn Timo" w:date="2020-05-26T14:09:00Z">
        <w:r w:rsidRPr="00687C15" w:rsidDel="0057410E">
          <w:rPr>
            <w:rFonts w:cstheme="minorHAnsi"/>
          </w:rPr>
          <w:delText xml:space="preserve">Abbildung </w:delText>
        </w:r>
        <w:r w:rsidR="00A530CB" w:rsidRPr="005F1C32" w:rsidDel="0057410E">
          <w:rPr>
            <w:rFonts w:cstheme="minorHAnsi"/>
            <w:rPrChange w:id="3424" w:author="Menhorn Timo" w:date="2020-05-27T07:06:00Z">
              <w:rPr/>
            </w:rPrChange>
          </w:rPr>
          <w:fldChar w:fldCharType="begin"/>
        </w:r>
        <w:r w:rsidR="00A530CB" w:rsidRPr="005F1C32" w:rsidDel="0057410E">
          <w:rPr>
            <w:rFonts w:cstheme="minorHAnsi"/>
            <w:rPrChange w:id="3425" w:author="Menhorn Timo" w:date="2020-05-27T07:06:00Z">
              <w:rPr/>
            </w:rPrChange>
          </w:rPr>
          <w:delInstrText xml:space="preserve"> SEQ Abbildung \* ARABIC </w:delInstrText>
        </w:r>
        <w:r w:rsidR="00A530CB" w:rsidRPr="005F1C32" w:rsidDel="0057410E">
          <w:rPr>
            <w:rFonts w:cstheme="minorHAnsi"/>
            <w:rPrChange w:id="3426" w:author="Menhorn Timo" w:date="2020-05-27T07:06:00Z">
              <w:rPr>
                <w:noProof/>
              </w:rPr>
            </w:rPrChange>
          </w:rPr>
          <w:fldChar w:fldCharType="separate"/>
        </w:r>
        <w:r w:rsidRPr="005F1C32" w:rsidDel="0057410E">
          <w:rPr>
            <w:rFonts w:cstheme="minorHAnsi"/>
            <w:noProof/>
            <w:rPrChange w:id="3427" w:author="Menhorn Timo" w:date="2020-05-27T07:06:00Z">
              <w:rPr>
                <w:noProof/>
              </w:rPr>
            </w:rPrChange>
          </w:rPr>
          <w:delText>9</w:delText>
        </w:r>
        <w:r w:rsidR="00A530CB" w:rsidRPr="005F1C32" w:rsidDel="0057410E">
          <w:rPr>
            <w:rFonts w:cstheme="minorHAnsi"/>
            <w:noProof/>
            <w:rPrChange w:id="3428" w:author="Menhorn Timo" w:date="2020-05-27T07:06:00Z">
              <w:rPr>
                <w:noProof/>
              </w:rPr>
            </w:rPrChange>
          </w:rPr>
          <w:fldChar w:fldCharType="end"/>
        </w:r>
        <w:r w:rsidRPr="005F1C32" w:rsidDel="0057410E">
          <w:rPr>
            <w:rFonts w:cstheme="minorHAnsi"/>
            <w:rPrChange w:id="3429" w:author="Menhorn Timo" w:date="2020-05-27T07:06:00Z">
              <w:rPr/>
            </w:rPrChange>
          </w:rPr>
          <w:delText>: JSON Beispiel für Home</w:delText>
        </w:r>
      </w:del>
      <w:del w:id="3430" w:author="Menhorn Timo" w:date="2020-05-27T13:04:00Z">
        <w:r w:rsidR="008E0048" w:rsidRPr="005F1C32" w:rsidDel="00617555">
          <w:rPr>
            <w:rFonts w:cstheme="minorHAnsi"/>
            <w:noProof/>
            <w:sz w:val="23"/>
            <w:szCs w:val="23"/>
            <w:rPrChange w:id="3431" w:author="Menhorn Timo" w:date="2020-05-27T07:06:00Z">
              <w:rPr>
                <w:rFonts w:asciiTheme="majorHAnsi" w:hAnsiTheme="majorHAnsi" w:cstheme="majorHAnsi"/>
                <w:noProof/>
                <w:sz w:val="23"/>
                <w:szCs w:val="23"/>
              </w:rPr>
            </w:rPrChange>
          </w:rPr>
          <w:drawing>
            <wp:anchor distT="0" distB="0" distL="114300" distR="114300" simplePos="0" relativeHeight="251668480" behindDoc="0" locked="0" layoutInCell="1" allowOverlap="1" wp14:anchorId="6D7399BF" wp14:editId="69F3ED49">
              <wp:simplePos x="0" y="0"/>
              <wp:positionH relativeFrom="margin">
                <wp:align>right</wp:align>
              </wp:positionH>
              <wp:positionV relativeFrom="paragraph">
                <wp:posOffset>397972</wp:posOffset>
              </wp:positionV>
              <wp:extent cx="5749290" cy="3470910"/>
              <wp:effectExtent l="0" t="0" r="381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9290" cy="3470910"/>
                      </a:xfrm>
                      <a:prstGeom prst="rect">
                        <a:avLst/>
                      </a:prstGeom>
                    </pic:spPr>
                  </pic:pic>
                </a:graphicData>
              </a:graphic>
              <wp14:sizeRelH relativeFrom="margin">
                <wp14:pctWidth>0</wp14:pctWidth>
              </wp14:sizeRelH>
              <wp14:sizeRelV relativeFrom="margin">
                <wp14:pctHeight>0</wp14:pctHeight>
              </wp14:sizeRelV>
            </wp:anchor>
          </w:drawing>
        </w:r>
        <w:r w:rsidRPr="009F5A82" w:rsidDel="00617555">
          <w:rPr>
            <w:rFonts w:cstheme="minorHAnsi"/>
            <w:noProof/>
          </w:rPr>
          <w:delText xml:space="preserve"> </w:delText>
        </w:r>
      </w:del>
      <w:del w:id="3432" w:author="Menhorn Timo" w:date="2020-05-26T14:11:00Z">
        <w:r w:rsidR="008C395D" w:rsidRPr="005F1C32" w:rsidDel="0057410E">
          <w:rPr>
            <w:rFonts w:cstheme="minorHAnsi"/>
            <w:noProof/>
            <w:rPrChange w:id="3433" w:author="Menhorn Timo" w:date="2020-05-27T07:06:00Z">
              <w:rPr>
                <w:noProof/>
              </w:rPr>
            </w:rPrChange>
          </w:rPr>
          <mc:AlternateContent>
            <mc:Choice Requires="wps">
              <w:drawing>
                <wp:anchor distT="0" distB="0" distL="114300" distR="114300" simplePos="0" relativeHeight="251670528" behindDoc="0" locked="0" layoutInCell="1" allowOverlap="1" wp14:anchorId="00E8C781" wp14:editId="0B30A527">
                  <wp:simplePos x="0" y="0"/>
                  <wp:positionH relativeFrom="column">
                    <wp:posOffset>7620</wp:posOffset>
                  </wp:positionH>
                  <wp:positionV relativeFrom="paragraph">
                    <wp:posOffset>3926205</wp:posOffset>
                  </wp:positionV>
                  <wp:extent cx="5749290" cy="635"/>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14:paraId="7722E5C8" w14:textId="14832CF2" w:rsidR="00435030" w:rsidRPr="00A731B1" w:rsidRDefault="00435030" w:rsidP="008C395D">
                              <w:pPr>
                                <w:pStyle w:val="Beschriftung"/>
                                <w:rPr>
                                  <w:rFonts w:asciiTheme="majorHAnsi" w:hAnsiTheme="majorHAnsi" w:cstheme="majorHAnsi"/>
                                  <w:noProof/>
                                  <w:sz w:val="23"/>
                                  <w:szCs w:val="23"/>
                                </w:rPr>
                              </w:pPr>
                              <w:bookmarkStart w:id="3434" w:name="_Toc40095129"/>
                              <w:del w:id="3435" w:author="Menhorn Timo" w:date="2020-05-26T14:11:00Z">
                                <w:r w:rsidDel="0057410E">
                                  <w:delText xml:space="preserve">Abbildung </w:delText>
                                </w:r>
                                <w:r w:rsidDel="0057410E">
                                  <w:fldChar w:fldCharType="begin"/>
                                </w:r>
                                <w:r w:rsidDel="0057410E">
                                  <w:delInstrText xml:space="preserve"> SEQ Abbildung \* ARABIC </w:delInstrText>
                                </w:r>
                                <w:r w:rsidDel="0057410E">
                                  <w:fldChar w:fldCharType="separate"/>
                                </w:r>
                                <w:r w:rsidDel="0057410E">
                                  <w:rPr>
                                    <w:noProof/>
                                  </w:rPr>
                                  <w:delText>1</w:delText>
                                </w:r>
                              </w:del>
                              <w:del w:id="3436" w:author="Menhorn Timo" w:date="2020-05-26T13:31:00Z">
                                <w:r w:rsidDel="00D9257B">
                                  <w:rPr>
                                    <w:noProof/>
                                  </w:rPr>
                                  <w:delText>1</w:delText>
                                </w:r>
                              </w:del>
                              <w:del w:id="3437" w:author="Menhorn Timo" w:date="2020-05-26T14:11:00Z">
                                <w:r w:rsidDel="0057410E">
                                  <w:rPr>
                                    <w:noProof/>
                                  </w:rPr>
                                  <w:fldChar w:fldCharType="end"/>
                                </w:r>
                                <w:r w:rsidDel="0057410E">
                                  <w:delText>: HTML Beispiel für Home</w:delText>
                                </w:r>
                              </w:del>
                              <w:bookmarkEnd w:id="3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8C781" id="Textfeld 31" o:spid="_x0000_s1028" type="#_x0000_t202" style="position:absolute;left:0;text-align:left;margin-left:.6pt;margin-top:309.15pt;width:452.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" stroked="f">
                  <v:textbox style="mso-fit-shape-to-text:t" inset="0,0,0,0">
                    <w:txbxContent>
                      <w:p w14:paraId="7722E5C8" w14:textId="14832CF2" w:rsidR="00435030" w:rsidRPr="00A731B1" w:rsidRDefault="00435030" w:rsidP="008C395D">
                        <w:pPr>
                          <w:pStyle w:val="Beschriftung"/>
                          <w:rPr>
                            <w:rFonts w:asciiTheme="majorHAnsi" w:hAnsiTheme="majorHAnsi" w:cstheme="majorHAnsi"/>
                            <w:noProof/>
                            <w:sz w:val="23"/>
                            <w:szCs w:val="23"/>
                          </w:rPr>
                        </w:pPr>
                        <w:bookmarkStart w:id="3438" w:name="_Toc40095129"/>
                        <w:del w:id="3439" w:author="Menhorn Timo" w:date="2020-05-26T14:11:00Z">
                          <w:r w:rsidDel="0057410E">
                            <w:delText xml:space="preserve">Abbildung </w:delText>
                          </w:r>
                          <w:r w:rsidDel="0057410E">
                            <w:fldChar w:fldCharType="begin"/>
                          </w:r>
                          <w:r w:rsidDel="0057410E">
                            <w:delInstrText xml:space="preserve"> SEQ Abbildung \* ARABIC </w:delInstrText>
                          </w:r>
                          <w:r w:rsidDel="0057410E">
                            <w:fldChar w:fldCharType="separate"/>
                          </w:r>
                          <w:r w:rsidDel="0057410E">
                            <w:rPr>
                              <w:noProof/>
                            </w:rPr>
                            <w:delText>1</w:delText>
                          </w:r>
                        </w:del>
                        <w:del w:id="3440" w:author="Menhorn Timo" w:date="2020-05-26T13:31:00Z">
                          <w:r w:rsidDel="00D9257B">
                            <w:rPr>
                              <w:noProof/>
                            </w:rPr>
                            <w:delText>1</w:delText>
                          </w:r>
                        </w:del>
                        <w:del w:id="3441" w:author="Menhorn Timo" w:date="2020-05-26T14:11:00Z">
                          <w:r w:rsidDel="0057410E">
                            <w:rPr>
                              <w:noProof/>
                            </w:rPr>
                            <w:fldChar w:fldCharType="end"/>
                          </w:r>
                          <w:r w:rsidDel="0057410E">
                            <w:delText>: HTML Beispiel für Home</w:delText>
                          </w:r>
                        </w:del>
                        <w:bookmarkEnd w:id="3438"/>
                      </w:p>
                    </w:txbxContent>
                  </v:textbox>
                  <w10:wrap type="topAndBottom"/>
                </v:shape>
              </w:pict>
            </mc:Fallback>
          </mc:AlternateContent>
        </w:r>
      </w:del>
      <w:bookmarkStart w:id="3442" w:name="_Toc41477486"/>
      <w:bookmarkStart w:id="3443" w:name="_Toc41477580"/>
      <w:bookmarkStart w:id="3444" w:name="_Toc41487104"/>
      <w:bookmarkStart w:id="3445" w:name="_Toc41487579"/>
      <w:bookmarkStart w:id="3446" w:name="_Toc41488411"/>
      <w:bookmarkStart w:id="3447" w:name="_Toc41553108"/>
      <w:bookmarkStart w:id="3448" w:name="_Toc41553534"/>
      <w:bookmarkStart w:id="3449" w:name="_Toc41555139"/>
      <w:bookmarkEnd w:id="3413"/>
      <w:bookmarkEnd w:id="3442"/>
      <w:bookmarkEnd w:id="3443"/>
      <w:bookmarkEnd w:id="3444"/>
      <w:bookmarkEnd w:id="3445"/>
      <w:bookmarkEnd w:id="3446"/>
      <w:bookmarkEnd w:id="3447"/>
      <w:bookmarkEnd w:id="3448"/>
      <w:bookmarkEnd w:id="3449"/>
    </w:p>
    <w:p w14:paraId="6FCA85B5" w14:textId="183FD78A" w:rsidR="00D4139A" w:rsidRPr="005F1C32" w:rsidDel="004A0000" w:rsidRDefault="00D4139A" w:rsidP="002145EE">
      <w:pPr>
        <w:jc w:val="both"/>
        <w:rPr>
          <w:del w:id="3450" w:author="Menhorn Timo" w:date="2020-05-27T09:40:00Z"/>
          <w:rFonts w:cstheme="minorHAnsi"/>
          <w:sz w:val="23"/>
          <w:szCs w:val="23"/>
          <w:rPrChange w:id="3451" w:author="Menhorn Timo" w:date="2020-05-27T07:06:00Z">
            <w:rPr>
              <w:del w:id="3452" w:author="Menhorn Timo" w:date="2020-05-27T09:40:00Z"/>
              <w:rFonts w:asciiTheme="majorHAnsi" w:hAnsiTheme="majorHAnsi" w:cstheme="majorHAnsi"/>
              <w:sz w:val="23"/>
              <w:szCs w:val="23"/>
            </w:rPr>
          </w:rPrChange>
        </w:rPr>
      </w:pPr>
      <w:bookmarkStart w:id="3453" w:name="_Toc41477487"/>
      <w:bookmarkStart w:id="3454" w:name="_Toc41477581"/>
      <w:bookmarkStart w:id="3455" w:name="_Toc41487105"/>
      <w:bookmarkStart w:id="3456" w:name="_Toc41487580"/>
      <w:bookmarkStart w:id="3457" w:name="_Toc41488412"/>
      <w:bookmarkStart w:id="3458" w:name="_Toc41553109"/>
      <w:bookmarkStart w:id="3459" w:name="_Toc41553535"/>
      <w:bookmarkStart w:id="3460" w:name="_Toc41555140"/>
      <w:bookmarkEnd w:id="3453"/>
      <w:bookmarkEnd w:id="3454"/>
      <w:bookmarkEnd w:id="3455"/>
      <w:bookmarkEnd w:id="3456"/>
      <w:bookmarkEnd w:id="3457"/>
      <w:bookmarkEnd w:id="3458"/>
      <w:bookmarkEnd w:id="3459"/>
      <w:bookmarkEnd w:id="3460"/>
    </w:p>
    <w:p w14:paraId="5A458A11" w14:textId="679EEFDD" w:rsidR="00C77557" w:rsidRPr="005F1C32" w:rsidDel="00617555" w:rsidRDefault="00BE60FF" w:rsidP="002145EE">
      <w:pPr>
        <w:jc w:val="both"/>
        <w:rPr>
          <w:del w:id="3461" w:author="Menhorn Timo" w:date="2020-05-27T13:04:00Z"/>
          <w:rFonts w:cstheme="minorHAnsi"/>
          <w:sz w:val="23"/>
          <w:szCs w:val="23"/>
          <w:rPrChange w:id="3462" w:author="Menhorn Timo" w:date="2020-05-27T07:06:00Z">
            <w:rPr>
              <w:del w:id="3463" w:author="Menhorn Timo" w:date="2020-05-27T13:04:00Z"/>
              <w:rFonts w:asciiTheme="majorHAnsi" w:hAnsiTheme="majorHAnsi" w:cstheme="majorHAnsi"/>
              <w:sz w:val="23"/>
              <w:szCs w:val="23"/>
            </w:rPr>
          </w:rPrChange>
        </w:rPr>
      </w:pPr>
      <w:del w:id="3464" w:author="Menhorn Timo" w:date="2020-05-27T13:04:00Z">
        <w:r w:rsidRPr="005F1C32" w:rsidDel="00617555">
          <w:rPr>
            <w:rFonts w:cstheme="minorHAnsi"/>
            <w:sz w:val="23"/>
            <w:szCs w:val="23"/>
            <w:rPrChange w:id="3465" w:author="Menhorn Timo" w:date="2020-05-27T07:06:00Z">
              <w:rPr>
                <w:rFonts w:asciiTheme="majorHAnsi" w:hAnsiTheme="majorHAnsi" w:cstheme="majorHAnsi"/>
                <w:sz w:val="23"/>
                <w:szCs w:val="23"/>
              </w:rPr>
            </w:rPrChange>
          </w:rPr>
          <w:delText>Die Daten für die Komponenten kommen jeweils aus einer T</w:delText>
        </w:r>
        <w:r w:rsidR="00464746" w:rsidRPr="005F1C32" w:rsidDel="00617555">
          <w:rPr>
            <w:rFonts w:cstheme="minorHAnsi"/>
            <w:sz w:val="23"/>
            <w:szCs w:val="23"/>
            <w:rPrChange w:id="3466" w:author="Menhorn Timo" w:date="2020-05-27T07:06:00Z">
              <w:rPr>
                <w:rFonts w:asciiTheme="majorHAnsi" w:hAnsiTheme="majorHAnsi" w:cstheme="majorHAnsi"/>
                <w:sz w:val="23"/>
                <w:szCs w:val="23"/>
              </w:rPr>
            </w:rPrChange>
          </w:rPr>
          <w:delText>ypescript*</w:delText>
        </w:r>
        <w:r w:rsidRPr="005F1C32" w:rsidDel="00617555">
          <w:rPr>
            <w:rFonts w:cstheme="minorHAnsi"/>
            <w:sz w:val="23"/>
            <w:szCs w:val="23"/>
            <w:rPrChange w:id="3467" w:author="Menhorn Timo" w:date="2020-05-27T07:06:00Z">
              <w:rPr>
                <w:rFonts w:asciiTheme="majorHAnsi" w:hAnsiTheme="majorHAnsi" w:cstheme="majorHAnsi"/>
                <w:sz w:val="23"/>
                <w:szCs w:val="23"/>
              </w:rPr>
            </w:rPrChange>
          </w:rPr>
          <w:delText xml:space="preserve"> Datei</w:delText>
        </w:r>
        <w:r w:rsidR="00CE4E55" w:rsidRPr="005F1C32" w:rsidDel="00617555">
          <w:rPr>
            <w:rFonts w:cstheme="minorHAnsi"/>
            <w:sz w:val="23"/>
            <w:szCs w:val="23"/>
            <w:rPrChange w:id="3468" w:author="Menhorn Timo" w:date="2020-05-27T07:06:00Z">
              <w:rPr>
                <w:rFonts w:asciiTheme="majorHAnsi" w:hAnsiTheme="majorHAnsi" w:cstheme="majorHAnsi"/>
                <w:sz w:val="23"/>
                <w:szCs w:val="23"/>
              </w:rPr>
            </w:rPrChange>
          </w:rPr>
          <w:delText xml:space="preserve"> als Export Klasse</w:delText>
        </w:r>
        <w:r w:rsidRPr="005F1C32" w:rsidDel="00617555">
          <w:rPr>
            <w:rFonts w:cstheme="minorHAnsi"/>
            <w:sz w:val="23"/>
            <w:szCs w:val="23"/>
            <w:rPrChange w:id="3469" w:author="Menhorn Timo" w:date="2020-05-27T07:06:00Z">
              <w:rPr>
                <w:rFonts w:asciiTheme="majorHAnsi" w:hAnsiTheme="majorHAnsi" w:cstheme="majorHAnsi"/>
                <w:sz w:val="23"/>
                <w:szCs w:val="23"/>
              </w:rPr>
            </w:rPrChange>
          </w:rPr>
          <w:delText xml:space="preserve">, damit Komponenten Attribute und Eigenschaften an einem </w:delText>
        </w:r>
        <w:r w:rsidR="009564FF" w:rsidRPr="005F1C32" w:rsidDel="00617555">
          <w:rPr>
            <w:rFonts w:cstheme="minorHAnsi"/>
            <w:sz w:val="23"/>
            <w:szCs w:val="23"/>
            <w:rPrChange w:id="3470" w:author="Menhorn Timo" w:date="2020-05-27T07:06:00Z">
              <w:rPr>
                <w:rFonts w:asciiTheme="majorHAnsi" w:hAnsiTheme="majorHAnsi" w:cstheme="majorHAnsi"/>
                <w:sz w:val="23"/>
                <w:szCs w:val="23"/>
              </w:rPr>
            </w:rPrChange>
          </w:rPr>
          <w:delText>z</w:delText>
        </w:r>
        <w:r w:rsidRPr="005F1C32" w:rsidDel="00617555">
          <w:rPr>
            <w:rFonts w:cstheme="minorHAnsi"/>
            <w:sz w:val="23"/>
            <w:szCs w:val="23"/>
            <w:rPrChange w:id="3471" w:author="Menhorn Timo" w:date="2020-05-27T07:06:00Z">
              <w:rPr>
                <w:rFonts w:asciiTheme="majorHAnsi" w:hAnsiTheme="majorHAnsi" w:cstheme="majorHAnsi"/>
                <w:sz w:val="23"/>
                <w:szCs w:val="23"/>
              </w:rPr>
            </w:rPrChange>
          </w:rPr>
          <w:delText xml:space="preserve">entralen Ort liegen. </w:delText>
        </w:r>
        <w:bookmarkStart w:id="3472" w:name="_Toc41477488"/>
        <w:bookmarkStart w:id="3473" w:name="_Toc41477582"/>
        <w:bookmarkStart w:id="3474" w:name="_Toc41487106"/>
        <w:bookmarkStart w:id="3475" w:name="_Toc41487581"/>
        <w:bookmarkStart w:id="3476" w:name="_Toc41488413"/>
        <w:bookmarkStart w:id="3477" w:name="_Toc41553110"/>
        <w:bookmarkStart w:id="3478" w:name="_Toc41553536"/>
        <w:bookmarkStart w:id="3479" w:name="_Toc41555141"/>
        <w:bookmarkEnd w:id="3472"/>
        <w:bookmarkEnd w:id="3473"/>
        <w:bookmarkEnd w:id="3474"/>
        <w:bookmarkEnd w:id="3475"/>
        <w:bookmarkEnd w:id="3476"/>
        <w:bookmarkEnd w:id="3477"/>
        <w:bookmarkEnd w:id="3478"/>
        <w:bookmarkEnd w:id="3479"/>
      </w:del>
    </w:p>
    <w:p w14:paraId="2836088C" w14:textId="6BAE199F" w:rsidR="00C0207A" w:rsidRPr="005F1C32" w:rsidDel="00617555" w:rsidRDefault="00834ACB">
      <w:pPr>
        <w:keepNext/>
        <w:jc w:val="both"/>
        <w:rPr>
          <w:del w:id="3480" w:author="Menhorn Timo" w:date="2020-05-27T13:04:00Z"/>
          <w:rFonts w:cstheme="minorHAnsi"/>
          <w:rPrChange w:id="3481" w:author="Menhorn Timo" w:date="2020-05-27T07:06:00Z">
            <w:rPr>
              <w:del w:id="3482" w:author="Menhorn Timo" w:date="2020-05-27T13:04:00Z"/>
            </w:rPr>
          </w:rPrChange>
        </w:rPr>
      </w:pPr>
      <w:del w:id="3483" w:author="Menhorn Timo" w:date="2020-05-27T13:04:00Z">
        <w:r w:rsidRPr="009F5A82" w:rsidDel="00617555">
          <w:rPr>
            <w:rFonts w:cstheme="minorHAnsi"/>
            <w:noProof/>
          </w:rPr>
          <w:drawing>
            <wp:inline distT="0" distB="0" distL="0" distR="0" wp14:anchorId="609E8816" wp14:editId="1585517E">
              <wp:extent cx="5760720" cy="28778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7820"/>
                      </a:xfrm>
                      <a:prstGeom prst="rect">
                        <a:avLst/>
                      </a:prstGeom>
                    </pic:spPr>
                  </pic:pic>
                </a:graphicData>
              </a:graphic>
            </wp:inline>
          </w:drawing>
        </w:r>
        <w:bookmarkStart w:id="3484" w:name="_Toc41477489"/>
        <w:bookmarkStart w:id="3485" w:name="_Toc41477583"/>
        <w:bookmarkStart w:id="3486" w:name="_Toc41487107"/>
        <w:bookmarkStart w:id="3487" w:name="_Toc41487582"/>
        <w:bookmarkStart w:id="3488" w:name="_Toc41488414"/>
        <w:bookmarkStart w:id="3489" w:name="_Toc41553111"/>
        <w:bookmarkStart w:id="3490" w:name="_Toc41553537"/>
        <w:bookmarkStart w:id="3491" w:name="_Toc41555142"/>
        <w:bookmarkEnd w:id="3484"/>
        <w:bookmarkEnd w:id="3485"/>
        <w:bookmarkEnd w:id="3486"/>
        <w:bookmarkEnd w:id="3487"/>
        <w:bookmarkEnd w:id="3488"/>
        <w:bookmarkEnd w:id="3489"/>
        <w:bookmarkEnd w:id="3490"/>
        <w:bookmarkEnd w:id="3491"/>
      </w:del>
    </w:p>
    <w:p w14:paraId="24C33726" w14:textId="2B663431" w:rsidR="008C395D" w:rsidRPr="005F1C32" w:rsidDel="0057410E" w:rsidRDefault="00E3775A" w:rsidP="00E3775A">
      <w:pPr>
        <w:pStyle w:val="Beschriftung"/>
        <w:jc w:val="both"/>
        <w:rPr>
          <w:del w:id="3492" w:author="Menhorn Timo" w:date="2020-05-26T14:11:00Z"/>
          <w:rFonts w:cstheme="minorHAnsi"/>
          <w:rPrChange w:id="3493" w:author="Menhorn Timo" w:date="2020-05-27T07:06:00Z">
            <w:rPr>
              <w:del w:id="3494" w:author="Menhorn Timo" w:date="2020-05-26T14:11:00Z"/>
            </w:rPr>
          </w:rPrChange>
        </w:rPr>
      </w:pPr>
      <w:del w:id="3495" w:author="Menhorn Timo" w:date="2020-05-26T14:11:00Z">
        <w:r w:rsidRPr="005F1C32" w:rsidDel="0057410E">
          <w:rPr>
            <w:rFonts w:cstheme="minorHAnsi"/>
            <w:rPrChange w:id="3496" w:author="Menhorn Timo" w:date="2020-05-27T07:06:00Z">
              <w:rPr/>
            </w:rPrChange>
          </w:rPr>
          <w:delText xml:space="preserve">Abbildung </w:delText>
        </w:r>
      </w:del>
      <w:del w:id="3497" w:author="Menhorn Timo" w:date="2020-05-26T13:31:00Z">
        <w:r w:rsidR="00A530CB" w:rsidRPr="005F1C32" w:rsidDel="00D9257B">
          <w:rPr>
            <w:rFonts w:cstheme="minorHAnsi"/>
            <w:i w:val="0"/>
            <w:iCs w:val="0"/>
            <w:rPrChange w:id="3498" w:author="Menhorn Timo" w:date="2020-05-27T07:06:00Z">
              <w:rPr>
                <w:i w:val="0"/>
                <w:iCs w:val="0"/>
              </w:rPr>
            </w:rPrChange>
          </w:rPr>
          <w:fldChar w:fldCharType="begin"/>
        </w:r>
        <w:r w:rsidR="00A530CB" w:rsidRPr="005F1C32" w:rsidDel="00D9257B">
          <w:rPr>
            <w:rFonts w:cstheme="minorHAnsi"/>
            <w:rPrChange w:id="3499" w:author="Menhorn Timo" w:date="2020-05-27T07:06:00Z">
              <w:rPr/>
            </w:rPrChange>
          </w:rPr>
          <w:delInstrText xml:space="preserve"> SEQ Abbildung \* ARABIC </w:delInstrText>
        </w:r>
        <w:r w:rsidR="00A530CB" w:rsidRPr="005F1C32" w:rsidDel="00D9257B">
          <w:rPr>
            <w:rFonts w:cstheme="minorHAnsi"/>
            <w:i w:val="0"/>
            <w:iCs w:val="0"/>
            <w:rPrChange w:id="3500" w:author="Menhorn Timo" w:date="2020-05-27T07:06:00Z">
              <w:rPr>
                <w:i w:val="0"/>
                <w:iCs w:val="0"/>
                <w:noProof/>
              </w:rPr>
            </w:rPrChange>
          </w:rPr>
          <w:fldChar w:fldCharType="separate"/>
        </w:r>
        <w:r w:rsidRPr="005F1C32" w:rsidDel="00D9257B">
          <w:rPr>
            <w:rFonts w:cstheme="minorHAnsi"/>
            <w:noProof/>
            <w:rPrChange w:id="3501" w:author="Menhorn Timo" w:date="2020-05-27T07:06:00Z">
              <w:rPr>
                <w:noProof/>
              </w:rPr>
            </w:rPrChange>
          </w:rPr>
          <w:delText>12</w:delText>
        </w:r>
        <w:r w:rsidR="00A530CB" w:rsidRPr="005F1C32" w:rsidDel="00D9257B">
          <w:rPr>
            <w:rFonts w:cstheme="minorHAnsi"/>
            <w:i w:val="0"/>
            <w:iCs w:val="0"/>
            <w:noProof/>
            <w:rPrChange w:id="3502" w:author="Menhorn Timo" w:date="2020-05-27T07:06:00Z">
              <w:rPr>
                <w:i w:val="0"/>
                <w:iCs w:val="0"/>
                <w:noProof/>
              </w:rPr>
            </w:rPrChange>
          </w:rPr>
          <w:fldChar w:fldCharType="end"/>
        </w:r>
      </w:del>
      <w:del w:id="3503" w:author="Menhorn Timo" w:date="2020-05-26T14:11:00Z">
        <w:r w:rsidRPr="005F1C32" w:rsidDel="0057410E">
          <w:rPr>
            <w:rFonts w:cstheme="minorHAnsi"/>
            <w:rPrChange w:id="3504" w:author="Menhorn Timo" w:date="2020-05-27T07:06:00Z">
              <w:rPr/>
            </w:rPrChange>
          </w:rPr>
          <w:delText>: JSON Beispiel für Create</w:delText>
        </w:r>
        <w:bookmarkStart w:id="3505" w:name="_Toc41477490"/>
        <w:bookmarkStart w:id="3506" w:name="_Toc41477584"/>
        <w:bookmarkStart w:id="3507" w:name="_Toc41487108"/>
        <w:bookmarkStart w:id="3508" w:name="_Toc41487583"/>
        <w:bookmarkStart w:id="3509" w:name="_Toc41488415"/>
        <w:bookmarkStart w:id="3510" w:name="_Toc41553112"/>
        <w:bookmarkStart w:id="3511" w:name="_Toc41553538"/>
        <w:bookmarkStart w:id="3512" w:name="_Toc41555143"/>
        <w:bookmarkEnd w:id="3505"/>
        <w:bookmarkEnd w:id="3506"/>
        <w:bookmarkEnd w:id="3507"/>
        <w:bookmarkEnd w:id="3508"/>
        <w:bookmarkEnd w:id="3509"/>
        <w:bookmarkEnd w:id="3510"/>
        <w:bookmarkEnd w:id="3511"/>
        <w:bookmarkEnd w:id="3512"/>
      </w:del>
    </w:p>
    <w:p w14:paraId="1C0FFFC9" w14:textId="28481527" w:rsidR="00E3775A" w:rsidRPr="005F1C32" w:rsidDel="004A0000" w:rsidRDefault="0018039F">
      <w:pPr>
        <w:pStyle w:val="Beschriftung"/>
        <w:jc w:val="both"/>
        <w:rPr>
          <w:del w:id="3513" w:author="Menhorn Timo" w:date="2020-05-27T09:41:00Z"/>
          <w:rFonts w:cstheme="minorHAnsi"/>
          <w:rPrChange w:id="3514" w:author="Menhorn Timo" w:date="2020-05-27T07:06:00Z">
            <w:rPr>
              <w:del w:id="3515" w:author="Menhorn Timo" w:date="2020-05-27T09:41:00Z"/>
            </w:rPr>
          </w:rPrChange>
        </w:rPr>
        <w:pPrChange w:id="3516" w:author="Menhorn Timo" w:date="2020-05-26T14:18:00Z">
          <w:pPr>
            <w:keepNext/>
            <w:jc w:val="both"/>
          </w:pPr>
        </w:pPrChange>
      </w:pPr>
      <w:del w:id="3517" w:author="Menhorn Timo" w:date="2020-05-27T13:04:00Z">
        <w:r w:rsidRPr="009F5A82" w:rsidDel="00617555">
          <w:rPr>
            <w:rFonts w:cstheme="minorHAnsi"/>
            <w:noProof/>
          </w:rPr>
          <w:drawing>
            <wp:inline distT="0" distB="0" distL="0" distR="0" wp14:anchorId="4525E60C" wp14:editId="4E4F37AA">
              <wp:extent cx="5760720" cy="43421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42130"/>
                      </a:xfrm>
                      <a:prstGeom prst="rect">
                        <a:avLst/>
                      </a:prstGeom>
                    </pic:spPr>
                  </pic:pic>
                </a:graphicData>
              </a:graphic>
            </wp:inline>
          </w:drawing>
        </w:r>
      </w:del>
      <w:bookmarkStart w:id="3518" w:name="_Toc41477491"/>
      <w:bookmarkStart w:id="3519" w:name="_Toc41477585"/>
      <w:bookmarkStart w:id="3520" w:name="_Toc41487109"/>
      <w:bookmarkStart w:id="3521" w:name="_Toc41487584"/>
      <w:bookmarkStart w:id="3522" w:name="_Toc41488416"/>
      <w:bookmarkStart w:id="3523" w:name="_Toc41553113"/>
      <w:bookmarkStart w:id="3524" w:name="_Toc41553539"/>
      <w:bookmarkStart w:id="3525" w:name="_Toc41555144"/>
      <w:bookmarkEnd w:id="3518"/>
      <w:bookmarkEnd w:id="3519"/>
      <w:bookmarkEnd w:id="3520"/>
      <w:bookmarkEnd w:id="3521"/>
      <w:bookmarkEnd w:id="3522"/>
      <w:bookmarkEnd w:id="3523"/>
      <w:bookmarkEnd w:id="3524"/>
      <w:bookmarkEnd w:id="3525"/>
    </w:p>
    <w:p w14:paraId="735D9814" w14:textId="25FBC82A" w:rsidR="00EE65B4" w:rsidRPr="005F1C32" w:rsidDel="0057410E" w:rsidRDefault="00E3775A" w:rsidP="00E3775A">
      <w:pPr>
        <w:pStyle w:val="Beschriftung"/>
        <w:jc w:val="both"/>
        <w:rPr>
          <w:del w:id="3526" w:author="Menhorn Timo" w:date="2020-05-26T14:12:00Z"/>
          <w:rFonts w:cstheme="minorHAnsi"/>
          <w:rPrChange w:id="3527" w:author="Menhorn Timo" w:date="2020-05-27T07:06:00Z">
            <w:rPr>
              <w:del w:id="3528" w:author="Menhorn Timo" w:date="2020-05-26T14:12:00Z"/>
            </w:rPr>
          </w:rPrChange>
        </w:rPr>
      </w:pPr>
      <w:del w:id="3529" w:author="Menhorn Timo" w:date="2020-05-26T14:12:00Z">
        <w:r w:rsidRPr="005F1C32" w:rsidDel="0057410E">
          <w:rPr>
            <w:rFonts w:cstheme="minorHAnsi"/>
            <w:rPrChange w:id="3530" w:author="Menhorn Timo" w:date="2020-05-27T07:06:00Z">
              <w:rPr/>
            </w:rPrChange>
          </w:rPr>
          <w:delText xml:space="preserve">Abbildung </w:delText>
        </w:r>
      </w:del>
      <w:del w:id="3531" w:author="Menhorn Timo" w:date="2020-05-26T13:31:00Z">
        <w:r w:rsidR="00A530CB" w:rsidRPr="005F1C32" w:rsidDel="00D9257B">
          <w:rPr>
            <w:rFonts w:cstheme="minorHAnsi"/>
            <w:i w:val="0"/>
            <w:iCs w:val="0"/>
            <w:rPrChange w:id="3532" w:author="Menhorn Timo" w:date="2020-05-27T07:06:00Z">
              <w:rPr>
                <w:i w:val="0"/>
                <w:iCs w:val="0"/>
              </w:rPr>
            </w:rPrChange>
          </w:rPr>
          <w:fldChar w:fldCharType="begin"/>
        </w:r>
        <w:r w:rsidR="00A530CB" w:rsidRPr="005F1C32" w:rsidDel="00D9257B">
          <w:rPr>
            <w:rFonts w:cstheme="minorHAnsi"/>
            <w:rPrChange w:id="3533" w:author="Menhorn Timo" w:date="2020-05-27T07:06:00Z">
              <w:rPr/>
            </w:rPrChange>
          </w:rPr>
          <w:delInstrText xml:space="preserve"> SEQ Abbildung \* ARABIC </w:delInstrText>
        </w:r>
        <w:r w:rsidR="00A530CB" w:rsidRPr="005F1C32" w:rsidDel="00D9257B">
          <w:rPr>
            <w:rFonts w:cstheme="minorHAnsi"/>
            <w:i w:val="0"/>
            <w:iCs w:val="0"/>
            <w:rPrChange w:id="3534" w:author="Menhorn Timo" w:date="2020-05-27T07:06:00Z">
              <w:rPr>
                <w:i w:val="0"/>
                <w:iCs w:val="0"/>
                <w:noProof/>
              </w:rPr>
            </w:rPrChange>
          </w:rPr>
          <w:fldChar w:fldCharType="separate"/>
        </w:r>
        <w:r w:rsidRPr="005F1C32" w:rsidDel="00D9257B">
          <w:rPr>
            <w:rFonts w:cstheme="minorHAnsi"/>
            <w:noProof/>
            <w:rPrChange w:id="3535" w:author="Menhorn Timo" w:date="2020-05-27T07:06:00Z">
              <w:rPr>
                <w:noProof/>
              </w:rPr>
            </w:rPrChange>
          </w:rPr>
          <w:delText>13</w:delText>
        </w:r>
        <w:r w:rsidR="00A530CB" w:rsidRPr="005F1C32" w:rsidDel="00D9257B">
          <w:rPr>
            <w:rFonts w:cstheme="minorHAnsi"/>
            <w:i w:val="0"/>
            <w:iCs w:val="0"/>
            <w:noProof/>
            <w:rPrChange w:id="3536" w:author="Menhorn Timo" w:date="2020-05-27T07:06:00Z">
              <w:rPr>
                <w:i w:val="0"/>
                <w:iCs w:val="0"/>
                <w:noProof/>
              </w:rPr>
            </w:rPrChange>
          </w:rPr>
          <w:fldChar w:fldCharType="end"/>
        </w:r>
      </w:del>
      <w:del w:id="3537" w:author="Menhorn Timo" w:date="2020-05-26T14:12:00Z">
        <w:r w:rsidRPr="005F1C32" w:rsidDel="0057410E">
          <w:rPr>
            <w:rFonts w:cstheme="minorHAnsi"/>
            <w:rPrChange w:id="3538" w:author="Menhorn Timo" w:date="2020-05-27T07:06:00Z">
              <w:rPr/>
            </w:rPrChange>
          </w:rPr>
          <w:delText>: HTML Beispiel für Create</w:delText>
        </w:r>
        <w:bookmarkStart w:id="3539" w:name="_Toc41477492"/>
        <w:bookmarkStart w:id="3540" w:name="_Toc41477586"/>
        <w:bookmarkStart w:id="3541" w:name="_Toc41487110"/>
        <w:bookmarkStart w:id="3542" w:name="_Toc41487585"/>
        <w:bookmarkStart w:id="3543" w:name="_Toc41488417"/>
        <w:bookmarkStart w:id="3544" w:name="_Toc41553114"/>
        <w:bookmarkStart w:id="3545" w:name="_Toc41553540"/>
        <w:bookmarkStart w:id="3546" w:name="_Toc41555145"/>
        <w:bookmarkEnd w:id="3539"/>
        <w:bookmarkEnd w:id="3540"/>
        <w:bookmarkEnd w:id="3541"/>
        <w:bookmarkEnd w:id="3542"/>
        <w:bookmarkEnd w:id="3543"/>
        <w:bookmarkEnd w:id="3544"/>
        <w:bookmarkEnd w:id="3545"/>
        <w:bookmarkEnd w:id="3546"/>
      </w:del>
    </w:p>
    <w:p w14:paraId="339A767A" w14:textId="55FE6250" w:rsidR="00107963" w:rsidRPr="005F1C32" w:rsidDel="00617555" w:rsidRDefault="00107963" w:rsidP="002145EE">
      <w:pPr>
        <w:jc w:val="both"/>
        <w:rPr>
          <w:del w:id="3547" w:author="Menhorn Timo" w:date="2020-05-27T13:04:00Z"/>
          <w:rFonts w:cstheme="minorHAnsi"/>
          <w:sz w:val="23"/>
          <w:szCs w:val="23"/>
          <w:rPrChange w:id="3548" w:author="Menhorn Timo" w:date="2020-05-27T07:06:00Z">
            <w:rPr>
              <w:del w:id="3549" w:author="Menhorn Timo" w:date="2020-05-27T13:04:00Z"/>
              <w:rFonts w:asciiTheme="majorHAnsi" w:hAnsiTheme="majorHAnsi" w:cstheme="majorHAnsi"/>
              <w:sz w:val="23"/>
              <w:szCs w:val="23"/>
            </w:rPr>
          </w:rPrChange>
        </w:rPr>
      </w:pPr>
      <w:del w:id="3550" w:author="Menhorn Timo" w:date="2020-05-27T13:04:00Z">
        <w:r w:rsidRPr="005F1C32" w:rsidDel="00617555">
          <w:rPr>
            <w:rFonts w:cstheme="minorHAnsi"/>
            <w:sz w:val="23"/>
            <w:szCs w:val="23"/>
            <w:rPrChange w:id="3551" w:author="Menhorn Timo" w:date="2020-05-27T07:06:00Z">
              <w:rPr>
                <w:rFonts w:asciiTheme="majorHAnsi" w:hAnsiTheme="majorHAnsi" w:cstheme="majorHAnsi"/>
                <w:sz w:val="23"/>
                <w:szCs w:val="23"/>
              </w:rPr>
            </w:rPrChange>
          </w:rPr>
          <w:delText>Dies ist ein Beispiel für die Generierung der HTML Komponenten. Es zeigt die Generierung von Dropdowns und Textfeldern. Besonderes Augenmerk gilt den Formerrors</w:delText>
        </w:r>
        <w:r w:rsidR="009A16BC" w:rsidRPr="005F1C32" w:rsidDel="00617555">
          <w:rPr>
            <w:rFonts w:cstheme="minorHAnsi"/>
            <w:sz w:val="23"/>
            <w:szCs w:val="23"/>
            <w:rPrChange w:id="3552"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553" w:author="Menhorn Timo" w:date="2020-05-27T07:06:00Z">
              <w:rPr>
                <w:rFonts w:asciiTheme="majorHAnsi" w:hAnsiTheme="majorHAnsi" w:cstheme="majorHAnsi"/>
                <w:sz w:val="23"/>
                <w:szCs w:val="23"/>
              </w:rPr>
            </w:rPrChange>
          </w:rPr>
          <w:delText xml:space="preserve"> im mat-error Tag. Hier musste die doppelte </w:delText>
        </w:r>
        <w:bookmarkStart w:id="3554" w:name="_Hlk39835524"/>
        <w:r w:rsidRPr="005F1C32" w:rsidDel="00617555">
          <w:rPr>
            <w:rFonts w:cstheme="minorHAnsi"/>
            <w:sz w:val="23"/>
            <w:szCs w:val="23"/>
            <w:rPrChange w:id="3555" w:author="Menhorn Timo" w:date="2020-05-27T07:06:00Z">
              <w:rPr>
                <w:rFonts w:asciiTheme="majorHAnsi" w:hAnsiTheme="majorHAnsi" w:cstheme="majorHAnsi"/>
                <w:sz w:val="23"/>
                <w:szCs w:val="23"/>
              </w:rPr>
            </w:rPrChange>
          </w:rPr>
          <w:delText>Interpolation</w:delText>
        </w:r>
        <w:bookmarkEnd w:id="3554"/>
        <w:r w:rsidR="009A16BC" w:rsidRPr="005F1C32" w:rsidDel="00617555">
          <w:rPr>
            <w:rFonts w:cstheme="minorHAnsi"/>
            <w:sz w:val="23"/>
            <w:szCs w:val="23"/>
            <w:rPrChange w:id="3556"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557" w:author="Menhorn Timo" w:date="2020-05-27T07:06:00Z">
              <w:rPr>
                <w:rFonts w:asciiTheme="majorHAnsi" w:hAnsiTheme="majorHAnsi" w:cstheme="majorHAnsi"/>
                <w:sz w:val="23"/>
                <w:szCs w:val="23"/>
              </w:rPr>
            </w:rPrChange>
          </w:rPr>
          <w:delText xml:space="preserve"> genutzt werden, da sowohl formErrrors, als auch der formControlName vollständig dynamisch aus einer Klasse generiert werden.</w:delText>
        </w:r>
        <w:bookmarkStart w:id="3558" w:name="_Toc41477493"/>
        <w:bookmarkStart w:id="3559" w:name="_Toc41477587"/>
        <w:bookmarkStart w:id="3560" w:name="_Toc41487111"/>
        <w:bookmarkStart w:id="3561" w:name="_Toc41487586"/>
        <w:bookmarkStart w:id="3562" w:name="_Toc41488418"/>
        <w:bookmarkStart w:id="3563" w:name="_Toc41553115"/>
        <w:bookmarkStart w:id="3564" w:name="_Toc41553541"/>
        <w:bookmarkStart w:id="3565" w:name="_Toc41555146"/>
        <w:bookmarkEnd w:id="3558"/>
        <w:bookmarkEnd w:id="3559"/>
        <w:bookmarkEnd w:id="3560"/>
        <w:bookmarkEnd w:id="3561"/>
        <w:bookmarkEnd w:id="3562"/>
        <w:bookmarkEnd w:id="3563"/>
        <w:bookmarkEnd w:id="3564"/>
        <w:bookmarkEnd w:id="3565"/>
      </w:del>
    </w:p>
    <w:p w14:paraId="2E1DE10B" w14:textId="362C78AA" w:rsidR="00E3775A" w:rsidRPr="005F1C32" w:rsidDel="00705640" w:rsidRDefault="00EE65B4" w:rsidP="00705640">
      <w:pPr>
        <w:rPr>
          <w:del w:id="3566" w:author="Menhorn Timo" w:date="2020-05-26T14:25:00Z"/>
          <w:rFonts w:cstheme="minorHAnsi"/>
          <w:rPrChange w:id="3567" w:author="Menhorn Timo" w:date="2020-05-27T07:06:00Z">
            <w:rPr>
              <w:del w:id="3568" w:author="Menhorn Timo" w:date="2020-05-26T14:25:00Z"/>
            </w:rPr>
          </w:rPrChange>
        </w:rPr>
      </w:pPr>
      <w:del w:id="3569" w:author="Menhorn Timo" w:date="2020-05-27T13:04:00Z">
        <w:r w:rsidRPr="005F1C32" w:rsidDel="00617555">
          <w:rPr>
            <w:rFonts w:cstheme="minorHAnsi"/>
            <w:noProof/>
            <w:sz w:val="23"/>
            <w:szCs w:val="23"/>
            <w:rPrChange w:id="3570" w:author="Menhorn Timo" w:date="2020-05-27T07:06:00Z">
              <w:rPr>
                <w:rFonts w:asciiTheme="majorHAnsi" w:hAnsiTheme="majorHAnsi" w:cstheme="majorHAnsi"/>
                <w:noProof/>
                <w:sz w:val="23"/>
                <w:szCs w:val="23"/>
              </w:rPr>
            </w:rPrChange>
          </w:rPr>
          <w:drawing>
            <wp:inline distT="0" distB="0" distL="0" distR="0" wp14:anchorId="121FAC9A" wp14:editId="1CEEBB75">
              <wp:extent cx="5760720" cy="183007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30070"/>
                      </a:xfrm>
                      <a:prstGeom prst="rect">
                        <a:avLst/>
                      </a:prstGeom>
                    </pic:spPr>
                  </pic:pic>
                </a:graphicData>
              </a:graphic>
            </wp:inline>
          </w:drawing>
        </w:r>
      </w:del>
      <w:bookmarkStart w:id="3571" w:name="_Toc41477494"/>
      <w:bookmarkStart w:id="3572" w:name="_Toc41477588"/>
      <w:bookmarkStart w:id="3573" w:name="_Toc41487112"/>
      <w:bookmarkStart w:id="3574" w:name="_Toc41487587"/>
      <w:bookmarkStart w:id="3575" w:name="_Toc41488419"/>
      <w:bookmarkStart w:id="3576" w:name="_Toc41553116"/>
      <w:bookmarkStart w:id="3577" w:name="_Toc41553542"/>
      <w:bookmarkStart w:id="3578" w:name="_Toc41555147"/>
      <w:bookmarkEnd w:id="3571"/>
      <w:bookmarkEnd w:id="3572"/>
      <w:bookmarkEnd w:id="3573"/>
      <w:bookmarkEnd w:id="3574"/>
      <w:bookmarkEnd w:id="3575"/>
      <w:bookmarkEnd w:id="3576"/>
      <w:bookmarkEnd w:id="3577"/>
      <w:bookmarkEnd w:id="3578"/>
    </w:p>
    <w:p w14:paraId="050CAF76" w14:textId="724C230D" w:rsidR="004B6653" w:rsidRPr="005F1C32" w:rsidDel="00705640" w:rsidRDefault="00E3775A">
      <w:pPr>
        <w:keepNext/>
        <w:jc w:val="both"/>
        <w:rPr>
          <w:del w:id="3579" w:author="Menhorn Timo" w:date="2020-05-26T14:27:00Z"/>
          <w:rFonts w:cstheme="minorHAnsi"/>
          <w:rPrChange w:id="3580" w:author="Menhorn Timo" w:date="2020-05-27T07:06:00Z">
            <w:rPr>
              <w:del w:id="3581" w:author="Menhorn Timo" w:date="2020-05-26T14:27:00Z"/>
            </w:rPr>
          </w:rPrChange>
        </w:rPr>
        <w:pPrChange w:id="3582" w:author="Menhorn Timo" w:date="2020-05-26T14:25:00Z">
          <w:pPr>
            <w:pStyle w:val="Beschriftung"/>
            <w:jc w:val="both"/>
          </w:pPr>
        </w:pPrChange>
      </w:pPr>
      <w:del w:id="3583" w:author="Menhorn Timo" w:date="2020-05-26T14:25:00Z">
        <w:r w:rsidRPr="005F1C32" w:rsidDel="00C0207A">
          <w:rPr>
            <w:rFonts w:cstheme="minorHAnsi"/>
            <w:rPrChange w:id="3584" w:author="Menhorn Timo" w:date="2020-05-27T07:06:00Z">
              <w:rPr/>
            </w:rPrChange>
          </w:rPr>
          <w:delText xml:space="preserve">Abbildung </w:delText>
        </w:r>
      </w:del>
      <w:del w:id="3585" w:author="Menhorn Timo" w:date="2020-05-26T13:31:00Z">
        <w:r w:rsidR="00A530CB" w:rsidRPr="005F1C32" w:rsidDel="00D9257B">
          <w:rPr>
            <w:rFonts w:cstheme="minorHAnsi"/>
            <w:rPrChange w:id="3586" w:author="Menhorn Timo" w:date="2020-05-27T07:06:00Z">
              <w:rPr/>
            </w:rPrChange>
          </w:rPr>
          <w:fldChar w:fldCharType="begin"/>
        </w:r>
        <w:r w:rsidR="00A530CB" w:rsidRPr="005F1C32" w:rsidDel="00D9257B">
          <w:rPr>
            <w:rFonts w:cstheme="minorHAnsi"/>
            <w:rPrChange w:id="3587" w:author="Menhorn Timo" w:date="2020-05-27T07:06:00Z">
              <w:rPr/>
            </w:rPrChange>
          </w:rPr>
          <w:delInstrText xml:space="preserve"> SEQ Abbildung \* ARABIC </w:delInstrText>
        </w:r>
        <w:r w:rsidR="00A530CB" w:rsidRPr="005F1C32" w:rsidDel="00D9257B">
          <w:rPr>
            <w:rFonts w:cstheme="minorHAnsi"/>
            <w:rPrChange w:id="3588" w:author="Menhorn Timo" w:date="2020-05-27T07:06:00Z">
              <w:rPr>
                <w:noProof/>
              </w:rPr>
            </w:rPrChange>
          </w:rPr>
          <w:fldChar w:fldCharType="separate"/>
        </w:r>
        <w:r w:rsidRPr="005F1C32" w:rsidDel="00D9257B">
          <w:rPr>
            <w:rFonts w:cstheme="minorHAnsi"/>
            <w:noProof/>
            <w:rPrChange w:id="3589" w:author="Menhorn Timo" w:date="2020-05-27T07:06:00Z">
              <w:rPr>
                <w:noProof/>
              </w:rPr>
            </w:rPrChange>
          </w:rPr>
          <w:delText>14</w:delText>
        </w:r>
        <w:r w:rsidR="00A530CB" w:rsidRPr="005F1C32" w:rsidDel="00D9257B">
          <w:rPr>
            <w:rFonts w:cstheme="minorHAnsi"/>
            <w:noProof/>
            <w:rPrChange w:id="3590" w:author="Menhorn Timo" w:date="2020-05-27T07:06:00Z">
              <w:rPr>
                <w:noProof/>
              </w:rPr>
            </w:rPrChange>
          </w:rPr>
          <w:fldChar w:fldCharType="end"/>
        </w:r>
      </w:del>
      <w:del w:id="3591" w:author="Menhorn Timo" w:date="2020-05-26T14:25:00Z">
        <w:r w:rsidRPr="005F1C32" w:rsidDel="00C0207A">
          <w:rPr>
            <w:rFonts w:cstheme="minorHAnsi"/>
            <w:rPrChange w:id="3592" w:author="Menhorn Timo" w:date="2020-05-27T07:06:00Z">
              <w:rPr/>
            </w:rPrChange>
          </w:rPr>
          <w:delText xml:space="preserve">: </w:delText>
        </w:r>
      </w:del>
      <w:del w:id="3593" w:author="Menhorn Timo" w:date="2020-05-26T14:24:00Z">
        <w:r w:rsidRPr="005F1C32" w:rsidDel="00C0207A">
          <w:rPr>
            <w:rFonts w:cstheme="minorHAnsi"/>
            <w:rPrChange w:id="3594" w:author="Menhorn Timo" w:date="2020-05-27T07:06:00Z">
              <w:rPr/>
            </w:rPrChange>
          </w:rPr>
          <w:delText>Initialisierung des Formulars</w:delText>
        </w:r>
      </w:del>
      <w:bookmarkStart w:id="3595" w:name="_Toc41477495"/>
      <w:bookmarkStart w:id="3596" w:name="_Toc41477589"/>
      <w:bookmarkStart w:id="3597" w:name="_Toc41487113"/>
      <w:bookmarkStart w:id="3598" w:name="_Toc41487588"/>
      <w:bookmarkStart w:id="3599" w:name="_Toc41488420"/>
      <w:bookmarkStart w:id="3600" w:name="_Toc41553117"/>
      <w:bookmarkStart w:id="3601" w:name="_Toc41553543"/>
      <w:bookmarkStart w:id="3602" w:name="_Toc41555148"/>
      <w:bookmarkEnd w:id="3595"/>
      <w:bookmarkEnd w:id="3596"/>
      <w:bookmarkEnd w:id="3597"/>
      <w:bookmarkEnd w:id="3598"/>
      <w:bookmarkEnd w:id="3599"/>
      <w:bookmarkEnd w:id="3600"/>
      <w:bookmarkEnd w:id="3601"/>
      <w:bookmarkEnd w:id="3602"/>
    </w:p>
    <w:p w14:paraId="1BCC5186" w14:textId="2E8D1AD5" w:rsidR="00C21FDF" w:rsidRPr="005F1C32" w:rsidDel="00617555" w:rsidRDefault="00C21FDF">
      <w:pPr>
        <w:keepNext/>
        <w:jc w:val="both"/>
        <w:rPr>
          <w:del w:id="3603" w:author="Menhorn Timo" w:date="2020-05-27T13:04:00Z"/>
          <w:rFonts w:cstheme="minorHAnsi"/>
          <w:sz w:val="23"/>
          <w:szCs w:val="23"/>
          <w:rPrChange w:id="3604" w:author="Menhorn Timo" w:date="2020-05-27T07:06:00Z">
            <w:rPr>
              <w:del w:id="3605" w:author="Menhorn Timo" w:date="2020-05-27T13:04:00Z"/>
              <w:rFonts w:asciiTheme="majorHAnsi" w:hAnsiTheme="majorHAnsi" w:cstheme="majorHAnsi"/>
              <w:sz w:val="23"/>
              <w:szCs w:val="23"/>
            </w:rPr>
          </w:rPrChange>
        </w:rPr>
        <w:pPrChange w:id="3606" w:author="Menhorn Timo" w:date="2020-05-26T14:27:00Z">
          <w:pPr>
            <w:jc w:val="both"/>
          </w:pPr>
        </w:pPrChange>
      </w:pPr>
      <w:del w:id="3607" w:author="Menhorn Timo" w:date="2020-05-27T13:04:00Z">
        <w:r w:rsidRPr="005F1C32" w:rsidDel="00617555">
          <w:rPr>
            <w:rFonts w:cstheme="minorHAnsi"/>
            <w:sz w:val="23"/>
            <w:szCs w:val="23"/>
            <w:rPrChange w:id="3608" w:author="Menhorn Timo" w:date="2020-05-27T07:06:00Z">
              <w:rPr>
                <w:rFonts w:asciiTheme="majorHAnsi" w:hAnsiTheme="majorHAnsi" w:cstheme="majorHAnsi"/>
                <w:sz w:val="23"/>
                <w:szCs w:val="23"/>
              </w:rPr>
            </w:rPrChange>
          </w:rPr>
          <w:delText>In dieser Funktion werden die Form Controls</w:delText>
        </w:r>
        <w:r w:rsidR="009A16BC" w:rsidRPr="005F1C32" w:rsidDel="00617555">
          <w:rPr>
            <w:rFonts w:cstheme="minorHAnsi"/>
            <w:sz w:val="23"/>
            <w:szCs w:val="23"/>
            <w:rPrChange w:id="3609"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610" w:author="Menhorn Timo" w:date="2020-05-27T07:06:00Z">
              <w:rPr>
                <w:rFonts w:asciiTheme="majorHAnsi" w:hAnsiTheme="majorHAnsi" w:cstheme="majorHAnsi"/>
                <w:sz w:val="23"/>
                <w:szCs w:val="23"/>
              </w:rPr>
            </w:rPrChange>
          </w:rPr>
          <w:delText xml:space="preserve"> </w:delText>
        </w:r>
        <w:r w:rsidR="00CD1DD8" w:rsidRPr="005F1C32" w:rsidDel="00617555">
          <w:rPr>
            <w:rFonts w:cstheme="minorHAnsi"/>
            <w:sz w:val="23"/>
            <w:szCs w:val="23"/>
            <w:rPrChange w:id="3611" w:author="Menhorn Timo" w:date="2020-05-27T07:06:00Z">
              <w:rPr>
                <w:rFonts w:asciiTheme="majorHAnsi" w:hAnsiTheme="majorHAnsi" w:cstheme="majorHAnsi"/>
                <w:sz w:val="23"/>
                <w:szCs w:val="23"/>
              </w:rPr>
            </w:rPrChange>
          </w:rPr>
          <w:delText>im</w:delText>
        </w:r>
        <w:r w:rsidR="00107963" w:rsidRPr="005F1C32" w:rsidDel="00617555">
          <w:rPr>
            <w:rFonts w:cstheme="minorHAnsi"/>
            <w:sz w:val="23"/>
            <w:szCs w:val="23"/>
            <w:rPrChange w:id="3612" w:author="Menhorn Timo" w:date="2020-05-27T07:06:00Z">
              <w:rPr>
                <w:rFonts w:asciiTheme="majorHAnsi" w:hAnsiTheme="majorHAnsi" w:cstheme="majorHAnsi"/>
                <w:sz w:val="23"/>
                <w:szCs w:val="23"/>
              </w:rPr>
            </w:rPrChange>
          </w:rPr>
          <w:delText xml:space="preserve"> Antragsformular</w:delText>
        </w:r>
        <w:r w:rsidRPr="005F1C32" w:rsidDel="00617555">
          <w:rPr>
            <w:rFonts w:cstheme="minorHAnsi"/>
            <w:sz w:val="23"/>
            <w:szCs w:val="23"/>
            <w:rPrChange w:id="3613" w:author="Menhorn Timo" w:date="2020-05-27T07:06:00Z">
              <w:rPr>
                <w:rFonts w:asciiTheme="majorHAnsi" w:hAnsiTheme="majorHAnsi" w:cstheme="majorHAnsi"/>
                <w:sz w:val="23"/>
                <w:szCs w:val="23"/>
              </w:rPr>
            </w:rPrChange>
          </w:rPr>
          <w:delText xml:space="preserve"> hinzugefügt. </w:delText>
        </w:r>
        <w:r w:rsidR="00107963" w:rsidRPr="005F1C32" w:rsidDel="00617555">
          <w:rPr>
            <w:rFonts w:cstheme="minorHAnsi"/>
            <w:sz w:val="23"/>
            <w:szCs w:val="23"/>
            <w:rPrChange w:id="3614" w:author="Menhorn Timo" w:date="2020-05-27T07:06:00Z">
              <w:rPr>
                <w:rFonts w:asciiTheme="majorHAnsi" w:hAnsiTheme="majorHAnsi" w:cstheme="majorHAnsi"/>
                <w:sz w:val="23"/>
                <w:szCs w:val="23"/>
              </w:rPr>
            </w:rPrChange>
          </w:rPr>
          <w:delText xml:space="preserve">Für jeden Datensatz, der </w:delText>
        </w:r>
        <w:r w:rsidR="00CD1DD8" w:rsidRPr="005F1C32" w:rsidDel="00617555">
          <w:rPr>
            <w:rFonts w:cstheme="minorHAnsi"/>
            <w:sz w:val="23"/>
            <w:szCs w:val="23"/>
            <w:rPrChange w:id="3615" w:author="Menhorn Timo" w:date="2020-05-27T07:06:00Z">
              <w:rPr>
                <w:rFonts w:asciiTheme="majorHAnsi" w:hAnsiTheme="majorHAnsi" w:cstheme="majorHAnsi"/>
                <w:sz w:val="23"/>
                <w:szCs w:val="23"/>
              </w:rPr>
            </w:rPrChange>
          </w:rPr>
          <w:delText xml:space="preserve">aus der Export </w:delText>
        </w:r>
        <w:r w:rsidR="00AD4477" w:rsidRPr="005F1C32" w:rsidDel="00617555">
          <w:rPr>
            <w:rFonts w:cstheme="minorHAnsi"/>
            <w:sz w:val="23"/>
            <w:szCs w:val="23"/>
            <w:rPrChange w:id="3616" w:author="Menhorn Timo" w:date="2020-05-27T07:06:00Z">
              <w:rPr>
                <w:rFonts w:asciiTheme="majorHAnsi" w:hAnsiTheme="majorHAnsi" w:cstheme="majorHAnsi"/>
                <w:sz w:val="23"/>
                <w:szCs w:val="23"/>
              </w:rPr>
            </w:rPrChange>
          </w:rPr>
          <w:delText>K</w:delText>
        </w:r>
        <w:r w:rsidR="00CD1DD8" w:rsidRPr="005F1C32" w:rsidDel="00617555">
          <w:rPr>
            <w:rFonts w:cstheme="minorHAnsi"/>
            <w:sz w:val="23"/>
            <w:szCs w:val="23"/>
            <w:rPrChange w:id="3617" w:author="Menhorn Timo" w:date="2020-05-27T07:06:00Z">
              <w:rPr>
                <w:rFonts w:asciiTheme="majorHAnsi" w:hAnsiTheme="majorHAnsi" w:cstheme="majorHAnsi"/>
                <w:sz w:val="23"/>
                <w:szCs w:val="23"/>
              </w:rPr>
            </w:rPrChange>
          </w:rPr>
          <w:delText>lasse kommt, wird ein Form Control</w:delText>
        </w:r>
        <w:r w:rsidR="009A16BC" w:rsidRPr="005F1C32" w:rsidDel="00617555">
          <w:rPr>
            <w:rFonts w:cstheme="minorHAnsi"/>
            <w:sz w:val="23"/>
            <w:szCs w:val="23"/>
            <w:rPrChange w:id="3618" w:author="Menhorn Timo" w:date="2020-05-27T07:06:00Z">
              <w:rPr>
                <w:rFonts w:asciiTheme="majorHAnsi" w:hAnsiTheme="majorHAnsi" w:cstheme="majorHAnsi"/>
                <w:sz w:val="23"/>
                <w:szCs w:val="23"/>
              </w:rPr>
            </w:rPrChange>
          </w:rPr>
          <w:delText>*</w:delText>
        </w:r>
        <w:r w:rsidR="00CD1DD8" w:rsidRPr="005F1C32" w:rsidDel="00617555">
          <w:rPr>
            <w:rFonts w:cstheme="minorHAnsi"/>
            <w:sz w:val="23"/>
            <w:szCs w:val="23"/>
            <w:rPrChange w:id="3619" w:author="Menhorn Timo" w:date="2020-05-27T07:06:00Z">
              <w:rPr>
                <w:rFonts w:asciiTheme="majorHAnsi" w:hAnsiTheme="majorHAnsi" w:cstheme="majorHAnsi"/>
                <w:sz w:val="23"/>
                <w:szCs w:val="23"/>
              </w:rPr>
            </w:rPrChange>
          </w:rPr>
          <w:delText xml:space="preserve"> angelegt und die Value, dem Attribut disabled und den Validatoren</w:delText>
        </w:r>
        <w:r w:rsidR="009A16BC" w:rsidRPr="005F1C32" w:rsidDel="00617555">
          <w:rPr>
            <w:rFonts w:cstheme="minorHAnsi"/>
            <w:sz w:val="23"/>
            <w:szCs w:val="23"/>
            <w:rPrChange w:id="3620" w:author="Menhorn Timo" w:date="2020-05-27T07:06:00Z">
              <w:rPr>
                <w:rFonts w:asciiTheme="majorHAnsi" w:hAnsiTheme="majorHAnsi" w:cstheme="majorHAnsi"/>
                <w:sz w:val="23"/>
                <w:szCs w:val="23"/>
              </w:rPr>
            </w:rPrChange>
          </w:rPr>
          <w:delText>*</w:delText>
        </w:r>
        <w:r w:rsidR="00CD1DD8" w:rsidRPr="005F1C32" w:rsidDel="00617555">
          <w:rPr>
            <w:rFonts w:cstheme="minorHAnsi"/>
            <w:sz w:val="23"/>
            <w:szCs w:val="23"/>
            <w:rPrChange w:id="3621" w:author="Menhorn Timo" w:date="2020-05-27T07:06:00Z">
              <w:rPr>
                <w:rFonts w:asciiTheme="majorHAnsi" w:hAnsiTheme="majorHAnsi" w:cstheme="majorHAnsi"/>
                <w:sz w:val="23"/>
                <w:szCs w:val="23"/>
              </w:rPr>
            </w:rPrChange>
          </w:rPr>
          <w:delText xml:space="preserve"> angelegt.</w:delText>
        </w:r>
        <w:bookmarkStart w:id="3622" w:name="_Toc41477496"/>
        <w:bookmarkStart w:id="3623" w:name="_Toc41477590"/>
        <w:bookmarkStart w:id="3624" w:name="_Toc41487114"/>
        <w:bookmarkStart w:id="3625" w:name="_Toc41487589"/>
        <w:bookmarkStart w:id="3626" w:name="_Toc41488421"/>
        <w:bookmarkStart w:id="3627" w:name="_Toc41553118"/>
        <w:bookmarkStart w:id="3628" w:name="_Toc41553544"/>
        <w:bookmarkStart w:id="3629" w:name="_Toc41555149"/>
        <w:bookmarkEnd w:id="3622"/>
        <w:bookmarkEnd w:id="3623"/>
        <w:bookmarkEnd w:id="3624"/>
        <w:bookmarkEnd w:id="3625"/>
        <w:bookmarkEnd w:id="3626"/>
        <w:bookmarkEnd w:id="3627"/>
        <w:bookmarkEnd w:id="3628"/>
        <w:bookmarkEnd w:id="3629"/>
      </w:del>
    </w:p>
    <w:p w14:paraId="725A2C92" w14:textId="755AD1D3" w:rsidR="00E3775A" w:rsidRPr="005F1C32" w:rsidDel="004A0000" w:rsidRDefault="00EE65B4">
      <w:pPr>
        <w:pStyle w:val="Beschriftung"/>
        <w:jc w:val="both"/>
        <w:rPr>
          <w:del w:id="3630" w:author="Menhorn Timo" w:date="2020-05-27T09:41:00Z"/>
          <w:rFonts w:cstheme="minorHAnsi"/>
          <w:rPrChange w:id="3631" w:author="Menhorn Timo" w:date="2020-05-27T07:06:00Z">
            <w:rPr>
              <w:del w:id="3632" w:author="Menhorn Timo" w:date="2020-05-27T09:41:00Z"/>
            </w:rPr>
          </w:rPrChange>
        </w:rPr>
        <w:pPrChange w:id="3633" w:author="Menhorn Timo" w:date="2020-05-26T14:36:00Z">
          <w:pPr>
            <w:keepNext/>
            <w:jc w:val="both"/>
          </w:pPr>
        </w:pPrChange>
      </w:pPr>
      <w:del w:id="3634" w:author="Menhorn Timo" w:date="2020-05-27T13:04:00Z">
        <w:r w:rsidRPr="005F1C32" w:rsidDel="00617555">
          <w:rPr>
            <w:rFonts w:cstheme="minorHAnsi"/>
            <w:noProof/>
            <w:sz w:val="23"/>
            <w:szCs w:val="23"/>
            <w:rPrChange w:id="3635" w:author="Menhorn Timo" w:date="2020-05-27T07:06:00Z">
              <w:rPr>
                <w:rFonts w:asciiTheme="majorHAnsi" w:hAnsiTheme="majorHAnsi" w:cstheme="majorHAnsi"/>
                <w:noProof/>
                <w:sz w:val="23"/>
                <w:szCs w:val="23"/>
              </w:rPr>
            </w:rPrChange>
          </w:rPr>
          <w:drawing>
            <wp:inline distT="0" distB="0" distL="0" distR="0" wp14:anchorId="754083E0" wp14:editId="0DFDF660">
              <wp:extent cx="5760720" cy="40290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29075"/>
                      </a:xfrm>
                      <a:prstGeom prst="rect">
                        <a:avLst/>
                      </a:prstGeom>
                    </pic:spPr>
                  </pic:pic>
                </a:graphicData>
              </a:graphic>
            </wp:inline>
          </w:drawing>
        </w:r>
      </w:del>
      <w:bookmarkStart w:id="3636" w:name="_Toc41477497"/>
      <w:bookmarkStart w:id="3637" w:name="_Toc41477591"/>
      <w:bookmarkStart w:id="3638" w:name="_Toc41487115"/>
      <w:bookmarkStart w:id="3639" w:name="_Toc41487590"/>
      <w:bookmarkStart w:id="3640" w:name="_Toc41488422"/>
      <w:bookmarkStart w:id="3641" w:name="_Toc41553119"/>
      <w:bookmarkStart w:id="3642" w:name="_Toc41553545"/>
      <w:bookmarkStart w:id="3643" w:name="_Toc41555150"/>
      <w:bookmarkEnd w:id="3636"/>
      <w:bookmarkEnd w:id="3637"/>
      <w:bookmarkEnd w:id="3638"/>
      <w:bookmarkEnd w:id="3639"/>
      <w:bookmarkEnd w:id="3640"/>
      <w:bookmarkEnd w:id="3641"/>
      <w:bookmarkEnd w:id="3642"/>
      <w:bookmarkEnd w:id="3643"/>
    </w:p>
    <w:p w14:paraId="73462FF7" w14:textId="4AF47DAF" w:rsidR="00EE65B4" w:rsidRPr="005F1C32" w:rsidDel="001A1BE3" w:rsidRDefault="00E3775A" w:rsidP="002145EE">
      <w:pPr>
        <w:pStyle w:val="Beschriftung"/>
        <w:jc w:val="both"/>
        <w:rPr>
          <w:del w:id="3644" w:author="Menhorn Timo" w:date="2020-05-26T14:36:00Z"/>
          <w:rFonts w:cstheme="minorHAnsi"/>
          <w:rPrChange w:id="3645" w:author="Menhorn Timo" w:date="2020-05-27T07:06:00Z">
            <w:rPr>
              <w:del w:id="3646" w:author="Menhorn Timo" w:date="2020-05-26T14:36:00Z"/>
            </w:rPr>
          </w:rPrChange>
        </w:rPr>
      </w:pPr>
      <w:del w:id="3647" w:author="Menhorn Timo" w:date="2020-05-26T14:36:00Z">
        <w:r w:rsidRPr="005F1C32" w:rsidDel="001A1BE3">
          <w:rPr>
            <w:rFonts w:cstheme="minorHAnsi"/>
            <w:rPrChange w:id="3648" w:author="Menhorn Timo" w:date="2020-05-27T07:06:00Z">
              <w:rPr/>
            </w:rPrChange>
          </w:rPr>
          <w:delText xml:space="preserve">Abbildung </w:delText>
        </w:r>
      </w:del>
      <w:del w:id="3649" w:author="Menhorn Timo" w:date="2020-05-26T13:31:00Z">
        <w:r w:rsidR="00A530CB" w:rsidRPr="005F1C32" w:rsidDel="00D9257B">
          <w:rPr>
            <w:rFonts w:cstheme="minorHAnsi"/>
            <w:i w:val="0"/>
            <w:iCs w:val="0"/>
            <w:rPrChange w:id="3650" w:author="Menhorn Timo" w:date="2020-05-27T07:06:00Z">
              <w:rPr>
                <w:i w:val="0"/>
                <w:iCs w:val="0"/>
              </w:rPr>
            </w:rPrChange>
          </w:rPr>
          <w:fldChar w:fldCharType="begin"/>
        </w:r>
        <w:r w:rsidR="00A530CB" w:rsidRPr="005F1C32" w:rsidDel="00D9257B">
          <w:rPr>
            <w:rFonts w:cstheme="minorHAnsi"/>
            <w:rPrChange w:id="3651" w:author="Menhorn Timo" w:date="2020-05-27T07:06:00Z">
              <w:rPr/>
            </w:rPrChange>
          </w:rPr>
          <w:delInstrText xml:space="preserve"> SEQ Abbildung \* ARABIC </w:delInstrText>
        </w:r>
        <w:r w:rsidR="00A530CB" w:rsidRPr="005F1C32" w:rsidDel="00D9257B">
          <w:rPr>
            <w:rFonts w:cstheme="minorHAnsi"/>
            <w:i w:val="0"/>
            <w:iCs w:val="0"/>
            <w:rPrChange w:id="3652" w:author="Menhorn Timo" w:date="2020-05-27T07:06:00Z">
              <w:rPr>
                <w:i w:val="0"/>
                <w:iCs w:val="0"/>
                <w:noProof/>
              </w:rPr>
            </w:rPrChange>
          </w:rPr>
          <w:fldChar w:fldCharType="separate"/>
        </w:r>
        <w:r w:rsidRPr="005F1C32" w:rsidDel="00D9257B">
          <w:rPr>
            <w:rFonts w:cstheme="minorHAnsi"/>
            <w:noProof/>
            <w:rPrChange w:id="3653" w:author="Menhorn Timo" w:date="2020-05-27T07:06:00Z">
              <w:rPr>
                <w:noProof/>
              </w:rPr>
            </w:rPrChange>
          </w:rPr>
          <w:delText>15</w:delText>
        </w:r>
        <w:r w:rsidR="00A530CB" w:rsidRPr="005F1C32" w:rsidDel="00D9257B">
          <w:rPr>
            <w:rFonts w:cstheme="minorHAnsi"/>
            <w:i w:val="0"/>
            <w:iCs w:val="0"/>
            <w:noProof/>
            <w:rPrChange w:id="3654" w:author="Menhorn Timo" w:date="2020-05-27T07:06:00Z">
              <w:rPr>
                <w:i w:val="0"/>
                <w:iCs w:val="0"/>
                <w:noProof/>
              </w:rPr>
            </w:rPrChange>
          </w:rPr>
          <w:fldChar w:fldCharType="end"/>
        </w:r>
      </w:del>
      <w:del w:id="3655" w:author="Menhorn Timo" w:date="2020-05-26T14:36:00Z">
        <w:r w:rsidRPr="005F1C32" w:rsidDel="001A1BE3">
          <w:rPr>
            <w:rFonts w:cstheme="minorHAnsi"/>
            <w:rPrChange w:id="3656" w:author="Menhorn Timo" w:date="2020-05-27T07:06:00Z">
              <w:rPr/>
            </w:rPrChange>
          </w:rPr>
          <w:delText>: Validation Messages der FormControls</w:delText>
        </w:r>
        <w:bookmarkStart w:id="3657" w:name="_Toc41477498"/>
        <w:bookmarkStart w:id="3658" w:name="_Toc41477592"/>
        <w:bookmarkStart w:id="3659" w:name="_Toc41487116"/>
        <w:bookmarkStart w:id="3660" w:name="_Toc41487591"/>
        <w:bookmarkStart w:id="3661" w:name="_Toc41488423"/>
        <w:bookmarkStart w:id="3662" w:name="_Toc41553120"/>
        <w:bookmarkStart w:id="3663" w:name="_Toc41553546"/>
        <w:bookmarkStart w:id="3664" w:name="_Toc41555151"/>
        <w:bookmarkEnd w:id="3657"/>
        <w:bookmarkEnd w:id="3658"/>
        <w:bookmarkEnd w:id="3659"/>
        <w:bookmarkEnd w:id="3660"/>
        <w:bookmarkEnd w:id="3661"/>
        <w:bookmarkEnd w:id="3662"/>
        <w:bookmarkEnd w:id="3663"/>
        <w:bookmarkEnd w:id="3664"/>
      </w:del>
    </w:p>
    <w:p w14:paraId="551BEF69" w14:textId="73BC3ADE" w:rsidR="00CD1DD8" w:rsidRPr="005F1C32" w:rsidDel="00617555" w:rsidRDefault="00CD1DD8" w:rsidP="002145EE">
      <w:pPr>
        <w:jc w:val="both"/>
        <w:rPr>
          <w:del w:id="3665" w:author="Menhorn Timo" w:date="2020-05-27T13:04:00Z"/>
          <w:rFonts w:cstheme="minorHAnsi"/>
          <w:sz w:val="23"/>
          <w:szCs w:val="23"/>
          <w:rPrChange w:id="3666" w:author="Menhorn Timo" w:date="2020-05-27T07:06:00Z">
            <w:rPr>
              <w:del w:id="3667" w:author="Menhorn Timo" w:date="2020-05-27T13:04:00Z"/>
              <w:rFonts w:asciiTheme="majorHAnsi" w:hAnsiTheme="majorHAnsi" w:cstheme="majorHAnsi"/>
              <w:sz w:val="23"/>
              <w:szCs w:val="23"/>
            </w:rPr>
          </w:rPrChange>
        </w:rPr>
      </w:pPr>
      <w:del w:id="3668" w:author="Menhorn Timo" w:date="2020-05-27T13:04:00Z">
        <w:r w:rsidRPr="005F1C32" w:rsidDel="00617555">
          <w:rPr>
            <w:rFonts w:cstheme="minorHAnsi"/>
            <w:sz w:val="23"/>
            <w:szCs w:val="23"/>
            <w:rPrChange w:id="3669" w:author="Menhorn Timo" w:date="2020-05-27T07:06:00Z">
              <w:rPr>
                <w:rFonts w:asciiTheme="majorHAnsi" w:hAnsiTheme="majorHAnsi" w:cstheme="majorHAnsi"/>
                <w:sz w:val="23"/>
                <w:szCs w:val="23"/>
              </w:rPr>
            </w:rPrChange>
          </w:rPr>
          <w:delText>Dieses Objekt beinhaltet die</w:delText>
        </w:r>
        <w:r w:rsidR="009A16BC" w:rsidRPr="005F1C32" w:rsidDel="00617555">
          <w:rPr>
            <w:rFonts w:cstheme="minorHAnsi"/>
            <w:sz w:val="23"/>
            <w:szCs w:val="23"/>
            <w:rPrChange w:id="3670" w:author="Menhorn Timo" w:date="2020-05-27T07:06:00Z">
              <w:rPr>
                <w:rFonts w:asciiTheme="majorHAnsi" w:hAnsiTheme="majorHAnsi" w:cstheme="majorHAnsi"/>
                <w:sz w:val="23"/>
                <w:szCs w:val="23"/>
              </w:rPr>
            </w:rPrChange>
          </w:rPr>
          <w:delText xml:space="preserve"> For</w:delText>
        </w:r>
        <w:r w:rsidRPr="005F1C32" w:rsidDel="00617555">
          <w:rPr>
            <w:rFonts w:cstheme="minorHAnsi"/>
            <w:sz w:val="23"/>
            <w:szCs w:val="23"/>
            <w:rPrChange w:id="3671" w:author="Menhorn Timo" w:date="2020-05-27T07:06:00Z">
              <w:rPr>
                <w:rFonts w:asciiTheme="majorHAnsi" w:hAnsiTheme="majorHAnsi" w:cstheme="majorHAnsi"/>
                <w:sz w:val="23"/>
                <w:szCs w:val="23"/>
              </w:rPr>
            </w:rPrChange>
          </w:rPr>
          <w:delText>m</w:delText>
        </w:r>
        <w:r w:rsidR="009A16BC" w:rsidRPr="005F1C32" w:rsidDel="00617555">
          <w:rPr>
            <w:rFonts w:cstheme="minorHAnsi"/>
            <w:sz w:val="23"/>
            <w:szCs w:val="23"/>
            <w:rPrChange w:id="3672" w:author="Menhorn Timo" w:date="2020-05-27T07:06:00Z">
              <w:rPr>
                <w:rFonts w:asciiTheme="majorHAnsi" w:hAnsiTheme="majorHAnsi" w:cstheme="majorHAnsi"/>
                <w:sz w:val="23"/>
                <w:szCs w:val="23"/>
              </w:rPr>
            </w:rPrChange>
          </w:rPr>
          <w:delText xml:space="preserve"> </w:delText>
        </w:r>
        <w:r w:rsidRPr="005F1C32" w:rsidDel="00617555">
          <w:rPr>
            <w:rFonts w:cstheme="minorHAnsi"/>
            <w:sz w:val="23"/>
            <w:szCs w:val="23"/>
            <w:rPrChange w:id="3673" w:author="Menhorn Timo" w:date="2020-05-27T07:06:00Z">
              <w:rPr>
                <w:rFonts w:asciiTheme="majorHAnsi" w:hAnsiTheme="majorHAnsi" w:cstheme="majorHAnsi"/>
                <w:sz w:val="23"/>
                <w:szCs w:val="23"/>
              </w:rPr>
            </w:rPrChange>
          </w:rPr>
          <w:delText>Controls</w:delText>
        </w:r>
        <w:r w:rsidR="009A16BC" w:rsidRPr="005F1C32" w:rsidDel="00617555">
          <w:rPr>
            <w:rFonts w:cstheme="minorHAnsi"/>
            <w:sz w:val="23"/>
            <w:szCs w:val="23"/>
            <w:rPrChange w:id="3674"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675" w:author="Menhorn Timo" w:date="2020-05-27T07:06:00Z">
              <w:rPr>
                <w:rFonts w:asciiTheme="majorHAnsi" w:hAnsiTheme="majorHAnsi" w:cstheme="majorHAnsi"/>
                <w:sz w:val="23"/>
                <w:szCs w:val="23"/>
              </w:rPr>
            </w:rPrChange>
          </w:rPr>
          <w:delText xml:space="preserve"> und ihre Validatoren</w:delText>
        </w:r>
        <w:r w:rsidR="009A16BC" w:rsidRPr="005F1C32" w:rsidDel="00617555">
          <w:rPr>
            <w:rFonts w:cstheme="minorHAnsi"/>
            <w:sz w:val="23"/>
            <w:szCs w:val="23"/>
            <w:rPrChange w:id="3676"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677" w:author="Menhorn Timo" w:date="2020-05-27T07:06:00Z">
              <w:rPr>
                <w:rFonts w:asciiTheme="majorHAnsi" w:hAnsiTheme="majorHAnsi" w:cstheme="majorHAnsi"/>
                <w:sz w:val="23"/>
                <w:szCs w:val="23"/>
              </w:rPr>
            </w:rPrChange>
          </w:rPr>
          <w:delText>, welche ebenfalls beim initialisieren der Komponenten übergeben werden. Zu jeder Art Validator</w:delText>
        </w:r>
        <w:r w:rsidR="009A16BC" w:rsidRPr="005F1C32" w:rsidDel="00617555">
          <w:rPr>
            <w:rFonts w:cstheme="minorHAnsi"/>
            <w:sz w:val="23"/>
            <w:szCs w:val="23"/>
            <w:rPrChange w:id="3678"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679" w:author="Menhorn Timo" w:date="2020-05-27T07:06:00Z">
              <w:rPr>
                <w:rFonts w:asciiTheme="majorHAnsi" w:hAnsiTheme="majorHAnsi" w:cstheme="majorHAnsi"/>
                <w:sz w:val="23"/>
                <w:szCs w:val="23"/>
              </w:rPr>
            </w:rPrChange>
          </w:rPr>
          <w:delText xml:space="preserve"> gibt es dann eine Nachricht, die bei Form</w:delText>
        </w:r>
        <w:r w:rsidR="009A16BC" w:rsidRPr="005F1C32" w:rsidDel="00617555">
          <w:rPr>
            <w:rFonts w:cstheme="minorHAnsi"/>
            <w:sz w:val="23"/>
            <w:szCs w:val="23"/>
            <w:rPrChange w:id="3680" w:author="Menhorn Timo" w:date="2020-05-27T07:06:00Z">
              <w:rPr>
                <w:rFonts w:asciiTheme="majorHAnsi" w:hAnsiTheme="majorHAnsi" w:cstheme="majorHAnsi"/>
                <w:sz w:val="23"/>
                <w:szCs w:val="23"/>
              </w:rPr>
            </w:rPrChange>
          </w:rPr>
          <w:delText xml:space="preserve"> </w:delText>
        </w:r>
        <w:r w:rsidRPr="005F1C32" w:rsidDel="00617555">
          <w:rPr>
            <w:rFonts w:cstheme="minorHAnsi"/>
            <w:sz w:val="23"/>
            <w:szCs w:val="23"/>
            <w:rPrChange w:id="3681" w:author="Menhorn Timo" w:date="2020-05-27T07:06:00Z">
              <w:rPr>
                <w:rFonts w:asciiTheme="majorHAnsi" w:hAnsiTheme="majorHAnsi" w:cstheme="majorHAnsi"/>
                <w:sz w:val="23"/>
                <w:szCs w:val="23"/>
              </w:rPr>
            </w:rPrChange>
          </w:rPr>
          <w:delText>Errors</w:delText>
        </w:r>
        <w:r w:rsidR="009A16BC" w:rsidRPr="005F1C32" w:rsidDel="00617555">
          <w:rPr>
            <w:rFonts w:cstheme="minorHAnsi"/>
            <w:sz w:val="23"/>
            <w:szCs w:val="23"/>
            <w:rPrChange w:id="3682"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683" w:author="Menhorn Timo" w:date="2020-05-27T07:06:00Z">
              <w:rPr>
                <w:rFonts w:asciiTheme="majorHAnsi" w:hAnsiTheme="majorHAnsi" w:cstheme="majorHAnsi"/>
                <w:sz w:val="23"/>
                <w:szCs w:val="23"/>
              </w:rPr>
            </w:rPrChange>
          </w:rPr>
          <w:delText xml:space="preserve"> des Controls</w:delText>
        </w:r>
        <w:r w:rsidR="009A16BC" w:rsidRPr="005F1C32" w:rsidDel="00617555">
          <w:rPr>
            <w:rFonts w:cstheme="minorHAnsi"/>
            <w:sz w:val="23"/>
            <w:szCs w:val="23"/>
            <w:rPrChange w:id="3684"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685" w:author="Menhorn Timo" w:date="2020-05-27T07:06:00Z">
              <w:rPr>
                <w:rFonts w:asciiTheme="majorHAnsi" w:hAnsiTheme="majorHAnsi" w:cstheme="majorHAnsi"/>
                <w:sz w:val="23"/>
                <w:szCs w:val="23"/>
              </w:rPr>
            </w:rPrChange>
          </w:rPr>
          <w:delText xml:space="preserve"> angezeigt werden. Die Überprüfung, welche Meldungen angezeigt werden, findet in der Funktion logValidationErrors statt.</w:delText>
        </w:r>
        <w:bookmarkStart w:id="3686" w:name="_Toc41477499"/>
        <w:bookmarkStart w:id="3687" w:name="_Toc41477593"/>
        <w:bookmarkStart w:id="3688" w:name="_Toc41487117"/>
        <w:bookmarkStart w:id="3689" w:name="_Toc41487592"/>
        <w:bookmarkStart w:id="3690" w:name="_Toc41488424"/>
        <w:bookmarkStart w:id="3691" w:name="_Toc41553121"/>
        <w:bookmarkStart w:id="3692" w:name="_Toc41553547"/>
        <w:bookmarkStart w:id="3693" w:name="_Toc41555152"/>
        <w:bookmarkEnd w:id="3686"/>
        <w:bookmarkEnd w:id="3687"/>
        <w:bookmarkEnd w:id="3688"/>
        <w:bookmarkEnd w:id="3689"/>
        <w:bookmarkEnd w:id="3690"/>
        <w:bookmarkEnd w:id="3691"/>
        <w:bookmarkEnd w:id="3692"/>
        <w:bookmarkEnd w:id="3693"/>
      </w:del>
    </w:p>
    <w:p w14:paraId="3252443C" w14:textId="4E7E9669" w:rsidR="00E3775A" w:rsidRPr="005F1C32" w:rsidDel="004A0000" w:rsidRDefault="00EE65B4">
      <w:pPr>
        <w:pStyle w:val="Beschriftung"/>
        <w:jc w:val="both"/>
        <w:rPr>
          <w:del w:id="3694" w:author="Menhorn Timo" w:date="2020-05-27T09:42:00Z"/>
          <w:rFonts w:cstheme="minorHAnsi"/>
          <w:rPrChange w:id="3695" w:author="Menhorn Timo" w:date="2020-05-27T07:06:00Z">
            <w:rPr>
              <w:del w:id="3696" w:author="Menhorn Timo" w:date="2020-05-27T09:42:00Z"/>
            </w:rPr>
          </w:rPrChange>
        </w:rPr>
        <w:pPrChange w:id="3697" w:author="Menhorn Timo" w:date="2020-05-26T14:36:00Z">
          <w:pPr>
            <w:keepNext/>
            <w:jc w:val="both"/>
          </w:pPr>
        </w:pPrChange>
      </w:pPr>
      <w:del w:id="3698" w:author="Menhorn Timo" w:date="2020-05-27T13:04:00Z">
        <w:r w:rsidRPr="005F1C32" w:rsidDel="00617555">
          <w:rPr>
            <w:rFonts w:cstheme="minorHAnsi"/>
            <w:noProof/>
            <w:sz w:val="23"/>
            <w:szCs w:val="23"/>
            <w:rPrChange w:id="3699" w:author="Menhorn Timo" w:date="2020-05-27T07:06:00Z">
              <w:rPr>
                <w:rFonts w:asciiTheme="majorHAnsi" w:hAnsiTheme="majorHAnsi" w:cstheme="majorHAnsi"/>
                <w:noProof/>
                <w:sz w:val="23"/>
                <w:szCs w:val="23"/>
              </w:rPr>
            </w:rPrChange>
          </w:rPr>
          <w:drawing>
            <wp:inline distT="0" distB="0" distL="0" distR="0" wp14:anchorId="1E784622" wp14:editId="07275003">
              <wp:extent cx="1895475" cy="27848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1263" cy="2793393"/>
                      </a:xfrm>
                      <a:prstGeom prst="rect">
                        <a:avLst/>
                      </a:prstGeom>
                    </pic:spPr>
                  </pic:pic>
                </a:graphicData>
              </a:graphic>
            </wp:inline>
          </w:drawing>
        </w:r>
      </w:del>
      <w:bookmarkStart w:id="3700" w:name="_Toc41477500"/>
      <w:bookmarkStart w:id="3701" w:name="_Toc41477594"/>
      <w:bookmarkStart w:id="3702" w:name="_Toc41487118"/>
      <w:bookmarkStart w:id="3703" w:name="_Toc41487593"/>
      <w:bookmarkStart w:id="3704" w:name="_Toc41488425"/>
      <w:bookmarkStart w:id="3705" w:name="_Toc41553122"/>
      <w:bookmarkStart w:id="3706" w:name="_Toc41553548"/>
      <w:bookmarkStart w:id="3707" w:name="_Toc41555153"/>
      <w:bookmarkEnd w:id="3700"/>
      <w:bookmarkEnd w:id="3701"/>
      <w:bookmarkEnd w:id="3702"/>
      <w:bookmarkEnd w:id="3703"/>
      <w:bookmarkEnd w:id="3704"/>
      <w:bookmarkEnd w:id="3705"/>
      <w:bookmarkEnd w:id="3706"/>
      <w:bookmarkEnd w:id="3707"/>
    </w:p>
    <w:p w14:paraId="5FD680AF" w14:textId="57DB4D26" w:rsidR="004B6653" w:rsidRPr="005F1C32" w:rsidDel="001A1BE3" w:rsidRDefault="00E3775A" w:rsidP="002145EE">
      <w:pPr>
        <w:pStyle w:val="Beschriftung"/>
        <w:jc w:val="both"/>
        <w:rPr>
          <w:del w:id="3708" w:author="Menhorn Timo" w:date="2020-05-26T14:36:00Z"/>
          <w:rFonts w:cstheme="minorHAnsi"/>
          <w:rPrChange w:id="3709" w:author="Menhorn Timo" w:date="2020-05-27T07:06:00Z">
            <w:rPr>
              <w:del w:id="3710" w:author="Menhorn Timo" w:date="2020-05-26T14:36:00Z"/>
            </w:rPr>
          </w:rPrChange>
        </w:rPr>
      </w:pPr>
      <w:del w:id="3711" w:author="Menhorn Timo" w:date="2020-05-26T14:36:00Z">
        <w:r w:rsidRPr="005F1C32" w:rsidDel="001A1BE3">
          <w:rPr>
            <w:rFonts w:cstheme="minorHAnsi"/>
            <w:rPrChange w:id="3712" w:author="Menhorn Timo" w:date="2020-05-27T07:06:00Z">
              <w:rPr/>
            </w:rPrChange>
          </w:rPr>
          <w:delText xml:space="preserve">Abbildung </w:delText>
        </w:r>
      </w:del>
      <w:del w:id="3713" w:author="Menhorn Timo" w:date="2020-05-26T13:31:00Z">
        <w:r w:rsidR="00A530CB" w:rsidRPr="005F1C32" w:rsidDel="00D9257B">
          <w:rPr>
            <w:rFonts w:cstheme="minorHAnsi"/>
            <w:i w:val="0"/>
            <w:iCs w:val="0"/>
            <w:rPrChange w:id="3714" w:author="Menhorn Timo" w:date="2020-05-27T07:06:00Z">
              <w:rPr>
                <w:i w:val="0"/>
                <w:iCs w:val="0"/>
              </w:rPr>
            </w:rPrChange>
          </w:rPr>
          <w:fldChar w:fldCharType="begin"/>
        </w:r>
        <w:r w:rsidR="00A530CB" w:rsidRPr="005F1C32" w:rsidDel="00D9257B">
          <w:rPr>
            <w:rFonts w:cstheme="minorHAnsi"/>
            <w:rPrChange w:id="3715" w:author="Menhorn Timo" w:date="2020-05-27T07:06:00Z">
              <w:rPr/>
            </w:rPrChange>
          </w:rPr>
          <w:delInstrText xml:space="preserve"> SEQ Abbildung \* ARABIC </w:delInstrText>
        </w:r>
        <w:r w:rsidR="00A530CB" w:rsidRPr="005F1C32" w:rsidDel="00D9257B">
          <w:rPr>
            <w:rFonts w:cstheme="minorHAnsi"/>
            <w:i w:val="0"/>
            <w:iCs w:val="0"/>
            <w:rPrChange w:id="3716" w:author="Menhorn Timo" w:date="2020-05-27T07:06:00Z">
              <w:rPr>
                <w:i w:val="0"/>
                <w:iCs w:val="0"/>
                <w:noProof/>
              </w:rPr>
            </w:rPrChange>
          </w:rPr>
          <w:fldChar w:fldCharType="separate"/>
        </w:r>
        <w:r w:rsidRPr="005F1C32" w:rsidDel="00D9257B">
          <w:rPr>
            <w:rFonts w:cstheme="minorHAnsi"/>
            <w:noProof/>
            <w:rPrChange w:id="3717" w:author="Menhorn Timo" w:date="2020-05-27T07:06:00Z">
              <w:rPr>
                <w:noProof/>
              </w:rPr>
            </w:rPrChange>
          </w:rPr>
          <w:delText>16</w:delText>
        </w:r>
        <w:r w:rsidR="00A530CB" w:rsidRPr="005F1C32" w:rsidDel="00D9257B">
          <w:rPr>
            <w:rFonts w:cstheme="minorHAnsi"/>
            <w:i w:val="0"/>
            <w:iCs w:val="0"/>
            <w:noProof/>
            <w:rPrChange w:id="3718" w:author="Menhorn Timo" w:date="2020-05-27T07:06:00Z">
              <w:rPr>
                <w:i w:val="0"/>
                <w:iCs w:val="0"/>
                <w:noProof/>
              </w:rPr>
            </w:rPrChange>
          </w:rPr>
          <w:fldChar w:fldCharType="end"/>
        </w:r>
      </w:del>
      <w:del w:id="3719" w:author="Menhorn Timo" w:date="2020-05-26T14:36:00Z">
        <w:r w:rsidRPr="005F1C32" w:rsidDel="001A1BE3">
          <w:rPr>
            <w:rFonts w:cstheme="minorHAnsi"/>
            <w:rPrChange w:id="3720" w:author="Menhorn Timo" w:date="2020-05-27T07:06:00Z">
              <w:rPr/>
            </w:rPrChange>
          </w:rPr>
          <w:delText>: Zwischenspeicher für Fehlermeldungen zur Laufzeit</w:delText>
        </w:r>
        <w:bookmarkStart w:id="3721" w:name="_Toc41477501"/>
        <w:bookmarkStart w:id="3722" w:name="_Toc41477595"/>
        <w:bookmarkStart w:id="3723" w:name="_Toc41487119"/>
        <w:bookmarkStart w:id="3724" w:name="_Toc41487594"/>
        <w:bookmarkStart w:id="3725" w:name="_Toc41488426"/>
        <w:bookmarkStart w:id="3726" w:name="_Toc41553123"/>
        <w:bookmarkStart w:id="3727" w:name="_Toc41553549"/>
        <w:bookmarkStart w:id="3728" w:name="_Toc41555154"/>
        <w:bookmarkEnd w:id="3721"/>
        <w:bookmarkEnd w:id="3722"/>
        <w:bookmarkEnd w:id="3723"/>
        <w:bookmarkEnd w:id="3724"/>
        <w:bookmarkEnd w:id="3725"/>
        <w:bookmarkEnd w:id="3726"/>
        <w:bookmarkEnd w:id="3727"/>
        <w:bookmarkEnd w:id="3728"/>
      </w:del>
    </w:p>
    <w:p w14:paraId="17E4BD31" w14:textId="42C82CF7" w:rsidR="005F2508" w:rsidRPr="005F1C32" w:rsidDel="00617555" w:rsidRDefault="000821DB" w:rsidP="002145EE">
      <w:pPr>
        <w:jc w:val="both"/>
        <w:rPr>
          <w:del w:id="3729" w:author="Menhorn Timo" w:date="2020-05-27T13:04:00Z"/>
          <w:rFonts w:cstheme="minorHAnsi"/>
          <w:sz w:val="23"/>
          <w:szCs w:val="23"/>
          <w:rPrChange w:id="3730" w:author="Menhorn Timo" w:date="2020-05-27T07:06:00Z">
            <w:rPr>
              <w:del w:id="3731" w:author="Menhorn Timo" w:date="2020-05-27T13:04:00Z"/>
              <w:rFonts w:asciiTheme="majorHAnsi" w:hAnsiTheme="majorHAnsi" w:cstheme="majorHAnsi"/>
              <w:sz w:val="23"/>
              <w:szCs w:val="23"/>
            </w:rPr>
          </w:rPrChange>
        </w:rPr>
      </w:pPr>
      <w:del w:id="3732" w:author="Menhorn Timo" w:date="2020-05-27T13:04:00Z">
        <w:r w:rsidRPr="005F1C32" w:rsidDel="00617555">
          <w:rPr>
            <w:rFonts w:cstheme="minorHAnsi"/>
            <w:sz w:val="23"/>
            <w:szCs w:val="23"/>
            <w:rPrChange w:id="3733" w:author="Menhorn Timo" w:date="2020-05-27T07:06:00Z">
              <w:rPr>
                <w:rFonts w:asciiTheme="majorHAnsi" w:hAnsiTheme="majorHAnsi" w:cstheme="majorHAnsi"/>
                <w:sz w:val="23"/>
                <w:szCs w:val="23"/>
              </w:rPr>
            </w:rPrChange>
          </w:rPr>
          <w:delText>Dieses Objekt dient dem Zwischenspeichern der Form</w:delText>
        </w:r>
        <w:r w:rsidR="009A16BC" w:rsidRPr="005F1C32" w:rsidDel="00617555">
          <w:rPr>
            <w:rFonts w:cstheme="minorHAnsi"/>
            <w:sz w:val="23"/>
            <w:szCs w:val="23"/>
            <w:rPrChange w:id="3734" w:author="Menhorn Timo" w:date="2020-05-27T07:06:00Z">
              <w:rPr>
                <w:rFonts w:asciiTheme="majorHAnsi" w:hAnsiTheme="majorHAnsi" w:cstheme="majorHAnsi"/>
                <w:sz w:val="23"/>
                <w:szCs w:val="23"/>
              </w:rPr>
            </w:rPrChange>
          </w:rPr>
          <w:delText xml:space="preserve"> </w:delText>
        </w:r>
        <w:r w:rsidRPr="005F1C32" w:rsidDel="00617555">
          <w:rPr>
            <w:rFonts w:cstheme="minorHAnsi"/>
            <w:sz w:val="23"/>
            <w:szCs w:val="23"/>
            <w:rPrChange w:id="3735" w:author="Menhorn Timo" w:date="2020-05-27T07:06:00Z">
              <w:rPr>
                <w:rFonts w:asciiTheme="majorHAnsi" w:hAnsiTheme="majorHAnsi" w:cstheme="majorHAnsi"/>
                <w:sz w:val="23"/>
                <w:szCs w:val="23"/>
              </w:rPr>
            </w:rPrChange>
          </w:rPr>
          <w:delText>Error</w:delText>
        </w:r>
        <w:r w:rsidR="009A16BC" w:rsidRPr="005F1C32" w:rsidDel="00617555">
          <w:rPr>
            <w:rFonts w:cstheme="minorHAnsi"/>
            <w:sz w:val="23"/>
            <w:szCs w:val="23"/>
            <w:rPrChange w:id="3736"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737" w:author="Menhorn Timo" w:date="2020-05-27T07:06:00Z">
              <w:rPr>
                <w:rFonts w:asciiTheme="majorHAnsi" w:hAnsiTheme="majorHAnsi" w:cstheme="majorHAnsi"/>
                <w:sz w:val="23"/>
                <w:szCs w:val="23"/>
              </w:rPr>
            </w:rPrChange>
          </w:rPr>
          <w:delText xml:space="preserve"> Validation</w:delText>
        </w:r>
        <w:r w:rsidR="009A16BC" w:rsidRPr="005F1C32" w:rsidDel="00617555">
          <w:rPr>
            <w:rFonts w:cstheme="minorHAnsi"/>
            <w:sz w:val="23"/>
            <w:szCs w:val="23"/>
            <w:rPrChange w:id="3738"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739" w:author="Menhorn Timo" w:date="2020-05-27T07:06:00Z">
              <w:rPr>
                <w:rFonts w:asciiTheme="majorHAnsi" w:hAnsiTheme="majorHAnsi" w:cstheme="majorHAnsi"/>
                <w:sz w:val="23"/>
                <w:szCs w:val="23"/>
              </w:rPr>
            </w:rPrChange>
          </w:rPr>
          <w:delText xml:space="preserve"> Messages. Für jedes Form</w:delText>
        </w:r>
        <w:r w:rsidR="009A16BC" w:rsidRPr="005F1C32" w:rsidDel="00617555">
          <w:rPr>
            <w:rFonts w:cstheme="minorHAnsi"/>
            <w:sz w:val="23"/>
            <w:szCs w:val="23"/>
            <w:rPrChange w:id="3740" w:author="Menhorn Timo" w:date="2020-05-27T07:06:00Z">
              <w:rPr>
                <w:rFonts w:asciiTheme="majorHAnsi" w:hAnsiTheme="majorHAnsi" w:cstheme="majorHAnsi"/>
                <w:sz w:val="23"/>
                <w:szCs w:val="23"/>
              </w:rPr>
            </w:rPrChange>
          </w:rPr>
          <w:delText xml:space="preserve"> C</w:delText>
        </w:r>
        <w:r w:rsidRPr="005F1C32" w:rsidDel="00617555">
          <w:rPr>
            <w:rFonts w:cstheme="minorHAnsi"/>
            <w:sz w:val="23"/>
            <w:szCs w:val="23"/>
            <w:rPrChange w:id="3741" w:author="Menhorn Timo" w:date="2020-05-27T07:06:00Z">
              <w:rPr>
                <w:rFonts w:asciiTheme="majorHAnsi" w:hAnsiTheme="majorHAnsi" w:cstheme="majorHAnsi"/>
                <w:sz w:val="23"/>
                <w:szCs w:val="23"/>
              </w:rPr>
            </w:rPrChange>
          </w:rPr>
          <w:delText>ontrol</w:delText>
        </w:r>
        <w:r w:rsidR="009A16BC" w:rsidRPr="005F1C32" w:rsidDel="00617555">
          <w:rPr>
            <w:rFonts w:cstheme="minorHAnsi"/>
            <w:sz w:val="23"/>
            <w:szCs w:val="23"/>
            <w:rPrChange w:id="3742"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743" w:author="Menhorn Timo" w:date="2020-05-27T07:06:00Z">
              <w:rPr>
                <w:rFonts w:asciiTheme="majorHAnsi" w:hAnsiTheme="majorHAnsi" w:cstheme="majorHAnsi"/>
                <w:sz w:val="23"/>
                <w:szCs w:val="23"/>
              </w:rPr>
            </w:rPrChange>
          </w:rPr>
          <w:delText xml:space="preserve"> werden hier aus dem Obje</w:delText>
        </w:r>
        <w:r w:rsidR="009F22CC" w:rsidRPr="005F1C32" w:rsidDel="00617555">
          <w:rPr>
            <w:rFonts w:cstheme="minorHAnsi"/>
            <w:sz w:val="23"/>
            <w:szCs w:val="23"/>
            <w:rPrChange w:id="3744" w:author="Menhorn Timo" w:date="2020-05-27T07:06:00Z">
              <w:rPr>
                <w:rFonts w:asciiTheme="majorHAnsi" w:hAnsiTheme="majorHAnsi" w:cstheme="majorHAnsi"/>
                <w:sz w:val="23"/>
                <w:szCs w:val="23"/>
              </w:rPr>
            </w:rPrChange>
          </w:rPr>
          <w:delText>k</w:delText>
        </w:r>
        <w:r w:rsidRPr="005F1C32" w:rsidDel="00617555">
          <w:rPr>
            <w:rFonts w:cstheme="minorHAnsi"/>
            <w:sz w:val="23"/>
            <w:szCs w:val="23"/>
            <w:rPrChange w:id="3745" w:author="Menhorn Timo" w:date="2020-05-27T07:06:00Z">
              <w:rPr>
                <w:rFonts w:asciiTheme="majorHAnsi" w:hAnsiTheme="majorHAnsi" w:cstheme="majorHAnsi"/>
                <w:sz w:val="23"/>
                <w:szCs w:val="23"/>
              </w:rPr>
            </w:rPrChange>
          </w:rPr>
          <w:delText>t die entsprechenden Values der zutreffenden Keys aus dem Obje</w:delText>
        </w:r>
        <w:r w:rsidR="009F22CC" w:rsidRPr="005F1C32" w:rsidDel="00617555">
          <w:rPr>
            <w:rFonts w:cstheme="minorHAnsi"/>
            <w:sz w:val="23"/>
            <w:szCs w:val="23"/>
            <w:rPrChange w:id="3746" w:author="Menhorn Timo" w:date="2020-05-27T07:06:00Z">
              <w:rPr>
                <w:rFonts w:asciiTheme="majorHAnsi" w:hAnsiTheme="majorHAnsi" w:cstheme="majorHAnsi"/>
                <w:sz w:val="23"/>
                <w:szCs w:val="23"/>
              </w:rPr>
            </w:rPrChange>
          </w:rPr>
          <w:delText>k</w:delText>
        </w:r>
        <w:r w:rsidRPr="005F1C32" w:rsidDel="00617555">
          <w:rPr>
            <w:rFonts w:cstheme="minorHAnsi"/>
            <w:sz w:val="23"/>
            <w:szCs w:val="23"/>
            <w:rPrChange w:id="3747" w:author="Menhorn Timo" w:date="2020-05-27T07:06:00Z">
              <w:rPr>
                <w:rFonts w:asciiTheme="majorHAnsi" w:hAnsiTheme="majorHAnsi" w:cstheme="majorHAnsi"/>
                <w:sz w:val="23"/>
                <w:szCs w:val="23"/>
              </w:rPr>
            </w:rPrChange>
          </w:rPr>
          <w:delText>t Validation</w:delText>
        </w:r>
        <w:r w:rsidR="009A16BC" w:rsidRPr="005F1C32" w:rsidDel="00617555">
          <w:rPr>
            <w:rFonts w:cstheme="minorHAnsi"/>
            <w:sz w:val="23"/>
            <w:szCs w:val="23"/>
            <w:rPrChange w:id="3748"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749" w:author="Menhorn Timo" w:date="2020-05-27T07:06:00Z">
              <w:rPr>
                <w:rFonts w:asciiTheme="majorHAnsi" w:hAnsiTheme="majorHAnsi" w:cstheme="majorHAnsi"/>
                <w:sz w:val="23"/>
                <w:szCs w:val="23"/>
              </w:rPr>
            </w:rPrChange>
          </w:rPr>
          <w:delText xml:space="preserve"> Mess</w:delText>
        </w:r>
        <w:r w:rsidR="00DB61E5" w:rsidRPr="005F1C32" w:rsidDel="00617555">
          <w:rPr>
            <w:rFonts w:cstheme="minorHAnsi"/>
            <w:sz w:val="23"/>
            <w:szCs w:val="23"/>
            <w:rPrChange w:id="3750" w:author="Menhorn Timo" w:date="2020-05-27T07:06:00Z">
              <w:rPr>
                <w:rFonts w:asciiTheme="majorHAnsi" w:hAnsiTheme="majorHAnsi" w:cstheme="majorHAnsi"/>
                <w:sz w:val="23"/>
                <w:szCs w:val="23"/>
              </w:rPr>
            </w:rPrChange>
          </w:rPr>
          <w:delText>a</w:delText>
        </w:r>
        <w:r w:rsidRPr="005F1C32" w:rsidDel="00617555">
          <w:rPr>
            <w:rFonts w:cstheme="minorHAnsi"/>
            <w:sz w:val="23"/>
            <w:szCs w:val="23"/>
            <w:rPrChange w:id="3751" w:author="Menhorn Timo" w:date="2020-05-27T07:06:00Z">
              <w:rPr>
                <w:rFonts w:asciiTheme="majorHAnsi" w:hAnsiTheme="majorHAnsi" w:cstheme="majorHAnsi"/>
                <w:sz w:val="23"/>
                <w:szCs w:val="23"/>
              </w:rPr>
            </w:rPrChange>
          </w:rPr>
          <w:delText>ges zwischengespeichert und wenn nötig die Strings mit einem Leerzeichen separiert zwischengespeichert und in der HTML für das entsprechende Form</w:delText>
        </w:r>
        <w:r w:rsidR="009A16BC" w:rsidRPr="005F1C32" w:rsidDel="00617555">
          <w:rPr>
            <w:rFonts w:cstheme="minorHAnsi"/>
            <w:sz w:val="23"/>
            <w:szCs w:val="23"/>
            <w:rPrChange w:id="3752" w:author="Menhorn Timo" w:date="2020-05-27T07:06:00Z">
              <w:rPr>
                <w:rFonts w:asciiTheme="majorHAnsi" w:hAnsiTheme="majorHAnsi" w:cstheme="majorHAnsi"/>
                <w:sz w:val="23"/>
                <w:szCs w:val="23"/>
              </w:rPr>
            </w:rPrChange>
          </w:rPr>
          <w:delText xml:space="preserve"> C</w:delText>
        </w:r>
        <w:r w:rsidRPr="005F1C32" w:rsidDel="00617555">
          <w:rPr>
            <w:rFonts w:cstheme="minorHAnsi"/>
            <w:sz w:val="23"/>
            <w:szCs w:val="23"/>
            <w:rPrChange w:id="3753" w:author="Menhorn Timo" w:date="2020-05-27T07:06:00Z">
              <w:rPr>
                <w:rFonts w:asciiTheme="majorHAnsi" w:hAnsiTheme="majorHAnsi" w:cstheme="majorHAnsi"/>
                <w:sz w:val="23"/>
                <w:szCs w:val="23"/>
              </w:rPr>
            </w:rPrChange>
          </w:rPr>
          <w:delText>ontrol</w:delText>
        </w:r>
        <w:r w:rsidR="009A16BC" w:rsidRPr="005F1C32" w:rsidDel="00617555">
          <w:rPr>
            <w:rFonts w:cstheme="minorHAnsi"/>
            <w:sz w:val="23"/>
            <w:szCs w:val="23"/>
            <w:rPrChange w:id="3754"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755" w:author="Menhorn Timo" w:date="2020-05-27T07:06:00Z">
              <w:rPr>
                <w:rFonts w:asciiTheme="majorHAnsi" w:hAnsiTheme="majorHAnsi" w:cstheme="majorHAnsi"/>
                <w:sz w:val="23"/>
                <w:szCs w:val="23"/>
              </w:rPr>
            </w:rPrChange>
          </w:rPr>
          <w:delText xml:space="preserve"> angezeigt.</w:delText>
        </w:r>
        <w:bookmarkStart w:id="3756" w:name="_Toc41477502"/>
        <w:bookmarkStart w:id="3757" w:name="_Toc41477596"/>
        <w:bookmarkStart w:id="3758" w:name="_Toc41487120"/>
        <w:bookmarkStart w:id="3759" w:name="_Toc41487595"/>
        <w:bookmarkStart w:id="3760" w:name="_Toc41488427"/>
        <w:bookmarkStart w:id="3761" w:name="_Toc41553124"/>
        <w:bookmarkStart w:id="3762" w:name="_Toc41553550"/>
        <w:bookmarkStart w:id="3763" w:name="_Toc41555155"/>
        <w:bookmarkEnd w:id="3756"/>
        <w:bookmarkEnd w:id="3757"/>
        <w:bookmarkEnd w:id="3758"/>
        <w:bookmarkEnd w:id="3759"/>
        <w:bookmarkEnd w:id="3760"/>
        <w:bookmarkEnd w:id="3761"/>
        <w:bookmarkEnd w:id="3762"/>
        <w:bookmarkEnd w:id="3763"/>
      </w:del>
    </w:p>
    <w:p w14:paraId="067D3DCF" w14:textId="1471DB5F" w:rsidR="005F2508" w:rsidRPr="005F1C32" w:rsidDel="00617555" w:rsidRDefault="005F2508" w:rsidP="002145EE">
      <w:pPr>
        <w:jc w:val="both"/>
        <w:rPr>
          <w:del w:id="3764" w:author="Menhorn Timo" w:date="2020-05-27T13:04:00Z"/>
          <w:rFonts w:cstheme="minorHAnsi"/>
          <w:sz w:val="23"/>
          <w:szCs w:val="23"/>
          <w:rPrChange w:id="3765" w:author="Menhorn Timo" w:date="2020-05-27T07:06:00Z">
            <w:rPr>
              <w:del w:id="3766" w:author="Menhorn Timo" w:date="2020-05-27T13:04:00Z"/>
              <w:rFonts w:asciiTheme="majorHAnsi" w:hAnsiTheme="majorHAnsi" w:cstheme="majorHAnsi"/>
              <w:sz w:val="23"/>
              <w:szCs w:val="23"/>
            </w:rPr>
          </w:rPrChange>
        </w:rPr>
      </w:pPr>
      <w:bookmarkStart w:id="3767" w:name="_Toc41477503"/>
      <w:bookmarkStart w:id="3768" w:name="_Toc41477597"/>
      <w:bookmarkStart w:id="3769" w:name="_Toc41487121"/>
      <w:bookmarkStart w:id="3770" w:name="_Toc41487596"/>
      <w:bookmarkStart w:id="3771" w:name="_Toc41488428"/>
      <w:bookmarkStart w:id="3772" w:name="_Toc41553125"/>
      <w:bookmarkStart w:id="3773" w:name="_Toc41553551"/>
      <w:bookmarkStart w:id="3774" w:name="_Toc41555156"/>
      <w:bookmarkEnd w:id="3767"/>
      <w:bookmarkEnd w:id="3768"/>
      <w:bookmarkEnd w:id="3769"/>
      <w:bookmarkEnd w:id="3770"/>
      <w:bookmarkEnd w:id="3771"/>
      <w:bookmarkEnd w:id="3772"/>
      <w:bookmarkEnd w:id="3773"/>
      <w:bookmarkEnd w:id="3774"/>
    </w:p>
    <w:p w14:paraId="308AB1F5" w14:textId="08FDE706" w:rsidR="00E3775A" w:rsidRPr="005F1C32" w:rsidDel="004A0000" w:rsidRDefault="00EE65B4">
      <w:pPr>
        <w:pStyle w:val="Beschriftung"/>
        <w:jc w:val="both"/>
        <w:rPr>
          <w:del w:id="3775" w:author="Menhorn Timo" w:date="2020-05-27T09:42:00Z"/>
          <w:rFonts w:cstheme="minorHAnsi"/>
          <w:rPrChange w:id="3776" w:author="Menhorn Timo" w:date="2020-05-27T07:06:00Z">
            <w:rPr>
              <w:del w:id="3777" w:author="Menhorn Timo" w:date="2020-05-27T09:42:00Z"/>
            </w:rPr>
          </w:rPrChange>
        </w:rPr>
        <w:pPrChange w:id="3778" w:author="Menhorn Timo" w:date="2020-05-26T14:37:00Z">
          <w:pPr>
            <w:keepNext/>
            <w:jc w:val="both"/>
          </w:pPr>
        </w:pPrChange>
      </w:pPr>
      <w:del w:id="3779" w:author="Menhorn Timo" w:date="2020-05-27T13:04:00Z">
        <w:r w:rsidRPr="005F1C32" w:rsidDel="00617555">
          <w:rPr>
            <w:rFonts w:cstheme="minorHAnsi"/>
            <w:noProof/>
            <w:sz w:val="23"/>
            <w:szCs w:val="23"/>
            <w:rPrChange w:id="3780" w:author="Menhorn Timo" w:date="2020-05-27T07:06:00Z">
              <w:rPr>
                <w:rFonts w:asciiTheme="majorHAnsi" w:hAnsiTheme="majorHAnsi" w:cstheme="majorHAnsi"/>
                <w:noProof/>
                <w:sz w:val="23"/>
                <w:szCs w:val="23"/>
              </w:rPr>
            </w:rPrChange>
          </w:rPr>
          <w:drawing>
            <wp:inline distT="0" distB="0" distL="0" distR="0" wp14:anchorId="1D54888A" wp14:editId="4F06E422">
              <wp:extent cx="5648325" cy="4638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638675"/>
                      </a:xfrm>
                      <a:prstGeom prst="rect">
                        <a:avLst/>
                      </a:prstGeom>
                    </pic:spPr>
                  </pic:pic>
                </a:graphicData>
              </a:graphic>
            </wp:inline>
          </w:drawing>
        </w:r>
      </w:del>
      <w:bookmarkStart w:id="3781" w:name="_Toc41477504"/>
      <w:bookmarkStart w:id="3782" w:name="_Toc41477598"/>
      <w:bookmarkStart w:id="3783" w:name="_Toc41487122"/>
      <w:bookmarkStart w:id="3784" w:name="_Toc41487597"/>
      <w:bookmarkStart w:id="3785" w:name="_Toc41488429"/>
      <w:bookmarkStart w:id="3786" w:name="_Toc41553126"/>
      <w:bookmarkStart w:id="3787" w:name="_Toc41553552"/>
      <w:bookmarkStart w:id="3788" w:name="_Toc41555157"/>
      <w:bookmarkEnd w:id="3781"/>
      <w:bookmarkEnd w:id="3782"/>
      <w:bookmarkEnd w:id="3783"/>
      <w:bookmarkEnd w:id="3784"/>
      <w:bookmarkEnd w:id="3785"/>
      <w:bookmarkEnd w:id="3786"/>
      <w:bookmarkEnd w:id="3787"/>
      <w:bookmarkEnd w:id="3788"/>
    </w:p>
    <w:p w14:paraId="75F00EDF" w14:textId="0F9493B8" w:rsidR="008C395D" w:rsidRPr="005F1C32" w:rsidDel="001A1BE3" w:rsidRDefault="00E3775A">
      <w:pPr>
        <w:jc w:val="both"/>
        <w:rPr>
          <w:del w:id="3789" w:author="Menhorn Timo" w:date="2020-05-26T14:37:00Z"/>
          <w:rFonts w:cstheme="minorHAnsi"/>
          <w:sz w:val="23"/>
          <w:szCs w:val="23"/>
          <w:rPrChange w:id="3790" w:author="Menhorn Timo" w:date="2020-05-27T07:06:00Z">
            <w:rPr>
              <w:del w:id="3791" w:author="Menhorn Timo" w:date="2020-05-26T14:37:00Z"/>
            </w:rPr>
          </w:rPrChange>
        </w:rPr>
        <w:pPrChange w:id="3792" w:author="Menhorn Timo" w:date="2020-05-26T14:37:00Z">
          <w:pPr>
            <w:pStyle w:val="Beschriftung"/>
            <w:jc w:val="both"/>
          </w:pPr>
        </w:pPrChange>
      </w:pPr>
      <w:del w:id="3793" w:author="Menhorn Timo" w:date="2020-05-26T14:37:00Z">
        <w:r w:rsidRPr="005F1C32" w:rsidDel="001A1BE3">
          <w:rPr>
            <w:rFonts w:cstheme="minorHAnsi"/>
            <w:rPrChange w:id="3794" w:author="Menhorn Timo" w:date="2020-05-27T07:06:00Z">
              <w:rPr/>
            </w:rPrChange>
          </w:rPr>
          <w:delText xml:space="preserve">Abbildung </w:delText>
        </w:r>
      </w:del>
      <w:del w:id="3795" w:author="Menhorn Timo" w:date="2020-05-26T13:31:00Z">
        <w:r w:rsidR="00A530CB" w:rsidRPr="005F1C32" w:rsidDel="00D9257B">
          <w:rPr>
            <w:rFonts w:cstheme="minorHAnsi"/>
            <w:rPrChange w:id="3796" w:author="Menhorn Timo" w:date="2020-05-27T07:06:00Z">
              <w:rPr/>
            </w:rPrChange>
          </w:rPr>
          <w:fldChar w:fldCharType="begin"/>
        </w:r>
        <w:r w:rsidR="00A530CB" w:rsidRPr="005F1C32" w:rsidDel="00D9257B">
          <w:rPr>
            <w:rFonts w:cstheme="minorHAnsi"/>
            <w:rPrChange w:id="3797" w:author="Menhorn Timo" w:date="2020-05-27T07:06:00Z">
              <w:rPr/>
            </w:rPrChange>
          </w:rPr>
          <w:delInstrText xml:space="preserve"> SEQ Abbildung \* ARABIC </w:delInstrText>
        </w:r>
        <w:r w:rsidR="00A530CB" w:rsidRPr="005F1C32" w:rsidDel="00D9257B">
          <w:rPr>
            <w:rFonts w:cstheme="minorHAnsi"/>
            <w:rPrChange w:id="3798" w:author="Menhorn Timo" w:date="2020-05-27T07:06:00Z">
              <w:rPr>
                <w:noProof/>
              </w:rPr>
            </w:rPrChange>
          </w:rPr>
          <w:fldChar w:fldCharType="separate"/>
        </w:r>
        <w:r w:rsidRPr="005F1C32" w:rsidDel="00D9257B">
          <w:rPr>
            <w:rFonts w:cstheme="minorHAnsi"/>
            <w:noProof/>
            <w:rPrChange w:id="3799" w:author="Menhorn Timo" w:date="2020-05-27T07:06:00Z">
              <w:rPr>
                <w:noProof/>
              </w:rPr>
            </w:rPrChange>
          </w:rPr>
          <w:delText>17</w:delText>
        </w:r>
        <w:r w:rsidR="00A530CB" w:rsidRPr="005F1C32" w:rsidDel="00D9257B">
          <w:rPr>
            <w:rFonts w:cstheme="minorHAnsi"/>
            <w:noProof/>
            <w:rPrChange w:id="3800" w:author="Menhorn Timo" w:date="2020-05-27T07:06:00Z">
              <w:rPr>
                <w:noProof/>
              </w:rPr>
            </w:rPrChange>
          </w:rPr>
          <w:fldChar w:fldCharType="end"/>
        </w:r>
      </w:del>
      <w:del w:id="3801" w:author="Menhorn Timo" w:date="2020-05-26T14:37:00Z">
        <w:r w:rsidRPr="005F1C32" w:rsidDel="001A1BE3">
          <w:rPr>
            <w:rFonts w:cstheme="minorHAnsi"/>
            <w:rPrChange w:id="3802" w:author="Menhorn Timo" w:date="2020-05-27T07:06:00Z">
              <w:rPr/>
            </w:rPrChange>
          </w:rPr>
          <w:delText>:</w:delText>
        </w:r>
      </w:del>
      <w:del w:id="3803" w:author="Menhorn Timo" w:date="2020-05-27T13:04:00Z">
        <w:r w:rsidRPr="005F1C32" w:rsidDel="00617555">
          <w:rPr>
            <w:rFonts w:cstheme="minorHAnsi"/>
            <w:rPrChange w:id="3804" w:author="Menhorn Timo" w:date="2020-05-27T07:06:00Z">
              <w:rPr/>
            </w:rPrChange>
          </w:rPr>
          <w:delText xml:space="preserve"> </w:delText>
        </w:r>
      </w:del>
      <w:del w:id="3805" w:author="Menhorn Timo" w:date="2020-05-26T14:37:00Z">
        <w:r w:rsidRPr="005F1C32" w:rsidDel="001A1BE3">
          <w:rPr>
            <w:rFonts w:cstheme="minorHAnsi"/>
            <w:sz w:val="23"/>
            <w:szCs w:val="23"/>
            <w:rPrChange w:id="3806" w:author="Menhorn Timo" w:date="2020-05-27T07:06:00Z">
              <w:rPr>
                <w:i w:val="0"/>
                <w:iCs w:val="0"/>
              </w:rPr>
            </w:rPrChange>
          </w:rPr>
          <w:delText>Loggen von Value Changes</w:delText>
        </w:r>
        <w:bookmarkStart w:id="3807" w:name="_Toc41477505"/>
        <w:bookmarkStart w:id="3808" w:name="_Toc41477599"/>
        <w:bookmarkStart w:id="3809" w:name="_Toc41487123"/>
        <w:bookmarkStart w:id="3810" w:name="_Toc41487598"/>
        <w:bookmarkStart w:id="3811" w:name="_Toc41488430"/>
        <w:bookmarkStart w:id="3812" w:name="_Toc41553127"/>
        <w:bookmarkStart w:id="3813" w:name="_Toc41553553"/>
        <w:bookmarkStart w:id="3814" w:name="_Toc41555158"/>
        <w:bookmarkEnd w:id="3807"/>
        <w:bookmarkEnd w:id="3808"/>
        <w:bookmarkEnd w:id="3809"/>
        <w:bookmarkEnd w:id="3810"/>
        <w:bookmarkEnd w:id="3811"/>
        <w:bookmarkEnd w:id="3812"/>
        <w:bookmarkEnd w:id="3813"/>
        <w:bookmarkEnd w:id="3814"/>
      </w:del>
    </w:p>
    <w:p w14:paraId="1513205F" w14:textId="5E988BF3" w:rsidR="00C21FDF" w:rsidRPr="005F1C32" w:rsidDel="001A1BE3" w:rsidRDefault="00ED6798">
      <w:pPr>
        <w:jc w:val="both"/>
        <w:rPr>
          <w:del w:id="3815" w:author="Menhorn Timo" w:date="2020-05-26T14:37:00Z"/>
          <w:rFonts w:cstheme="minorHAnsi"/>
          <w:sz w:val="23"/>
          <w:szCs w:val="23"/>
          <w:rPrChange w:id="3816" w:author="Menhorn Timo" w:date="2020-05-27T07:06:00Z">
            <w:rPr>
              <w:del w:id="3817" w:author="Menhorn Timo" w:date="2020-05-26T14:37:00Z"/>
            </w:rPr>
          </w:rPrChange>
        </w:rPr>
      </w:pPr>
      <w:del w:id="3818" w:author="Menhorn Timo" w:date="2020-05-27T13:04:00Z">
        <w:r w:rsidRPr="005F1C32" w:rsidDel="00617555">
          <w:rPr>
            <w:rFonts w:cstheme="minorHAnsi"/>
            <w:sz w:val="23"/>
            <w:szCs w:val="23"/>
            <w:rPrChange w:id="3819" w:author="Menhorn Timo" w:date="2020-05-27T07:06:00Z">
              <w:rPr/>
            </w:rPrChange>
          </w:rPr>
          <w:delText>An diese Funktion wird eine Form Group</w:delText>
        </w:r>
        <w:r w:rsidR="009A16BC" w:rsidRPr="005F1C32" w:rsidDel="00617555">
          <w:rPr>
            <w:rFonts w:cstheme="minorHAnsi"/>
            <w:sz w:val="23"/>
            <w:szCs w:val="23"/>
            <w:rPrChange w:id="3820" w:author="Menhorn Timo" w:date="2020-05-27T07:06:00Z">
              <w:rPr/>
            </w:rPrChange>
          </w:rPr>
          <w:delText>*</w:delText>
        </w:r>
        <w:r w:rsidRPr="005F1C32" w:rsidDel="00617555">
          <w:rPr>
            <w:rFonts w:cstheme="minorHAnsi"/>
            <w:sz w:val="23"/>
            <w:szCs w:val="23"/>
            <w:rPrChange w:id="3821" w:author="Menhorn Timo" w:date="2020-05-27T07:06:00Z">
              <w:rPr/>
            </w:rPrChange>
          </w:rPr>
          <w:delText xml:space="preserve"> übergeben, als default</w:delText>
        </w:r>
        <w:r w:rsidR="00DB61E5" w:rsidRPr="005F1C32" w:rsidDel="00617555">
          <w:rPr>
            <w:rFonts w:cstheme="minorHAnsi"/>
            <w:sz w:val="23"/>
            <w:szCs w:val="23"/>
            <w:rPrChange w:id="3822" w:author="Menhorn Timo" w:date="2020-05-27T07:06:00Z">
              <w:rPr/>
            </w:rPrChange>
          </w:rPr>
          <w:delText xml:space="preserve"> Wert</w:delText>
        </w:r>
        <w:r w:rsidRPr="005F1C32" w:rsidDel="00617555">
          <w:rPr>
            <w:rFonts w:cstheme="minorHAnsi"/>
            <w:sz w:val="23"/>
            <w:szCs w:val="23"/>
            <w:rPrChange w:id="3823" w:author="Menhorn Timo" w:date="2020-05-27T07:06:00Z">
              <w:rPr/>
            </w:rPrChange>
          </w:rPr>
          <w:delText xml:space="preserve"> wird hier die komplette Form</w:delText>
        </w:r>
        <w:r w:rsidR="009A16BC" w:rsidRPr="005F1C32" w:rsidDel="00617555">
          <w:rPr>
            <w:rFonts w:cstheme="minorHAnsi"/>
            <w:sz w:val="23"/>
            <w:szCs w:val="23"/>
            <w:rPrChange w:id="3824" w:author="Menhorn Timo" w:date="2020-05-27T07:06:00Z">
              <w:rPr/>
            </w:rPrChange>
          </w:rPr>
          <w:delText xml:space="preserve"> </w:delText>
        </w:r>
        <w:r w:rsidRPr="005F1C32" w:rsidDel="00617555">
          <w:rPr>
            <w:rFonts w:cstheme="minorHAnsi"/>
            <w:sz w:val="23"/>
            <w:szCs w:val="23"/>
            <w:rPrChange w:id="3825" w:author="Menhorn Timo" w:date="2020-05-27T07:06:00Z">
              <w:rPr/>
            </w:rPrChange>
          </w:rPr>
          <w:delText>Group</w:delText>
        </w:r>
        <w:r w:rsidR="009A16BC" w:rsidRPr="005F1C32" w:rsidDel="00617555">
          <w:rPr>
            <w:rFonts w:cstheme="minorHAnsi"/>
            <w:sz w:val="23"/>
            <w:szCs w:val="23"/>
            <w:rPrChange w:id="3826" w:author="Menhorn Timo" w:date="2020-05-27T07:06:00Z">
              <w:rPr/>
            </w:rPrChange>
          </w:rPr>
          <w:delText>*</w:delText>
        </w:r>
        <w:r w:rsidRPr="005F1C32" w:rsidDel="00617555">
          <w:rPr>
            <w:rFonts w:cstheme="minorHAnsi"/>
            <w:sz w:val="23"/>
            <w:szCs w:val="23"/>
            <w:rPrChange w:id="3827" w:author="Menhorn Timo" w:date="2020-05-27T07:06:00Z">
              <w:rPr/>
            </w:rPrChange>
          </w:rPr>
          <w:delText xml:space="preserve"> übergeben. Diese Funktion wird bei jeder Änderung </w:delText>
        </w:r>
        <w:r w:rsidR="000821DB" w:rsidRPr="005F1C32" w:rsidDel="00617555">
          <w:rPr>
            <w:rFonts w:cstheme="minorHAnsi"/>
            <w:sz w:val="23"/>
            <w:szCs w:val="23"/>
            <w:rPrChange w:id="3828" w:author="Menhorn Timo" w:date="2020-05-27T07:06:00Z">
              <w:rPr/>
            </w:rPrChange>
          </w:rPr>
          <w:delText>eines Controls</w:delText>
        </w:r>
        <w:r w:rsidR="009A16BC" w:rsidRPr="005F1C32" w:rsidDel="00617555">
          <w:rPr>
            <w:rFonts w:cstheme="minorHAnsi"/>
            <w:sz w:val="23"/>
            <w:szCs w:val="23"/>
            <w:rPrChange w:id="3829" w:author="Menhorn Timo" w:date="2020-05-27T07:06:00Z">
              <w:rPr/>
            </w:rPrChange>
          </w:rPr>
          <w:delText>*</w:delText>
        </w:r>
        <w:r w:rsidR="000821DB" w:rsidRPr="005F1C32" w:rsidDel="00617555">
          <w:rPr>
            <w:rFonts w:cstheme="minorHAnsi"/>
            <w:sz w:val="23"/>
            <w:szCs w:val="23"/>
            <w:rPrChange w:id="3830" w:author="Menhorn Timo" w:date="2020-05-27T07:06:00Z">
              <w:rPr/>
            </w:rPrChange>
          </w:rPr>
          <w:delText xml:space="preserve"> </w:delText>
        </w:r>
        <w:r w:rsidRPr="005F1C32" w:rsidDel="00617555">
          <w:rPr>
            <w:rFonts w:cstheme="minorHAnsi"/>
            <w:sz w:val="23"/>
            <w:szCs w:val="23"/>
            <w:rPrChange w:id="3831" w:author="Menhorn Timo" w:date="2020-05-27T07:06:00Z">
              <w:rPr/>
            </w:rPrChange>
          </w:rPr>
          <w:delText xml:space="preserve">im Formular aufgerufen. </w:delText>
        </w:r>
      </w:del>
      <w:bookmarkStart w:id="3832" w:name="_Toc41477506"/>
      <w:bookmarkStart w:id="3833" w:name="_Toc41477600"/>
      <w:bookmarkStart w:id="3834" w:name="_Toc41487124"/>
      <w:bookmarkStart w:id="3835" w:name="_Toc41487599"/>
      <w:bookmarkStart w:id="3836" w:name="_Toc41488431"/>
      <w:bookmarkStart w:id="3837" w:name="_Toc41553128"/>
      <w:bookmarkStart w:id="3838" w:name="_Toc41553554"/>
      <w:bookmarkStart w:id="3839" w:name="_Toc41555159"/>
      <w:bookmarkEnd w:id="3832"/>
      <w:bookmarkEnd w:id="3833"/>
      <w:bookmarkEnd w:id="3834"/>
      <w:bookmarkEnd w:id="3835"/>
      <w:bookmarkEnd w:id="3836"/>
      <w:bookmarkEnd w:id="3837"/>
      <w:bookmarkEnd w:id="3838"/>
      <w:bookmarkEnd w:id="3839"/>
    </w:p>
    <w:p w14:paraId="24C951E9" w14:textId="26D47499" w:rsidR="00ED6798" w:rsidRPr="005F1C32" w:rsidDel="00617555" w:rsidRDefault="000529D2" w:rsidP="002145EE">
      <w:pPr>
        <w:jc w:val="both"/>
        <w:rPr>
          <w:del w:id="3840" w:author="Menhorn Timo" w:date="2020-05-27T13:04:00Z"/>
          <w:rFonts w:cstheme="minorHAnsi"/>
          <w:sz w:val="23"/>
          <w:szCs w:val="23"/>
          <w:rPrChange w:id="3841" w:author="Menhorn Timo" w:date="2020-05-27T07:06:00Z">
            <w:rPr>
              <w:del w:id="3842" w:author="Menhorn Timo" w:date="2020-05-27T13:04:00Z"/>
              <w:rFonts w:asciiTheme="majorHAnsi" w:hAnsiTheme="majorHAnsi" w:cstheme="majorHAnsi"/>
              <w:sz w:val="23"/>
              <w:szCs w:val="23"/>
            </w:rPr>
          </w:rPrChange>
        </w:rPr>
      </w:pPr>
      <w:del w:id="3843" w:author="Menhorn Timo" w:date="2020-05-27T13:04:00Z">
        <w:r w:rsidRPr="005F1C32" w:rsidDel="00617555">
          <w:rPr>
            <w:rFonts w:cstheme="minorHAnsi"/>
            <w:sz w:val="23"/>
            <w:szCs w:val="23"/>
            <w:rPrChange w:id="3844" w:author="Menhorn Timo" w:date="2020-05-27T07:06:00Z">
              <w:rPr>
                <w:rFonts w:asciiTheme="majorHAnsi" w:hAnsiTheme="majorHAnsi" w:cstheme="majorHAnsi"/>
                <w:sz w:val="23"/>
                <w:szCs w:val="23"/>
              </w:rPr>
            </w:rPrChange>
          </w:rPr>
          <w:delText>In dieser Funktion wird über die Controls</w:delText>
        </w:r>
        <w:r w:rsidR="009A16BC" w:rsidRPr="005F1C32" w:rsidDel="00617555">
          <w:rPr>
            <w:rFonts w:cstheme="minorHAnsi"/>
            <w:sz w:val="23"/>
            <w:szCs w:val="23"/>
            <w:rPrChange w:id="3845"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846" w:author="Menhorn Timo" w:date="2020-05-27T07:06:00Z">
              <w:rPr>
                <w:rFonts w:asciiTheme="majorHAnsi" w:hAnsiTheme="majorHAnsi" w:cstheme="majorHAnsi"/>
                <w:sz w:val="23"/>
                <w:szCs w:val="23"/>
              </w:rPr>
            </w:rPrChange>
          </w:rPr>
          <w:delText xml:space="preserve"> iteriert und anschließend geprüft, ob diese weitere Groups</w:delText>
        </w:r>
        <w:r w:rsidR="009A16BC" w:rsidRPr="005F1C32" w:rsidDel="00617555">
          <w:rPr>
            <w:rFonts w:cstheme="minorHAnsi"/>
            <w:sz w:val="23"/>
            <w:szCs w:val="23"/>
            <w:rPrChange w:id="3847"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848" w:author="Menhorn Timo" w:date="2020-05-27T07:06:00Z">
              <w:rPr>
                <w:rFonts w:asciiTheme="majorHAnsi" w:hAnsiTheme="majorHAnsi" w:cstheme="majorHAnsi"/>
                <w:sz w:val="23"/>
                <w:szCs w:val="23"/>
              </w:rPr>
            </w:rPrChange>
          </w:rPr>
          <w:delText xml:space="preserve"> enthalten. Wenn das der Fall ist, wird die Form</w:delText>
        </w:r>
        <w:r w:rsidR="009A16BC" w:rsidRPr="005F1C32" w:rsidDel="00617555">
          <w:rPr>
            <w:rFonts w:cstheme="minorHAnsi"/>
            <w:sz w:val="23"/>
            <w:szCs w:val="23"/>
            <w:rPrChange w:id="3849" w:author="Menhorn Timo" w:date="2020-05-27T07:06:00Z">
              <w:rPr>
                <w:rFonts w:asciiTheme="majorHAnsi" w:hAnsiTheme="majorHAnsi" w:cstheme="majorHAnsi"/>
                <w:sz w:val="23"/>
                <w:szCs w:val="23"/>
              </w:rPr>
            </w:rPrChange>
          </w:rPr>
          <w:delText xml:space="preserve"> G</w:delText>
        </w:r>
        <w:r w:rsidRPr="005F1C32" w:rsidDel="00617555">
          <w:rPr>
            <w:rFonts w:cstheme="minorHAnsi"/>
            <w:sz w:val="23"/>
            <w:szCs w:val="23"/>
            <w:rPrChange w:id="3850" w:author="Menhorn Timo" w:date="2020-05-27T07:06:00Z">
              <w:rPr>
                <w:rFonts w:asciiTheme="majorHAnsi" w:hAnsiTheme="majorHAnsi" w:cstheme="majorHAnsi"/>
                <w:sz w:val="23"/>
                <w:szCs w:val="23"/>
              </w:rPr>
            </w:rPrChange>
          </w:rPr>
          <w:delText xml:space="preserve">roup wieder an die Funktion übergeben. Wenn das nicht der Fall ist, wird die Value im </w:delText>
        </w:r>
        <w:r w:rsidR="009A16BC" w:rsidRPr="005F1C32" w:rsidDel="00617555">
          <w:rPr>
            <w:rFonts w:cstheme="minorHAnsi"/>
            <w:sz w:val="23"/>
            <w:szCs w:val="23"/>
            <w:rPrChange w:id="3851" w:author="Menhorn Timo" w:date="2020-05-27T07:06:00Z">
              <w:rPr>
                <w:rFonts w:asciiTheme="majorHAnsi" w:hAnsiTheme="majorHAnsi" w:cstheme="majorHAnsi"/>
                <w:sz w:val="23"/>
                <w:szCs w:val="23"/>
              </w:rPr>
            </w:rPrChange>
          </w:rPr>
          <w:delText>F</w:delText>
        </w:r>
        <w:r w:rsidRPr="005F1C32" w:rsidDel="00617555">
          <w:rPr>
            <w:rFonts w:cstheme="minorHAnsi"/>
            <w:sz w:val="23"/>
            <w:szCs w:val="23"/>
            <w:rPrChange w:id="3852" w:author="Menhorn Timo" w:date="2020-05-27T07:06:00Z">
              <w:rPr>
                <w:rFonts w:asciiTheme="majorHAnsi" w:hAnsiTheme="majorHAnsi" w:cstheme="majorHAnsi"/>
                <w:sz w:val="23"/>
                <w:szCs w:val="23"/>
              </w:rPr>
            </w:rPrChange>
          </w:rPr>
          <w:delText>orm</w:delText>
        </w:r>
        <w:r w:rsidR="009A16BC" w:rsidRPr="005F1C32" w:rsidDel="00617555">
          <w:rPr>
            <w:rFonts w:cstheme="minorHAnsi"/>
            <w:sz w:val="23"/>
            <w:szCs w:val="23"/>
            <w:rPrChange w:id="3853" w:author="Menhorn Timo" w:date="2020-05-27T07:06:00Z">
              <w:rPr>
                <w:rFonts w:asciiTheme="majorHAnsi" w:hAnsiTheme="majorHAnsi" w:cstheme="majorHAnsi"/>
                <w:sz w:val="23"/>
                <w:szCs w:val="23"/>
              </w:rPr>
            </w:rPrChange>
          </w:rPr>
          <w:delText xml:space="preserve"> </w:delText>
        </w:r>
        <w:r w:rsidRPr="005F1C32" w:rsidDel="00617555">
          <w:rPr>
            <w:rFonts w:cstheme="minorHAnsi"/>
            <w:sz w:val="23"/>
            <w:szCs w:val="23"/>
            <w:rPrChange w:id="3854" w:author="Menhorn Timo" w:date="2020-05-27T07:06:00Z">
              <w:rPr>
                <w:rFonts w:asciiTheme="majorHAnsi" w:hAnsiTheme="majorHAnsi" w:cstheme="majorHAnsi"/>
                <w:sz w:val="23"/>
                <w:szCs w:val="23"/>
              </w:rPr>
            </w:rPrChange>
          </w:rPr>
          <w:delText>Errors</w:delText>
        </w:r>
        <w:r w:rsidR="009A16BC" w:rsidRPr="005F1C32" w:rsidDel="00617555">
          <w:rPr>
            <w:rFonts w:cstheme="minorHAnsi"/>
            <w:sz w:val="23"/>
            <w:szCs w:val="23"/>
            <w:rPrChange w:id="3855"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856" w:author="Menhorn Timo" w:date="2020-05-27T07:06:00Z">
              <w:rPr>
                <w:rFonts w:asciiTheme="majorHAnsi" w:hAnsiTheme="majorHAnsi" w:cstheme="majorHAnsi"/>
                <w:sz w:val="23"/>
                <w:szCs w:val="23"/>
              </w:rPr>
            </w:rPrChange>
          </w:rPr>
          <w:delText xml:space="preserve"> Object an dieser Stelle auf einen </w:delText>
        </w:r>
        <w:r w:rsidR="007D1965" w:rsidRPr="005F1C32" w:rsidDel="00617555">
          <w:rPr>
            <w:rFonts w:cstheme="minorHAnsi"/>
            <w:sz w:val="23"/>
            <w:szCs w:val="23"/>
            <w:rPrChange w:id="3857" w:author="Menhorn Timo" w:date="2020-05-27T07:06:00Z">
              <w:rPr>
                <w:rFonts w:asciiTheme="majorHAnsi" w:hAnsiTheme="majorHAnsi" w:cstheme="majorHAnsi"/>
                <w:sz w:val="23"/>
                <w:szCs w:val="23"/>
              </w:rPr>
            </w:rPrChange>
          </w:rPr>
          <w:delText>L</w:delText>
        </w:r>
        <w:r w:rsidRPr="005F1C32" w:rsidDel="00617555">
          <w:rPr>
            <w:rFonts w:cstheme="minorHAnsi"/>
            <w:sz w:val="23"/>
            <w:szCs w:val="23"/>
            <w:rPrChange w:id="3858" w:author="Menhorn Timo" w:date="2020-05-27T07:06:00Z">
              <w:rPr>
                <w:rFonts w:asciiTheme="majorHAnsi" w:hAnsiTheme="majorHAnsi" w:cstheme="majorHAnsi"/>
                <w:sz w:val="23"/>
                <w:szCs w:val="23"/>
              </w:rPr>
            </w:rPrChange>
          </w:rPr>
          <w:delText>eerstring Gesetzt. Anschließend wird geprüft, ob d</w:delText>
        </w:r>
        <w:r w:rsidR="00FA1947" w:rsidRPr="005F1C32" w:rsidDel="00617555">
          <w:rPr>
            <w:rFonts w:cstheme="minorHAnsi"/>
            <w:sz w:val="23"/>
            <w:szCs w:val="23"/>
            <w:rPrChange w:id="3859" w:author="Menhorn Timo" w:date="2020-05-27T07:06:00Z">
              <w:rPr>
                <w:rFonts w:asciiTheme="majorHAnsi" w:hAnsiTheme="majorHAnsi" w:cstheme="majorHAnsi"/>
                <w:sz w:val="23"/>
                <w:szCs w:val="23"/>
              </w:rPr>
            </w:rPrChange>
          </w:rPr>
          <w:delText>as</w:delText>
        </w:r>
        <w:r w:rsidRPr="005F1C32" w:rsidDel="00617555">
          <w:rPr>
            <w:rFonts w:cstheme="minorHAnsi"/>
            <w:sz w:val="23"/>
            <w:szCs w:val="23"/>
            <w:rPrChange w:id="3860" w:author="Menhorn Timo" w:date="2020-05-27T07:06:00Z">
              <w:rPr>
                <w:rFonts w:asciiTheme="majorHAnsi" w:hAnsiTheme="majorHAnsi" w:cstheme="majorHAnsi"/>
                <w:sz w:val="23"/>
                <w:szCs w:val="23"/>
              </w:rPr>
            </w:rPrChange>
          </w:rPr>
          <w:delText xml:space="preserve"> Control</w:delText>
        </w:r>
        <w:r w:rsidR="009A16BC" w:rsidRPr="005F1C32" w:rsidDel="00617555">
          <w:rPr>
            <w:rFonts w:cstheme="minorHAnsi"/>
            <w:sz w:val="23"/>
            <w:szCs w:val="23"/>
            <w:rPrChange w:id="3861"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862" w:author="Menhorn Timo" w:date="2020-05-27T07:06:00Z">
              <w:rPr>
                <w:rFonts w:asciiTheme="majorHAnsi" w:hAnsiTheme="majorHAnsi" w:cstheme="majorHAnsi"/>
                <w:sz w:val="23"/>
                <w:szCs w:val="23"/>
              </w:rPr>
            </w:rPrChange>
          </w:rPr>
          <w:delText xml:space="preserve"> invalid</w:delText>
        </w:r>
        <w:r w:rsidR="009A16BC" w:rsidRPr="005F1C32" w:rsidDel="00617555">
          <w:rPr>
            <w:rFonts w:cstheme="minorHAnsi"/>
            <w:sz w:val="23"/>
            <w:szCs w:val="23"/>
            <w:rPrChange w:id="3863"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864" w:author="Menhorn Timo" w:date="2020-05-27T07:06:00Z">
              <w:rPr>
                <w:rFonts w:asciiTheme="majorHAnsi" w:hAnsiTheme="majorHAnsi" w:cstheme="majorHAnsi"/>
                <w:sz w:val="23"/>
                <w:szCs w:val="23"/>
              </w:rPr>
            </w:rPrChange>
          </w:rPr>
          <w:delText xml:space="preserve"> und touched</w:delText>
        </w:r>
        <w:r w:rsidR="009A16BC" w:rsidRPr="005F1C32" w:rsidDel="00617555">
          <w:rPr>
            <w:rFonts w:cstheme="minorHAnsi"/>
            <w:sz w:val="23"/>
            <w:szCs w:val="23"/>
            <w:rPrChange w:id="3865"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866" w:author="Menhorn Timo" w:date="2020-05-27T07:06:00Z">
              <w:rPr>
                <w:rFonts w:asciiTheme="majorHAnsi" w:hAnsiTheme="majorHAnsi" w:cstheme="majorHAnsi"/>
                <w:sz w:val="23"/>
                <w:szCs w:val="23"/>
              </w:rPr>
            </w:rPrChange>
          </w:rPr>
          <w:delText xml:space="preserve"> oder dirty</w:delText>
        </w:r>
        <w:r w:rsidR="009A16BC" w:rsidRPr="005F1C32" w:rsidDel="00617555">
          <w:rPr>
            <w:rFonts w:cstheme="minorHAnsi"/>
            <w:sz w:val="23"/>
            <w:szCs w:val="23"/>
            <w:rPrChange w:id="3867"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868" w:author="Menhorn Timo" w:date="2020-05-27T07:06:00Z">
              <w:rPr>
                <w:rFonts w:asciiTheme="majorHAnsi" w:hAnsiTheme="majorHAnsi" w:cstheme="majorHAnsi"/>
                <w:sz w:val="23"/>
                <w:szCs w:val="23"/>
              </w:rPr>
            </w:rPrChange>
          </w:rPr>
          <w:delText xml:space="preserve"> ist. Wenn das Form</w:delText>
        </w:r>
        <w:r w:rsidR="009A16BC" w:rsidRPr="005F1C32" w:rsidDel="00617555">
          <w:rPr>
            <w:rFonts w:cstheme="minorHAnsi"/>
            <w:sz w:val="23"/>
            <w:szCs w:val="23"/>
            <w:rPrChange w:id="3869" w:author="Menhorn Timo" w:date="2020-05-27T07:06:00Z">
              <w:rPr>
                <w:rFonts w:asciiTheme="majorHAnsi" w:hAnsiTheme="majorHAnsi" w:cstheme="majorHAnsi"/>
                <w:sz w:val="23"/>
                <w:szCs w:val="23"/>
              </w:rPr>
            </w:rPrChange>
          </w:rPr>
          <w:delText xml:space="preserve"> </w:delText>
        </w:r>
        <w:r w:rsidRPr="005F1C32" w:rsidDel="00617555">
          <w:rPr>
            <w:rFonts w:cstheme="minorHAnsi"/>
            <w:sz w:val="23"/>
            <w:szCs w:val="23"/>
            <w:rPrChange w:id="3870" w:author="Menhorn Timo" w:date="2020-05-27T07:06:00Z">
              <w:rPr>
                <w:rFonts w:asciiTheme="majorHAnsi" w:hAnsiTheme="majorHAnsi" w:cstheme="majorHAnsi"/>
                <w:sz w:val="23"/>
                <w:szCs w:val="23"/>
              </w:rPr>
            </w:rPrChange>
          </w:rPr>
          <w:delText>Control</w:delText>
        </w:r>
        <w:r w:rsidR="009A16BC" w:rsidRPr="005F1C32" w:rsidDel="00617555">
          <w:rPr>
            <w:rFonts w:cstheme="minorHAnsi"/>
            <w:sz w:val="23"/>
            <w:szCs w:val="23"/>
            <w:rPrChange w:id="3871"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872" w:author="Menhorn Timo" w:date="2020-05-27T07:06:00Z">
              <w:rPr>
                <w:rFonts w:asciiTheme="majorHAnsi" w:hAnsiTheme="majorHAnsi" w:cstheme="majorHAnsi"/>
                <w:sz w:val="23"/>
                <w:szCs w:val="23"/>
              </w:rPr>
            </w:rPrChange>
          </w:rPr>
          <w:delText xml:space="preserve"> daraufhin Errors</w:delText>
        </w:r>
        <w:r w:rsidR="009A16BC" w:rsidRPr="005F1C32" w:rsidDel="00617555">
          <w:rPr>
            <w:rFonts w:cstheme="minorHAnsi"/>
            <w:sz w:val="23"/>
            <w:szCs w:val="23"/>
            <w:rPrChange w:id="3873"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874" w:author="Menhorn Timo" w:date="2020-05-27T07:06:00Z">
              <w:rPr>
                <w:rFonts w:asciiTheme="majorHAnsi" w:hAnsiTheme="majorHAnsi" w:cstheme="majorHAnsi"/>
                <w:sz w:val="23"/>
                <w:szCs w:val="23"/>
              </w:rPr>
            </w:rPrChange>
          </w:rPr>
          <w:delText xml:space="preserve"> hat, wird das Array auf den Key des Errors durchsucht. Wenn es vorhanden ist, wird die Value des Keys in das </w:delText>
        </w:r>
        <w:r w:rsidR="009A16BC" w:rsidRPr="005F1C32" w:rsidDel="00617555">
          <w:rPr>
            <w:rFonts w:cstheme="minorHAnsi"/>
            <w:sz w:val="23"/>
            <w:szCs w:val="23"/>
            <w:rPrChange w:id="3875" w:author="Menhorn Timo" w:date="2020-05-27T07:06:00Z">
              <w:rPr>
                <w:rFonts w:asciiTheme="majorHAnsi" w:hAnsiTheme="majorHAnsi" w:cstheme="majorHAnsi"/>
                <w:sz w:val="23"/>
                <w:szCs w:val="23"/>
              </w:rPr>
            </w:rPrChange>
          </w:rPr>
          <w:delText>F</w:delText>
        </w:r>
        <w:r w:rsidR="00020586" w:rsidRPr="005F1C32" w:rsidDel="00617555">
          <w:rPr>
            <w:rFonts w:cstheme="minorHAnsi"/>
            <w:sz w:val="23"/>
            <w:szCs w:val="23"/>
            <w:rPrChange w:id="3876" w:author="Menhorn Timo" w:date="2020-05-27T07:06:00Z">
              <w:rPr>
                <w:rFonts w:asciiTheme="majorHAnsi" w:hAnsiTheme="majorHAnsi" w:cstheme="majorHAnsi"/>
                <w:sz w:val="23"/>
                <w:szCs w:val="23"/>
              </w:rPr>
            </w:rPrChange>
          </w:rPr>
          <w:delText>orm</w:delText>
        </w:r>
        <w:r w:rsidR="009A16BC" w:rsidRPr="005F1C32" w:rsidDel="00617555">
          <w:rPr>
            <w:rFonts w:cstheme="minorHAnsi"/>
            <w:sz w:val="23"/>
            <w:szCs w:val="23"/>
            <w:rPrChange w:id="3877" w:author="Menhorn Timo" w:date="2020-05-27T07:06:00Z">
              <w:rPr>
                <w:rFonts w:asciiTheme="majorHAnsi" w:hAnsiTheme="majorHAnsi" w:cstheme="majorHAnsi"/>
                <w:sz w:val="23"/>
                <w:szCs w:val="23"/>
              </w:rPr>
            </w:rPrChange>
          </w:rPr>
          <w:delText xml:space="preserve"> </w:delText>
        </w:r>
        <w:r w:rsidR="00020586" w:rsidRPr="005F1C32" w:rsidDel="00617555">
          <w:rPr>
            <w:rFonts w:cstheme="minorHAnsi"/>
            <w:sz w:val="23"/>
            <w:szCs w:val="23"/>
            <w:rPrChange w:id="3878" w:author="Menhorn Timo" w:date="2020-05-27T07:06:00Z">
              <w:rPr>
                <w:rFonts w:asciiTheme="majorHAnsi" w:hAnsiTheme="majorHAnsi" w:cstheme="majorHAnsi"/>
                <w:sz w:val="23"/>
                <w:szCs w:val="23"/>
              </w:rPr>
            </w:rPrChange>
          </w:rPr>
          <w:delText>Errors</w:delText>
        </w:r>
        <w:r w:rsidR="009A16BC" w:rsidRPr="005F1C32" w:rsidDel="00617555">
          <w:rPr>
            <w:rFonts w:cstheme="minorHAnsi"/>
            <w:sz w:val="23"/>
            <w:szCs w:val="23"/>
            <w:rPrChange w:id="3879" w:author="Menhorn Timo" w:date="2020-05-27T07:06:00Z">
              <w:rPr>
                <w:rFonts w:asciiTheme="majorHAnsi" w:hAnsiTheme="majorHAnsi" w:cstheme="majorHAnsi"/>
                <w:sz w:val="23"/>
                <w:szCs w:val="23"/>
              </w:rPr>
            </w:rPrChange>
          </w:rPr>
          <w:delText>*</w:delText>
        </w:r>
        <w:r w:rsidR="00020586" w:rsidRPr="005F1C32" w:rsidDel="00617555">
          <w:rPr>
            <w:rFonts w:cstheme="minorHAnsi"/>
            <w:sz w:val="23"/>
            <w:szCs w:val="23"/>
            <w:rPrChange w:id="3880" w:author="Menhorn Timo" w:date="2020-05-27T07:06:00Z">
              <w:rPr>
                <w:rFonts w:asciiTheme="majorHAnsi" w:hAnsiTheme="majorHAnsi" w:cstheme="majorHAnsi"/>
                <w:sz w:val="23"/>
                <w:szCs w:val="23"/>
              </w:rPr>
            </w:rPrChange>
          </w:rPr>
          <w:delText xml:space="preserve"> Obje</w:delText>
        </w:r>
        <w:r w:rsidR="007D1965" w:rsidRPr="005F1C32" w:rsidDel="00617555">
          <w:rPr>
            <w:rFonts w:cstheme="minorHAnsi"/>
            <w:sz w:val="23"/>
            <w:szCs w:val="23"/>
            <w:rPrChange w:id="3881" w:author="Menhorn Timo" w:date="2020-05-27T07:06:00Z">
              <w:rPr>
                <w:rFonts w:asciiTheme="majorHAnsi" w:hAnsiTheme="majorHAnsi" w:cstheme="majorHAnsi"/>
                <w:sz w:val="23"/>
                <w:szCs w:val="23"/>
              </w:rPr>
            </w:rPrChange>
          </w:rPr>
          <w:delText>k</w:delText>
        </w:r>
        <w:r w:rsidR="00020586" w:rsidRPr="005F1C32" w:rsidDel="00617555">
          <w:rPr>
            <w:rFonts w:cstheme="minorHAnsi"/>
            <w:sz w:val="23"/>
            <w:szCs w:val="23"/>
            <w:rPrChange w:id="3882" w:author="Menhorn Timo" w:date="2020-05-27T07:06:00Z">
              <w:rPr>
                <w:rFonts w:asciiTheme="majorHAnsi" w:hAnsiTheme="majorHAnsi" w:cstheme="majorHAnsi"/>
                <w:sz w:val="23"/>
                <w:szCs w:val="23"/>
              </w:rPr>
            </w:rPrChange>
          </w:rPr>
          <w:delText>t geladen. Wenn es mehrere gibt, werden sie mit einem Leerzeichen getrennt.</w:delText>
        </w:r>
        <w:bookmarkStart w:id="3883" w:name="_Toc41477507"/>
        <w:bookmarkStart w:id="3884" w:name="_Toc41477601"/>
        <w:bookmarkStart w:id="3885" w:name="_Toc41487125"/>
        <w:bookmarkStart w:id="3886" w:name="_Toc41487600"/>
        <w:bookmarkStart w:id="3887" w:name="_Toc41488432"/>
        <w:bookmarkStart w:id="3888" w:name="_Toc41553129"/>
        <w:bookmarkStart w:id="3889" w:name="_Toc41553555"/>
        <w:bookmarkStart w:id="3890" w:name="_Toc41555160"/>
        <w:bookmarkEnd w:id="3883"/>
        <w:bookmarkEnd w:id="3884"/>
        <w:bookmarkEnd w:id="3885"/>
        <w:bookmarkEnd w:id="3886"/>
        <w:bookmarkEnd w:id="3887"/>
        <w:bookmarkEnd w:id="3888"/>
        <w:bookmarkEnd w:id="3889"/>
        <w:bookmarkEnd w:id="3890"/>
      </w:del>
    </w:p>
    <w:p w14:paraId="548A52CC" w14:textId="7BB58BB5" w:rsidR="00E3775A" w:rsidRPr="005F1C32" w:rsidDel="004A0000" w:rsidRDefault="00EE65B4">
      <w:pPr>
        <w:pStyle w:val="Beschriftung"/>
        <w:jc w:val="both"/>
        <w:rPr>
          <w:del w:id="3891" w:author="Menhorn Timo" w:date="2020-05-27T09:42:00Z"/>
          <w:rFonts w:cstheme="minorHAnsi"/>
          <w:rPrChange w:id="3892" w:author="Menhorn Timo" w:date="2020-05-27T07:06:00Z">
            <w:rPr>
              <w:del w:id="3893" w:author="Menhorn Timo" w:date="2020-05-27T09:42:00Z"/>
            </w:rPr>
          </w:rPrChange>
        </w:rPr>
        <w:pPrChange w:id="3894" w:author="Menhorn Timo" w:date="2020-05-26T14:38:00Z">
          <w:pPr>
            <w:keepNext/>
            <w:jc w:val="both"/>
          </w:pPr>
        </w:pPrChange>
      </w:pPr>
      <w:del w:id="3895" w:author="Menhorn Timo" w:date="2020-05-27T13:04:00Z">
        <w:r w:rsidRPr="005F1C32" w:rsidDel="00617555">
          <w:rPr>
            <w:rFonts w:cstheme="minorHAnsi"/>
            <w:noProof/>
            <w:sz w:val="23"/>
            <w:szCs w:val="23"/>
            <w:rPrChange w:id="3896" w:author="Menhorn Timo" w:date="2020-05-27T07:06:00Z">
              <w:rPr>
                <w:rFonts w:asciiTheme="majorHAnsi" w:hAnsiTheme="majorHAnsi" w:cstheme="majorHAnsi"/>
                <w:noProof/>
                <w:sz w:val="23"/>
                <w:szCs w:val="23"/>
              </w:rPr>
            </w:rPrChange>
          </w:rPr>
          <w:drawing>
            <wp:inline distT="0" distB="0" distL="0" distR="0" wp14:anchorId="3E6CD568" wp14:editId="314194E3">
              <wp:extent cx="5760720" cy="33064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06445"/>
                      </a:xfrm>
                      <a:prstGeom prst="rect">
                        <a:avLst/>
                      </a:prstGeom>
                    </pic:spPr>
                  </pic:pic>
                </a:graphicData>
              </a:graphic>
            </wp:inline>
          </w:drawing>
        </w:r>
      </w:del>
      <w:bookmarkStart w:id="3897" w:name="_Toc41477508"/>
      <w:bookmarkStart w:id="3898" w:name="_Toc41477602"/>
      <w:bookmarkStart w:id="3899" w:name="_Toc41487126"/>
      <w:bookmarkStart w:id="3900" w:name="_Toc41487601"/>
      <w:bookmarkStart w:id="3901" w:name="_Toc41488433"/>
      <w:bookmarkStart w:id="3902" w:name="_Toc41553130"/>
      <w:bookmarkStart w:id="3903" w:name="_Toc41553556"/>
      <w:bookmarkStart w:id="3904" w:name="_Toc41555161"/>
      <w:bookmarkEnd w:id="3897"/>
      <w:bookmarkEnd w:id="3898"/>
      <w:bookmarkEnd w:id="3899"/>
      <w:bookmarkEnd w:id="3900"/>
      <w:bookmarkEnd w:id="3901"/>
      <w:bookmarkEnd w:id="3902"/>
      <w:bookmarkEnd w:id="3903"/>
      <w:bookmarkEnd w:id="3904"/>
    </w:p>
    <w:p w14:paraId="13F60906" w14:textId="349E0CAC" w:rsidR="008C395D" w:rsidRPr="005F1C32" w:rsidDel="00B32619" w:rsidRDefault="00E3775A" w:rsidP="00E3775A">
      <w:pPr>
        <w:pStyle w:val="Beschriftung"/>
        <w:jc w:val="both"/>
        <w:rPr>
          <w:del w:id="3905" w:author="Menhorn Timo" w:date="2020-05-26T14:38:00Z"/>
          <w:rFonts w:cstheme="minorHAnsi"/>
          <w:rPrChange w:id="3906" w:author="Menhorn Timo" w:date="2020-05-27T07:06:00Z">
            <w:rPr>
              <w:del w:id="3907" w:author="Menhorn Timo" w:date="2020-05-26T14:38:00Z"/>
            </w:rPr>
          </w:rPrChange>
        </w:rPr>
      </w:pPr>
      <w:del w:id="3908" w:author="Menhorn Timo" w:date="2020-05-26T14:38:00Z">
        <w:r w:rsidRPr="005F1C32" w:rsidDel="00B32619">
          <w:rPr>
            <w:rFonts w:cstheme="minorHAnsi"/>
            <w:rPrChange w:id="3909" w:author="Menhorn Timo" w:date="2020-05-27T07:06:00Z">
              <w:rPr/>
            </w:rPrChange>
          </w:rPr>
          <w:delText xml:space="preserve">Abbildung </w:delText>
        </w:r>
      </w:del>
      <w:del w:id="3910" w:author="Menhorn Timo" w:date="2020-05-26T13:31:00Z">
        <w:r w:rsidR="00A530CB" w:rsidRPr="005F1C32" w:rsidDel="00D9257B">
          <w:rPr>
            <w:rFonts w:cstheme="minorHAnsi"/>
            <w:i w:val="0"/>
            <w:iCs w:val="0"/>
            <w:rPrChange w:id="3911" w:author="Menhorn Timo" w:date="2020-05-27T07:06:00Z">
              <w:rPr>
                <w:i w:val="0"/>
                <w:iCs w:val="0"/>
              </w:rPr>
            </w:rPrChange>
          </w:rPr>
          <w:fldChar w:fldCharType="begin"/>
        </w:r>
        <w:r w:rsidR="00A530CB" w:rsidRPr="005F1C32" w:rsidDel="00D9257B">
          <w:rPr>
            <w:rFonts w:cstheme="minorHAnsi"/>
            <w:rPrChange w:id="3912" w:author="Menhorn Timo" w:date="2020-05-27T07:06:00Z">
              <w:rPr/>
            </w:rPrChange>
          </w:rPr>
          <w:delInstrText xml:space="preserve"> SEQ Abbildung \* ARABIC </w:delInstrText>
        </w:r>
        <w:r w:rsidR="00A530CB" w:rsidRPr="005F1C32" w:rsidDel="00D9257B">
          <w:rPr>
            <w:rFonts w:cstheme="minorHAnsi"/>
            <w:i w:val="0"/>
            <w:iCs w:val="0"/>
            <w:rPrChange w:id="3913" w:author="Menhorn Timo" w:date="2020-05-27T07:06:00Z">
              <w:rPr>
                <w:i w:val="0"/>
                <w:iCs w:val="0"/>
                <w:noProof/>
              </w:rPr>
            </w:rPrChange>
          </w:rPr>
          <w:fldChar w:fldCharType="separate"/>
        </w:r>
        <w:r w:rsidRPr="005F1C32" w:rsidDel="00D9257B">
          <w:rPr>
            <w:rFonts w:cstheme="minorHAnsi"/>
            <w:noProof/>
            <w:rPrChange w:id="3914" w:author="Menhorn Timo" w:date="2020-05-27T07:06:00Z">
              <w:rPr>
                <w:noProof/>
              </w:rPr>
            </w:rPrChange>
          </w:rPr>
          <w:delText>18</w:delText>
        </w:r>
        <w:r w:rsidR="00A530CB" w:rsidRPr="005F1C32" w:rsidDel="00D9257B">
          <w:rPr>
            <w:rFonts w:cstheme="minorHAnsi"/>
            <w:i w:val="0"/>
            <w:iCs w:val="0"/>
            <w:noProof/>
            <w:rPrChange w:id="3915" w:author="Menhorn Timo" w:date="2020-05-27T07:06:00Z">
              <w:rPr>
                <w:i w:val="0"/>
                <w:iCs w:val="0"/>
                <w:noProof/>
              </w:rPr>
            </w:rPrChange>
          </w:rPr>
          <w:fldChar w:fldCharType="end"/>
        </w:r>
      </w:del>
      <w:del w:id="3916" w:author="Menhorn Timo" w:date="2020-05-26T14:38:00Z">
        <w:r w:rsidRPr="005F1C32" w:rsidDel="00B32619">
          <w:rPr>
            <w:rFonts w:cstheme="minorHAnsi"/>
            <w:rPrChange w:id="3917" w:author="Menhorn Timo" w:date="2020-05-27T07:06:00Z">
              <w:rPr/>
            </w:rPrChange>
          </w:rPr>
          <w:delText>: Usermanagement</w:delText>
        </w:r>
        <w:bookmarkStart w:id="3918" w:name="_Toc41477509"/>
        <w:bookmarkStart w:id="3919" w:name="_Toc41477603"/>
        <w:bookmarkStart w:id="3920" w:name="_Toc41487127"/>
        <w:bookmarkStart w:id="3921" w:name="_Toc41487602"/>
        <w:bookmarkStart w:id="3922" w:name="_Toc41488434"/>
        <w:bookmarkStart w:id="3923" w:name="_Toc41553131"/>
        <w:bookmarkStart w:id="3924" w:name="_Toc41553557"/>
        <w:bookmarkStart w:id="3925" w:name="_Toc41555162"/>
        <w:bookmarkEnd w:id="3918"/>
        <w:bookmarkEnd w:id="3919"/>
        <w:bookmarkEnd w:id="3920"/>
        <w:bookmarkEnd w:id="3921"/>
        <w:bookmarkEnd w:id="3922"/>
        <w:bookmarkEnd w:id="3923"/>
        <w:bookmarkEnd w:id="3924"/>
        <w:bookmarkEnd w:id="3925"/>
      </w:del>
    </w:p>
    <w:p w14:paraId="29909BFA" w14:textId="5D3B51D8" w:rsidR="00020586" w:rsidRPr="005F1C32" w:rsidDel="00617555" w:rsidRDefault="00AB5928" w:rsidP="002145EE">
      <w:pPr>
        <w:jc w:val="both"/>
        <w:rPr>
          <w:del w:id="3926" w:author="Menhorn Timo" w:date="2020-05-27T13:04:00Z"/>
          <w:rFonts w:cstheme="minorHAnsi"/>
          <w:sz w:val="23"/>
          <w:szCs w:val="23"/>
          <w:rPrChange w:id="3927" w:author="Menhorn Timo" w:date="2020-05-27T07:06:00Z">
            <w:rPr>
              <w:del w:id="3928" w:author="Menhorn Timo" w:date="2020-05-27T13:04:00Z"/>
              <w:rFonts w:asciiTheme="majorHAnsi" w:hAnsiTheme="majorHAnsi" w:cstheme="majorHAnsi"/>
              <w:sz w:val="23"/>
              <w:szCs w:val="23"/>
            </w:rPr>
          </w:rPrChange>
        </w:rPr>
      </w:pPr>
      <w:del w:id="3929" w:author="Menhorn Timo" w:date="2020-05-27T13:04:00Z">
        <w:r w:rsidRPr="005F1C32" w:rsidDel="00617555">
          <w:rPr>
            <w:rFonts w:cstheme="minorHAnsi"/>
            <w:sz w:val="23"/>
            <w:szCs w:val="23"/>
            <w:rPrChange w:id="3930" w:author="Menhorn Timo" w:date="2020-05-27T07:06:00Z">
              <w:rPr>
                <w:rFonts w:asciiTheme="majorHAnsi" w:hAnsiTheme="majorHAnsi" w:cstheme="majorHAnsi"/>
                <w:sz w:val="23"/>
                <w:szCs w:val="23"/>
              </w:rPr>
            </w:rPrChange>
          </w:rPr>
          <w:delText xml:space="preserve">Beim </w:delText>
        </w:r>
        <w:r w:rsidR="00615372" w:rsidRPr="005F1C32" w:rsidDel="00617555">
          <w:rPr>
            <w:rFonts w:cstheme="minorHAnsi"/>
            <w:sz w:val="23"/>
            <w:szCs w:val="23"/>
            <w:rPrChange w:id="3931" w:author="Menhorn Timo" w:date="2020-05-27T07:06:00Z">
              <w:rPr>
                <w:rFonts w:asciiTheme="majorHAnsi" w:hAnsiTheme="majorHAnsi" w:cstheme="majorHAnsi"/>
                <w:sz w:val="23"/>
                <w:szCs w:val="23"/>
              </w:rPr>
            </w:rPrChange>
          </w:rPr>
          <w:delText>I</w:delText>
        </w:r>
        <w:r w:rsidRPr="005F1C32" w:rsidDel="00617555">
          <w:rPr>
            <w:rFonts w:cstheme="minorHAnsi"/>
            <w:sz w:val="23"/>
            <w:szCs w:val="23"/>
            <w:rPrChange w:id="3932" w:author="Menhorn Timo" w:date="2020-05-27T07:06:00Z">
              <w:rPr>
                <w:rFonts w:asciiTheme="majorHAnsi" w:hAnsiTheme="majorHAnsi" w:cstheme="majorHAnsi"/>
                <w:sz w:val="23"/>
                <w:szCs w:val="23"/>
              </w:rPr>
            </w:rPrChange>
          </w:rPr>
          <w:delText>nitialisieren wird ein Form</w:delText>
        </w:r>
        <w:r w:rsidR="009A16BC" w:rsidRPr="005F1C32" w:rsidDel="00617555">
          <w:rPr>
            <w:rFonts w:cstheme="minorHAnsi"/>
            <w:sz w:val="23"/>
            <w:szCs w:val="23"/>
            <w:rPrChange w:id="3933" w:author="Menhorn Timo" w:date="2020-05-27T07:06:00Z">
              <w:rPr>
                <w:rFonts w:asciiTheme="majorHAnsi" w:hAnsiTheme="majorHAnsi" w:cstheme="majorHAnsi"/>
                <w:sz w:val="23"/>
                <w:szCs w:val="23"/>
              </w:rPr>
            </w:rPrChange>
          </w:rPr>
          <w:delText xml:space="preserve"> A</w:delText>
        </w:r>
        <w:r w:rsidRPr="005F1C32" w:rsidDel="00617555">
          <w:rPr>
            <w:rFonts w:cstheme="minorHAnsi"/>
            <w:sz w:val="23"/>
            <w:szCs w:val="23"/>
            <w:rPrChange w:id="3934" w:author="Menhorn Timo" w:date="2020-05-27T07:06:00Z">
              <w:rPr>
                <w:rFonts w:asciiTheme="majorHAnsi" w:hAnsiTheme="majorHAnsi" w:cstheme="majorHAnsi"/>
                <w:sz w:val="23"/>
                <w:szCs w:val="23"/>
              </w:rPr>
            </w:rPrChange>
          </w:rPr>
          <w:delText>rray</w:delText>
        </w:r>
        <w:r w:rsidR="009A16BC" w:rsidRPr="005F1C32" w:rsidDel="00617555">
          <w:rPr>
            <w:rFonts w:cstheme="minorHAnsi"/>
            <w:sz w:val="23"/>
            <w:szCs w:val="23"/>
            <w:rPrChange w:id="3935"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936" w:author="Menhorn Timo" w:date="2020-05-27T07:06:00Z">
              <w:rPr>
                <w:rFonts w:asciiTheme="majorHAnsi" w:hAnsiTheme="majorHAnsi" w:cstheme="majorHAnsi"/>
                <w:sz w:val="23"/>
                <w:szCs w:val="23"/>
              </w:rPr>
            </w:rPrChange>
          </w:rPr>
          <w:delText xml:space="preserve"> erstellt. In dieses Form</w:delText>
        </w:r>
        <w:r w:rsidR="009A16BC" w:rsidRPr="005F1C32" w:rsidDel="00617555">
          <w:rPr>
            <w:rFonts w:cstheme="minorHAnsi"/>
            <w:sz w:val="23"/>
            <w:szCs w:val="23"/>
            <w:rPrChange w:id="3937" w:author="Menhorn Timo" w:date="2020-05-27T07:06:00Z">
              <w:rPr>
                <w:rFonts w:asciiTheme="majorHAnsi" w:hAnsiTheme="majorHAnsi" w:cstheme="majorHAnsi"/>
                <w:sz w:val="23"/>
                <w:szCs w:val="23"/>
              </w:rPr>
            </w:rPrChange>
          </w:rPr>
          <w:delText xml:space="preserve"> </w:delText>
        </w:r>
        <w:r w:rsidRPr="005F1C32" w:rsidDel="00617555">
          <w:rPr>
            <w:rFonts w:cstheme="minorHAnsi"/>
            <w:sz w:val="23"/>
            <w:szCs w:val="23"/>
            <w:rPrChange w:id="3938" w:author="Menhorn Timo" w:date="2020-05-27T07:06:00Z">
              <w:rPr>
                <w:rFonts w:asciiTheme="majorHAnsi" w:hAnsiTheme="majorHAnsi" w:cstheme="majorHAnsi"/>
                <w:sz w:val="23"/>
                <w:szCs w:val="23"/>
              </w:rPr>
            </w:rPrChange>
          </w:rPr>
          <w:delText>Array</w:delText>
        </w:r>
        <w:r w:rsidR="009A16BC" w:rsidRPr="005F1C32" w:rsidDel="00617555">
          <w:rPr>
            <w:rFonts w:cstheme="minorHAnsi"/>
            <w:sz w:val="23"/>
            <w:szCs w:val="23"/>
            <w:rPrChange w:id="3939"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940" w:author="Menhorn Timo" w:date="2020-05-27T07:06:00Z">
              <w:rPr>
                <w:rFonts w:asciiTheme="majorHAnsi" w:hAnsiTheme="majorHAnsi" w:cstheme="majorHAnsi"/>
                <w:sz w:val="23"/>
                <w:szCs w:val="23"/>
              </w:rPr>
            </w:rPrChange>
          </w:rPr>
          <w:delText xml:space="preserve"> wird für jeden Nutzer eine Form</w:delText>
        </w:r>
        <w:r w:rsidR="009A16BC" w:rsidRPr="005F1C32" w:rsidDel="00617555">
          <w:rPr>
            <w:rFonts w:cstheme="minorHAnsi"/>
            <w:sz w:val="23"/>
            <w:szCs w:val="23"/>
            <w:rPrChange w:id="3941" w:author="Menhorn Timo" w:date="2020-05-27T07:06:00Z">
              <w:rPr>
                <w:rFonts w:asciiTheme="majorHAnsi" w:hAnsiTheme="majorHAnsi" w:cstheme="majorHAnsi"/>
                <w:sz w:val="23"/>
                <w:szCs w:val="23"/>
              </w:rPr>
            </w:rPrChange>
          </w:rPr>
          <w:delText xml:space="preserve"> G</w:delText>
        </w:r>
        <w:r w:rsidRPr="005F1C32" w:rsidDel="00617555">
          <w:rPr>
            <w:rFonts w:cstheme="minorHAnsi"/>
            <w:sz w:val="23"/>
            <w:szCs w:val="23"/>
            <w:rPrChange w:id="3942" w:author="Menhorn Timo" w:date="2020-05-27T07:06:00Z">
              <w:rPr>
                <w:rFonts w:asciiTheme="majorHAnsi" w:hAnsiTheme="majorHAnsi" w:cstheme="majorHAnsi"/>
                <w:sz w:val="23"/>
                <w:szCs w:val="23"/>
              </w:rPr>
            </w:rPrChange>
          </w:rPr>
          <w:delText>roup</w:delText>
        </w:r>
        <w:r w:rsidR="009A16BC" w:rsidRPr="005F1C32" w:rsidDel="00617555">
          <w:rPr>
            <w:rFonts w:cstheme="minorHAnsi"/>
            <w:sz w:val="23"/>
            <w:szCs w:val="23"/>
            <w:rPrChange w:id="3943"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944" w:author="Menhorn Timo" w:date="2020-05-27T07:06:00Z">
              <w:rPr>
                <w:rFonts w:asciiTheme="majorHAnsi" w:hAnsiTheme="majorHAnsi" w:cstheme="majorHAnsi"/>
                <w:sz w:val="23"/>
                <w:szCs w:val="23"/>
              </w:rPr>
            </w:rPrChange>
          </w:rPr>
          <w:delText xml:space="preserve"> mit Form</w:delText>
        </w:r>
        <w:r w:rsidR="009A16BC" w:rsidRPr="005F1C32" w:rsidDel="00617555">
          <w:rPr>
            <w:rFonts w:cstheme="minorHAnsi"/>
            <w:sz w:val="23"/>
            <w:szCs w:val="23"/>
            <w:rPrChange w:id="3945" w:author="Menhorn Timo" w:date="2020-05-27T07:06:00Z">
              <w:rPr>
                <w:rFonts w:asciiTheme="majorHAnsi" w:hAnsiTheme="majorHAnsi" w:cstheme="majorHAnsi"/>
                <w:sz w:val="23"/>
                <w:szCs w:val="23"/>
              </w:rPr>
            </w:rPrChange>
          </w:rPr>
          <w:delText xml:space="preserve"> </w:delText>
        </w:r>
        <w:r w:rsidRPr="005F1C32" w:rsidDel="00617555">
          <w:rPr>
            <w:rFonts w:cstheme="minorHAnsi"/>
            <w:sz w:val="23"/>
            <w:szCs w:val="23"/>
            <w:rPrChange w:id="3946" w:author="Menhorn Timo" w:date="2020-05-27T07:06:00Z">
              <w:rPr>
                <w:rFonts w:asciiTheme="majorHAnsi" w:hAnsiTheme="majorHAnsi" w:cstheme="majorHAnsi"/>
                <w:sz w:val="23"/>
                <w:szCs w:val="23"/>
              </w:rPr>
            </w:rPrChange>
          </w:rPr>
          <w:delText>Controls</w:delText>
        </w:r>
        <w:r w:rsidR="009A16BC" w:rsidRPr="005F1C32" w:rsidDel="00617555">
          <w:rPr>
            <w:rFonts w:cstheme="minorHAnsi"/>
            <w:sz w:val="23"/>
            <w:szCs w:val="23"/>
            <w:rPrChange w:id="3947" w:author="Menhorn Timo" w:date="2020-05-27T07:06:00Z">
              <w:rPr>
                <w:rFonts w:asciiTheme="majorHAnsi" w:hAnsiTheme="majorHAnsi" w:cstheme="majorHAnsi"/>
                <w:sz w:val="23"/>
                <w:szCs w:val="23"/>
              </w:rPr>
            </w:rPrChange>
          </w:rPr>
          <w:delText>*</w:delText>
        </w:r>
        <w:r w:rsidRPr="005F1C32" w:rsidDel="00617555">
          <w:rPr>
            <w:rFonts w:cstheme="minorHAnsi"/>
            <w:sz w:val="23"/>
            <w:szCs w:val="23"/>
            <w:rPrChange w:id="3948" w:author="Menhorn Timo" w:date="2020-05-27T07:06:00Z">
              <w:rPr>
                <w:rFonts w:asciiTheme="majorHAnsi" w:hAnsiTheme="majorHAnsi" w:cstheme="majorHAnsi"/>
                <w:sz w:val="23"/>
                <w:szCs w:val="23"/>
              </w:rPr>
            </w:rPrChange>
          </w:rPr>
          <w:delText xml:space="preserve"> gepusht. </w:delText>
        </w:r>
        <w:bookmarkStart w:id="3949" w:name="_Toc41477510"/>
        <w:bookmarkStart w:id="3950" w:name="_Toc41477604"/>
        <w:bookmarkStart w:id="3951" w:name="_Toc41487128"/>
        <w:bookmarkStart w:id="3952" w:name="_Toc41487603"/>
        <w:bookmarkStart w:id="3953" w:name="_Toc41488435"/>
        <w:bookmarkStart w:id="3954" w:name="_Toc41553132"/>
        <w:bookmarkStart w:id="3955" w:name="_Toc41553558"/>
        <w:bookmarkStart w:id="3956" w:name="_Toc41555163"/>
        <w:bookmarkEnd w:id="3949"/>
        <w:bookmarkEnd w:id="3950"/>
        <w:bookmarkEnd w:id="3951"/>
        <w:bookmarkEnd w:id="3952"/>
        <w:bookmarkEnd w:id="3953"/>
        <w:bookmarkEnd w:id="3954"/>
        <w:bookmarkEnd w:id="3955"/>
        <w:bookmarkEnd w:id="3956"/>
      </w:del>
    </w:p>
    <w:p w14:paraId="2C346240" w14:textId="21B67106" w:rsidR="00AB5928" w:rsidRPr="005F1C32" w:rsidDel="00617555" w:rsidRDefault="00AB5928" w:rsidP="002145EE">
      <w:pPr>
        <w:jc w:val="both"/>
        <w:rPr>
          <w:ins w:id="3957" w:author="Brinkmann Jan" w:date="2020-05-25T22:59:00Z"/>
          <w:del w:id="3958" w:author="Menhorn Timo" w:date="2020-05-27T13:04:00Z"/>
          <w:rFonts w:cstheme="minorHAnsi"/>
          <w:sz w:val="23"/>
          <w:szCs w:val="23"/>
          <w:rPrChange w:id="3959" w:author="Menhorn Timo" w:date="2020-05-27T07:06:00Z">
            <w:rPr>
              <w:ins w:id="3960" w:author="Brinkmann Jan" w:date="2020-05-25T22:59:00Z"/>
              <w:del w:id="3961" w:author="Menhorn Timo" w:date="2020-05-27T13:04:00Z"/>
              <w:rFonts w:asciiTheme="majorHAnsi" w:hAnsiTheme="majorHAnsi" w:cstheme="majorHAnsi"/>
              <w:sz w:val="23"/>
              <w:szCs w:val="23"/>
            </w:rPr>
          </w:rPrChange>
        </w:rPr>
      </w:pPr>
      <w:del w:id="3962" w:author="Menhorn Timo" w:date="2020-05-27T13:04:00Z">
        <w:r w:rsidRPr="005F1C32" w:rsidDel="00617555">
          <w:rPr>
            <w:rFonts w:cstheme="minorHAnsi"/>
            <w:sz w:val="23"/>
            <w:szCs w:val="23"/>
            <w:rPrChange w:id="3963" w:author="Menhorn Timo" w:date="2020-05-27T07:06:00Z">
              <w:rPr>
                <w:rFonts w:asciiTheme="majorHAnsi" w:hAnsiTheme="majorHAnsi" w:cstheme="majorHAnsi"/>
                <w:sz w:val="23"/>
                <w:szCs w:val="23"/>
              </w:rPr>
            </w:rPrChange>
          </w:rPr>
          <w:delText>Selbiges geschieht beim Hinzufügen von neuen Usern.</w:delText>
        </w:r>
      </w:del>
      <w:bookmarkStart w:id="3964" w:name="_Toc41477511"/>
      <w:bookmarkStart w:id="3965" w:name="_Toc41477605"/>
      <w:bookmarkStart w:id="3966" w:name="_Toc41487129"/>
      <w:bookmarkStart w:id="3967" w:name="_Toc41487604"/>
      <w:bookmarkStart w:id="3968" w:name="_Toc41488436"/>
      <w:bookmarkStart w:id="3969" w:name="_Toc41553133"/>
      <w:bookmarkStart w:id="3970" w:name="_Toc41553559"/>
      <w:bookmarkStart w:id="3971" w:name="_Toc41555164"/>
      <w:bookmarkEnd w:id="3964"/>
      <w:bookmarkEnd w:id="3965"/>
      <w:bookmarkEnd w:id="3966"/>
      <w:bookmarkEnd w:id="3967"/>
      <w:bookmarkEnd w:id="3968"/>
      <w:bookmarkEnd w:id="3969"/>
      <w:bookmarkEnd w:id="3970"/>
      <w:bookmarkEnd w:id="3971"/>
    </w:p>
    <w:p w14:paraId="2671487D" w14:textId="706C81F1" w:rsidR="00C17704" w:rsidRPr="005F1C32" w:rsidDel="007140AB" w:rsidRDefault="00C17704" w:rsidP="002145EE">
      <w:pPr>
        <w:pStyle w:val="berschrift1"/>
        <w:pageBreakBefore w:val="0"/>
        <w:rPr>
          <w:del w:id="3972" w:author="Menhorn Timo" w:date="2020-05-26T13:13:00Z"/>
          <w:rFonts w:asciiTheme="minorHAnsi" w:hAnsiTheme="minorHAnsi" w:cstheme="minorHAnsi"/>
          <w:sz w:val="23"/>
          <w:rPrChange w:id="3973" w:author="Menhorn Timo" w:date="2020-05-27T07:06:00Z">
            <w:rPr>
              <w:del w:id="3974" w:author="Menhorn Timo" w:date="2020-05-26T13:13:00Z"/>
              <w:sz w:val="23"/>
            </w:rPr>
          </w:rPrChange>
        </w:rPr>
      </w:pPr>
      <w:bookmarkStart w:id="3975" w:name="_Toc41477512"/>
      <w:bookmarkStart w:id="3976" w:name="_Toc41477606"/>
      <w:bookmarkStart w:id="3977" w:name="_Toc41487130"/>
      <w:bookmarkStart w:id="3978" w:name="_Toc41487605"/>
      <w:bookmarkStart w:id="3979" w:name="_Toc41488437"/>
      <w:bookmarkStart w:id="3980" w:name="_Toc41553134"/>
      <w:bookmarkStart w:id="3981" w:name="_Toc41553560"/>
      <w:bookmarkStart w:id="3982" w:name="_Toc41555165"/>
      <w:bookmarkEnd w:id="3975"/>
      <w:bookmarkEnd w:id="3976"/>
      <w:bookmarkEnd w:id="3977"/>
      <w:bookmarkEnd w:id="3978"/>
      <w:bookmarkEnd w:id="3979"/>
      <w:bookmarkEnd w:id="3980"/>
      <w:bookmarkEnd w:id="3981"/>
      <w:bookmarkEnd w:id="3982"/>
    </w:p>
    <w:p w14:paraId="2A8B62AE" w14:textId="23B4F6CB" w:rsidR="00C17704" w:rsidRPr="005F1C32" w:rsidDel="007140AB" w:rsidRDefault="00C17704" w:rsidP="002145EE">
      <w:pPr>
        <w:jc w:val="both"/>
        <w:rPr>
          <w:del w:id="3983" w:author="Menhorn Timo" w:date="2020-05-26T13:13:00Z"/>
          <w:rFonts w:cstheme="minorHAnsi"/>
          <w:sz w:val="23"/>
          <w:szCs w:val="23"/>
          <w:rPrChange w:id="3984" w:author="Menhorn Timo" w:date="2020-05-27T07:06:00Z">
            <w:rPr>
              <w:del w:id="3985" w:author="Menhorn Timo" w:date="2020-05-26T13:13:00Z"/>
              <w:rFonts w:asciiTheme="majorHAnsi" w:hAnsiTheme="majorHAnsi" w:cstheme="majorHAnsi"/>
              <w:sz w:val="23"/>
              <w:szCs w:val="23"/>
            </w:rPr>
          </w:rPrChange>
        </w:rPr>
      </w:pPr>
      <w:bookmarkStart w:id="3986" w:name="_Toc41392268"/>
      <w:bookmarkStart w:id="3987" w:name="_Toc41464373"/>
      <w:bookmarkStart w:id="3988" w:name="_Toc41464627"/>
      <w:bookmarkStart w:id="3989" w:name="_Toc41475321"/>
      <w:bookmarkStart w:id="3990" w:name="_Toc41475411"/>
      <w:bookmarkStart w:id="3991" w:name="_Toc41475584"/>
      <w:bookmarkStart w:id="3992" w:name="_Toc41477513"/>
      <w:bookmarkStart w:id="3993" w:name="_Toc41477607"/>
      <w:bookmarkStart w:id="3994" w:name="_Toc41487131"/>
      <w:bookmarkStart w:id="3995" w:name="_Toc41487606"/>
      <w:bookmarkStart w:id="3996" w:name="_Toc41488438"/>
      <w:bookmarkStart w:id="3997" w:name="_Toc41553135"/>
      <w:bookmarkStart w:id="3998" w:name="_Toc41553561"/>
      <w:bookmarkStart w:id="3999" w:name="_Toc41555166"/>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p>
    <w:p w14:paraId="6AF36495" w14:textId="7B3B9CD8" w:rsidR="0077004C" w:rsidRPr="005F1C32" w:rsidRDefault="0077004C" w:rsidP="002145EE">
      <w:pPr>
        <w:pStyle w:val="berschrift1"/>
        <w:rPr>
          <w:rFonts w:asciiTheme="minorHAnsi" w:hAnsiTheme="minorHAnsi" w:cstheme="minorHAnsi"/>
          <w:rPrChange w:id="4000" w:author="Menhorn Timo" w:date="2020-05-27T07:06:00Z">
            <w:rPr/>
          </w:rPrChange>
        </w:rPr>
      </w:pPr>
      <w:bookmarkStart w:id="4001" w:name="_Toc41555167"/>
      <w:r w:rsidRPr="005F1C32">
        <w:rPr>
          <w:rFonts w:asciiTheme="minorHAnsi" w:hAnsiTheme="minorHAnsi" w:cstheme="minorHAnsi"/>
          <w:rPrChange w:id="4002" w:author="Menhorn Timo" w:date="2020-05-27T07:06:00Z">
            <w:rPr/>
          </w:rPrChange>
        </w:rPr>
        <w:lastRenderedPageBreak/>
        <w:t>Fazit</w:t>
      </w:r>
      <w:bookmarkEnd w:id="4001"/>
    </w:p>
    <w:p w14:paraId="2EC5C804" w14:textId="7D201E4D" w:rsidR="00211280" w:rsidRPr="005F1C32" w:rsidRDefault="00976274" w:rsidP="002145EE">
      <w:pPr>
        <w:jc w:val="both"/>
        <w:rPr>
          <w:rFonts w:cstheme="minorHAnsi"/>
          <w:rPrChange w:id="4003" w:author="Menhorn Timo" w:date="2020-05-27T07:06:00Z">
            <w:rPr/>
          </w:rPrChange>
        </w:rPr>
      </w:pPr>
      <w:r w:rsidRPr="009F5A82">
        <w:rPr>
          <w:rFonts w:cstheme="minorHAnsi"/>
        </w:rPr>
        <w:t xml:space="preserve">Durch die Abschlussarbeit konnten wichtige Funktionen zum dynamischen </w:t>
      </w:r>
      <w:r w:rsidR="003D34CD" w:rsidRPr="00687C15">
        <w:rPr>
          <w:rFonts w:cstheme="minorHAnsi"/>
        </w:rPr>
        <w:t>G</w:t>
      </w:r>
      <w:r w:rsidRPr="00687C15">
        <w:rPr>
          <w:rFonts w:cstheme="minorHAnsi"/>
        </w:rPr>
        <w:t>enerieren von Formularen und Komponenten erprobt und weiterentwickelt werden.</w:t>
      </w:r>
      <w:r w:rsidR="00211280" w:rsidRPr="005F1C32">
        <w:rPr>
          <w:rFonts w:cstheme="minorHAnsi"/>
          <w:rPrChange w:id="4004" w:author="Menhorn Timo" w:date="2020-05-27T07:06:00Z">
            <w:rPr/>
          </w:rPrChange>
        </w:rPr>
        <w:t xml:space="preserve"> Die dynamische Zuweisung und Gruppierung von </w:t>
      </w:r>
      <w:r w:rsidR="00B66149" w:rsidRPr="005F1C32">
        <w:rPr>
          <w:rFonts w:cstheme="minorHAnsi"/>
          <w:rPrChange w:id="4005" w:author="Menhorn Timo" w:date="2020-05-27T07:06:00Z">
            <w:rPr/>
          </w:rPrChange>
        </w:rPr>
        <w:t>CSS-Attributen</w:t>
      </w:r>
      <w:r w:rsidR="00211280" w:rsidRPr="005F1C32">
        <w:rPr>
          <w:rFonts w:cstheme="minorHAnsi"/>
          <w:rPrChange w:id="4006" w:author="Menhorn Timo" w:date="2020-05-27T07:06:00Z">
            <w:rPr/>
          </w:rPrChange>
        </w:rPr>
        <w:t xml:space="preserve"> mittels Attribute Binding muss dennoch etwas weiter ausgebaut werden um in vollem Umfang genutzt werden zu können. </w:t>
      </w:r>
    </w:p>
    <w:p w14:paraId="2364FFBB" w14:textId="4BCD1838" w:rsidR="00654641" w:rsidRPr="005F1C32" w:rsidRDefault="00654641" w:rsidP="002145EE">
      <w:pPr>
        <w:jc w:val="both"/>
        <w:rPr>
          <w:rFonts w:cstheme="minorHAnsi"/>
          <w:rPrChange w:id="4007" w:author="Menhorn Timo" w:date="2020-05-27T07:06:00Z">
            <w:rPr/>
          </w:rPrChange>
        </w:rPr>
      </w:pPr>
      <w:r w:rsidRPr="005F1C32">
        <w:rPr>
          <w:rFonts w:cstheme="minorHAnsi"/>
          <w:rPrChange w:id="4008" w:author="Menhorn Timo" w:date="2020-05-27T07:06:00Z">
            <w:rPr/>
          </w:rPrChange>
        </w:rPr>
        <w:t>Das Projekt konnte im geforderten Umfang fertiggestellt werden</w:t>
      </w:r>
      <w:ins w:id="4009" w:author="Menhorn Timo" w:date="2020-05-26T13:17:00Z">
        <w:r w:rsidR="00BB593C" w:rsidRPr="005F1C32">
          <w:rPr>
            <w:rFonts w:cstheme="minorHAnsi"/>
            <w:rPrChange w:id="4010" w:author="Menhorn Timo" w:date="2020-05-27T07:06:00Z">
              <w:rPr/>
            </w:rPrChange>
          </w:rPr>
          <w:t xml:space="preserve"> und alle </w:t>
        </w:r>
      </w:ins>
      <w:ins w:id="4011" w:author="Menhorn Timo" w:date="2020-05-26T13:18:00Z">
        <w:r w:rsidR="00BB593C" w:rsidRPr="005F1C32">
          <w:rPr>
            <w:rFonts w:cstheme="minorHAnsi"/>
            <w:rPrChange w:id="4012" w:author="Menhorn Timo" w:date="2020-05-27T07:06:00Z">
              <w:rPr/>
            </w:rPrChange>
          </w:rPr>
          <w:t>fachlichen Anforderungen wurden erfüllt</w:t>
        </w:r>
      </w:ins>
      <w:r w:rsidRPr="005F1C32">
        <w:rPr>
          <w:rFonts w:cstheme="minorHAnsi"/>
          <w:rPrChange w:id="4013" w:author="Menhorn Timo" w:date="2020-05-27T07:06:00Z">
            <w:rPr/>
          </w:rPrChange>
        </w:rPr>
        <w:t xml:space="preserve">. </w:t>
      </w:r>
      <w:r w:rsidR="00CE747F" w:rsidRPr="005F1C32">
        <w:rPr>
          <w:rFonts w:cstheme="minorHAnsi"/>
          <w:rPrChange w:id="4014" w:author="Menhorn Timo" w:date="2020-05-27T07:06:00Z">
            <w:rPr/>
          </w:rPrChange>
        </w:rPr>
        <w:t xml:space="preserve">Um die dynamische Generierung der Inhalte nach und nach aufbauen zu können, wurde mit der Home Komponente angefangen. Hier gestaltete sich der Aufbau relativ leicht, da die Material Cards sehr ähnlich sind und sich der Inhalt nicht sonderlich unterscheidet. </w:t>
      </w:r>
    </w:p>
    <w:p w14:paraId="53280F5D" w14:textId="17A0BBA4" w:rsidR="00AD5D0A" w:rsidRDefault="00CE747F" w:rsidP="002145EE">
      <w:pPr>
        <w:jc w:val="both"/>
        <w:rPr>
          <w:ins w:id="4015" w:author="Menhorn Timo" w:date="2020-05-28T08:30:00Z"/>
          <w:rFonts w:cstheme="minorHAnsi"/>
        </w:rPr>
      </w:pPr>
      <w:r w:rsidRPr="005F1C32">
        <w:rPr>
          <w:rFonts w:cstheme="minorHAnsi"/>
          <w:rPrChange w:id="4016" w:author="Menhorn Timo" w:date="2020-05-27T07:06:00Z">
            <w:rPr/>
          </w:rPrChange>
        </w:rPr>
        <w:t>Eine besondere Herausforderung war die Ansicht zum Anlegen von Anträgen, da die Material Komponenten andere Attribute haben. Hier fiel die Entscheidung auf eine Abfrage</w:t>
      </w:r>
      <w:r w:rsidR="00AD5D0A" w:rsidRPr="005F1C32">
        <w:rPr>
          <w:rFonts w:cstheme="minorHAnsi"/>
          <w:rPrChange w:id="4017" w:author="Menhorn Timo" w:date="2020-05-27T07:06:00Z">
            <w:rPr/>
          </w:rPrChange>
        </w:rPr>
        <w:t>, welche ein HTML Element mit den jeweiligen Attributen bereitstellt.</w:t>
      </w:r>
      <w:r w:rsidR="0051508F" w:rsidRPr="005F1C32">
        <w:rPr>
          <w:rFonts w:cstheme="minorHAnsi"/>
          <w:rPrChange w:id="4018" w:author="Menhorn Timo" w:date="2020-05-27T07:06:00Z">
            <w:rPr/>
          </w:rPrChange>
        </w:rPr>
        <w:t xml:space="preserve"> Zudem mussten die Form Controls* nach der Initialisierung angelegt werden</w:t>
      </w:r>
      <w:ins w:id="4019" w:author="Menhorn Timo" w:date="2020-05-26T13:22:00Z">
        <w:r w:rsidR="00A27605" w:rsidRPr="009F5A82">
          <w:rPr>
            <w:rFonts w:cstheme="minorHAnsi"/>
          </w:rPr>
          <w:t xml:space="preserve"> um di</w:t>
        </w:r>
        <w:r w:rsidR="00A27605" w:rsidRPr="00687C15">
          <w:rPr>
            <w:rFonts w:cstheme="minorHAnsi"/>
          </w:rPr>
          <w:t>e fachlichen Anforderungen erfüllen zu können.</w:t>
        </w:r>
      </w:ins>
      <w:del w:id="4020" w:author="Menhorn Timo" w:date="2020-05-26T13:22:00Z">
        <w:r w:rsidR="0051508F" w:rsidRPr="005F1C32" w:rsidDel="00A27605">
          <w:rPr>
            <w:rFonts w:cstheme="minorHAnsi"/>
            <w:rPrChange w:id="4021" w:author="Menhorn Timo" w:date="2020-05-27T07:06:00Z">
              <w:rPr/>
            </w:rPrChange>
          </w:rPr>
          <w:delText>.</w:delText>
        </w:r>
      </w:del>
    </w:p>
    <w:p w14:paraId="0C4B3B14" w14:textId="70D7611B" w:rsidR="00CE665A" w:rsidRPr="00687C15" w:rsidRDefault="00CE665A" w:rsidP="002145EE">
      <w:pPr>
        <w:jc w:val="both"/>
        <w:rPr>
          <w:rFonts w:cstheme="minorHAnsi"/>
        </w:rPr>
      </w:pPr>
      <w:ins w:id="4022" w:author="Menhorn Timo" w:date="2020-05-28T08:31:00Z">
        <w:r>
          <w:rPr>
            <w:rFonts w:cstheme="minorHAnsi"/>
          </w:rPr>
          <w:t>Der Nutzer hat nun die Möglichkeit</w:t>
        </w:r>
      </w:ins>
      <w:ins w:id="4023" w:author="Menhorn Timo" w:date="2020-05-28T08:32:00Z">
        <w:r>
          <w:rPr>
            <w:rFonts w:cstheme="minorHAnsi"/>
          </w:rPr>
          <w:t>, Anträge per Webanwendung anzulegen</w:t>
        </w:r>
      </w:ins>
      <w:ins w:id="4024" w:author="Menhorn Timo" w:date="2020-05-28T08:34:00Z">
        <w:r>
          <w:rPr>
            <w:rFonts w:cstheme="minorHAnsi"/>
          </w:rPr>
          <w:t>. Sämtliche Eingabefelder verfügen über</w:t>
        </w:r>
      </w:ins>
      <w:ins w:id="4025" w:author="Menhorn Timo" w:date="2020-05-28T10:02:00Z">
        <w:r w:rsidR="00E22FC4">
          <w:rPr>
            <w:rFonts w:cstheme="minorHAnsi"/>
          </w:rPr>
          <w:t xml:space="preserve"> </w:t>
        </w:r>
      </w:ins>
      <w:ins w:id="4026" w:author="Menhorn Timo" w:date="2020-05-28T09:59:00Z">
        <w:r w:rsidR="00E22FC4">
          <w:rPr>
            <w:rFonts w:cstheme="minorHAnsi"/>
          </w:rPr>
          <w:t>Validierungen</w:t>
        </w:r>
      </w:ins>
      <w:ins w:id="4027" w:author="Menhorn Timo" w:date="2020-05-28T08:34:00Z">
        <w:r>
          <w:rPr>
            <w:rFonts w:cstheme="minorHAnsi"/>
          </w:rPr>
          <w:t xml:space="preserve"> und </w:t>
        </w:r>
      </w:ins>
      <w:ins w:id="4028" w:author="Menhorn Timo" w:date="2020-05-28T08:35:00Z">
        <w:r>
          <w:rPr>
            <w:rFonts w:cstheme="minorHAnsi"/>
          </w:rPr>
          <w:t>zugehörige Fehlermeldungen zu jeder einzelnen Art</w:t>
        </w:r>
      </w:ins>
      <w:ins w:id="4029" w:author="Menhorn Timo" w:date="2020-05-28T10:02:00Z">
        <w:r w:rsidR="00E22FC4">
          <w:rPr>
            <w:rFonts w:cstheme="minorHAnsi"/>
          </w:rPr>
          <w:t xml:space="preserve"> von</w:t>
        </w:r>
      </w:ins>
      <w:ins w:id="4030" w:author="Menhorn Timo" w:date="2020-05-28T08:35:00Z">
        <w:r>
          <w:rPr>
            <w:rFonts w:cstheme="minorHAnsi"/>
          </w:rPr>
          <w:t xml:space="preserve"> Error</w:t>
        </w:r>
      </w:ins>
      <w:ins w:id="4031" w:author="Menhorn Timo" w:date="2020-05-28T08:37:00Z">
        <w:r w:rsidR="00A05D47">
          <w:rPr>
            <w:rFonts w:cstheme="minorHAnsi"/>
          </w:rPr>
          <w:t>.</w:t>
        </w:r>
      </w:ins>
      <w:ins w:id="4032" w:author="Menhorn Timo" w:date="2020-05-28T08:41:00Z">
        <w:r w:rsidR="00A05D47">
          <w:rPr>
            <w:rFonts w:cstheme="minorHAnsi"/>
          </w:rPr>
          <w:t xml:space="preserve"> Eine Filterung nach dem aktuellen Status</w:t>
        </w:r>
      </w:ins>
      <w:ins w:id="4033" w:author="Menhorn Timo" w:date="2020-05-28T08:49:00Z">
        <w:r w:rsidR="004C323C">
          <w:rPr>
            <w:rFonts w:cstheme="minorHAnsi"/>
          </w:rPr>
          <w:t xml:space="preserve"> sowie eine Gesamtübersicht </w:t>
        </w:r>
      </w:ins>
      <w:ins w:id="4034" w:author="Menhorn Timo" w:date="2020-05-28T08:50:00Z">
        <w:r w:rsidR="00A71DAC">
          <w:rPr>
            <w:rFonts w:cstheme="minorHAnsi"/>
          </w:rPr>
          <w:t>der</w:t>
        </w:r>
        <w:r w:rsidR="004C323C">
          <w:rPr>
            <w:rFonts w:cstheme="minorHAnsi"/>
          </w:rPr>
          <w:t xml:space="preserve"> gestellten </w:t>
        </w:r>
      </w:ins>
      <w:ins w:id="4035" w:author="Menhorn Timo" w:date="2020-05-28T08:41:00Z">
        <w:r w:rsidR="00A05D47">
          <w:rPr>
            <w:rFonts w:cstheme="minorHAnsi"/>
          </w:rPr>
          <w:t>Projektanträge ist nun möglich.</w:t>
        </w:r>
      </w:ins>
      <w:ins w:id="4036" w:author="Menhorn Timo" w:date="2020-05-28T08:37:00Z">
        <w:r w:rsidR="00A05D47">
          <w:rPr>
            <w:rFonts w:cstheme="minorHAnsi"/>
          </w:rPr>
          <w:t xml:space="preserve"> Neue Mitarbeiter </w:t>
        </w:r>
      </w:ins>
      <w:ins w:id="4037" w:author="Menhorn Timo" w:date="2020-05-28T08:38:00Z">
        <w:r w:rsidR="00A05D47">
          <w:rPr>
            <w:rFonts w:cstheme="minorHAnsi"/>
          </w:rPr>
          <w:t>können die Anwendung von Anfang an nutzen und es benötigt keinen</w:t>
        </w:r>
      </w:ins>
      <w:ins w:id="4038" w:author="Menhorn Timo" w:date="2020-05-28T08:48:00Z">
        <w:r w:rsidR="004C323C">
          <w:rPr>
            <w:rFonts w:cstheme="minorHAnsi"/>
          </w:rPr>
          <w:t xml:space="preserve"> weiteren</w:t>
        </w:r>
      </w:ins>
      <w:ins w:id="4039" w:author="Menhorn Timo" w:date="2020-05-28T08:38:00Z">
        <w:r w:rsidR="00A05D47">
          <w:rPr>
            <w:rFonts w:cstheme="minorHAnsi"/>
          </w:rPr>
          <w:t xml:space="preserve"> Administrationsaufwand</w:t>
        </w:r>
      </w:ins>
      <w:ins w:id="4040" w:author="Menhorn Timo" w:date="2020-05-28T08:39:00Z">
        <w:r w:rsidR="00A05D47">
          <w:rPr>
            <w:rFonts w:cstheme="minorHAnsi"/>
          </w:rPr>
          <w:t xml:space="preserve"> um </w:t>
        </w:r>
      </w:ins>
      <w:ins w:id="4041" w:author="Menhorn Timo" w:date="2020-05-28T08:48:00Z">
        <w:r w:rsidR="004C323C">
          <w:rPr>
            <w:rFonts w:cstheme="minorHAnsi"/>
          </w:rPr>
          <w:t>diese</w:t>
        </w:r>
      </w:ins>
      <w:ins w:id="4042" w:author="Menhorn Timo" w:date="2020-05-28T08:39:00Z">
        <w:r w:rsidR="00A05D47">
          <w:rPr>
            <w:rFonts w:cstheme="minorHAnsi"/>
          </w:rPr>
          <w:t xml:space="preserve"> anzulegen.</w:t>
        </w:r>
      </w:ins>
      <w:ins w:id="4043" w:author="Menhorn Timo" w:date="2020-05-28T10:01:00Z">
        <w:r w:rsidR="00E22FC4">
          <w:rPr>
            <w:rFonts w:cstheme="minorHAnsi"/>
          </w:rPr>
          <w:t xml:space="preserve"> Bestehende Nutzer können sich anmelden und gelangen zu den eigenen Anträgen</w:t>
        </w:r>
      </w:ins>
      <w:ins w:id="4044" w:author="Menhorn Timo" w:date="2020-05-28T10:02:00Z">
        <w:r w:rsidR="00E22FC4">
          <w:rPr>
            <w:rFonts w:cstheme="minorHAnsi"/>
          </w:rPr>
          <w:t>.</w:t>
        </w:r>
      </w:ins>
      <w:ins w:id="4045" w:author="Menhorn Timo" w:date="2020-05-28T08:39:00Z">
        <w:r w:rsidR="00A05D47">
          <w:rPr>
            <w:rFonts w:cstheme="minorHAnsi"/>
          </w:rPr>
          <w:t xml:space="preserve"> </w:t>
        </w:r>
      </w:ins>
      <w:ins w:id="4046" w:author="Menhorn Timo" w:date="2020-05-28T08:40:00Z">
        <w:r w:rsidR="00A05D47">
          <w:rPr>
            <w:rFonts w:cstheme="minorHAnsi"/>
          </w:rPr>
          <w:t>Der Administrator kann jederzeit weitere Rechte vergeben</w:t>
        </w:r>
      </w:ins>
      <w:ins w:id="4047" w:author="Menhorn Timo" w:date="2020-05-28T08:48:00Z">
        <w:r w:rsidR="004C323C">
          <w:rPr>
            <w:rFonts w:cstheme="minorHAnsi"/>
          </w:rPr>
          <w:t>, entziehen</w:t>
        </w:r>
      </w:ins>
      <w:ins w:id="4048" w:author="Menhorn Timo" w:date="2020-05-28T08:40:00Z">
        <w:r w:rsidR="00A05D47">
          <w:rPr>
            <w:rFonts w:cstheme="minorHAnsi"/>
          </w:rPr>
          <w:t xml:space="preserve"> und Benutzerdaten ändern.  </w:t>
        </w:r>
      </w:ins>
      <w:ins w:id="4049" w:author="Menhorn Timo" w:date="2020-05-28T10:00:00Z">
        <w:r w:rsidR="00E22FC4">
          <w:rPr>
            <w:rFonts w:cstheme="minorHAnsi"/>
          </w:rPr>
          <w:t>Durch die neue Statusschaltung können nur noch berechtigte Personen den Antragsstatus ändern oder Bemerkungen h</w:t>
        </w:r>
      </w:ins>
      <w:ins w:id="4050" w:author="Menhorn Timo" w:date="2020-05-28T10:01:00Z">
        <w:r w:rsidR="00E22FC4">
          <w:rPr>
            <w:rFonts w:cstheme="minorHAnsi"/>
          </w:rPr>
          <w:t>inzufügen bzw. Ändern.</w:t>
        </w:r>
      </w:ins>
    </w:p>
    <w:p w14:paraId="6FB0C50B" w14:textId="035D8C64" w:rsidR="0051508F" w:rsidRPr="00CE665A" w:rsidRDefault="0094136C" w:rsidP="002145EE">
      <w:pPr>
        <w:jc w:val="both"/>
        <w:rPr>
          <w:rFonts w:cstheme="minorHAnsi"/>
        </w:rPr>
      </w:pPr>
      <w:moveToRangeStart w:id="4051" w:author="Menhorn Timo" w:date="2020-05-26T09:25:00Z" w:name="move41377555"/>
      <w:moveTo w:id="4052" w:author="Menhorn Timo" w:date="2020-05-26T09:25:00Z">
        <w:r w:rsidRPr="00CE665A">
          <w:rPr>
            <w:rFonts w:cstheme="minorHAnsi"/>
            <w:rPrChange w:id="4053" w:author="Menhorn Timo" w:date="2020-05-28T08:28:00Z">
              <w:rPr>
                <w:rFonts w:asciiTheme="majorHAnsi" w:hAnsiTheme="majorHAnsi" w:cstheme="majorHAnsi"/>
                <w:sz w:val="23"/>
                <w:szCs w:val="23"/>
              </w:rPr>
            </w:rPrChange>
          </w:rPr>
          <w:t>In einer späteren Version des Projektes werden d</w:t>
        </w:r>
        <w:r w:rsidRPr="00CE665A">
          <w:rPr>
            <w:rFonts w:cstheme="minorHAnsi"/>
            <w:color w:val="1D1C1D"/>
            <w:shd w:val="clear" w:color="auto" w:fill="FFFFFF"/>
            <w:rPrChange w:id="4054" w:author="Menhorn Timo" w:date="2020-05-28T08:28:00Z">
              <w:rPr>
                <w:rFonts w:asciiTheme="majorHAnsi" w:hAnsiTheme="majorHAnsi" w:cstheme="majorHAnsi"/>
                <w:color w:val="1D1C1D"/>
                <w:sz w:val="23"/>
                <w:szCs w:val="23"/>
                <w:shd w:val="clear" w:color="auto" w:fill="FFFFFF"/>
              </w:rPr>
            </w:rPrChange>
          </w:rPr>
          <w:t xml:space="preserve">ie Daten </w:t>
        </w:r>
        <w:r w:rsidRPr="00CE665A">
          <w:rPr>
            <w:rFonts w:cstheme="minorHAnsi"/>
            <w:rPrChange w:id="4055" w:author="Menhorn Timo" w:date="2020-05-28T08:28:00Z">
              <w:rPr>
                <w:rFonts w:asciiTheme="majorHAnsi" w:hAnsiTheme="majorHAnsi" w:cstheme="majorHAnsi"/>
                <w:sz w:val="23"/>
                <w:szCs w:val="23"/>
              </w:rPr>
            </w:rPrChange>
          </w:rPr>
          <w:t>zur Verwaltung der Nutzer, der Statusschaltung und angelegten Anträgen</w:t>
        </w:r>
        <w:r w:rsidRPr="00CE665A">
          <w:rPr>
            <w:rFonts w:cstheme="minorHAnsi"/>
            <w:color w:val="1D1C1D"/>
            <w:shd w:val="clear" w:color="auto" w:fill="FFFFFF"/>
            <w:rPrChange w:id="4056" w:author="Menhorn Timo" w:date="2020-05-28T08:28:00Z">
              <w:rPr>
                <w:rFonts w:asciiTheme="majorHAnsi" w:hAnsiTheme="majorHAnsi" w:cstheme="majorHAnsi"/>
                <w:color w:val="1D1C1D"/>
                <w:sz w:val="23"/>
                <w:szCs w:val="23"/>
                <w:shd w:val="clear" w:color="auto" w:fill="FFFFFF"/>
              </w:rPr>
            </w:rPrChange>
          </w:rPr>
          <w:t xml:space="preserve"> auf eine PostgreSQL*-Datenbank transferiert, damit es auch bei größeren Datenbeständen zu keinen Problemen kommt. Dadurch wird auch ein Mehrfachzugriff möglich, welcher sich für eine Applikation mit einer großen Anzahl an Nutzern mit verschiedenen Rechten durchaus anbietet. Gleichzeitig wird dadurch auch die Kompatibilität mit mobilen Endgeräten gewährleistet, da SQL Interpreter auf jedem Gerät verfügbar sind. Auf die Datenbank soll dann mit einem Java Backend* zugegriffen werden, da dies firmenintern genutzt wird.</w:t>
        </w:r>
      </w:moveTo>
      <w:moveToRangeEnd w:id="4051"/>
    </w:p>
    <w:p w14:paraId="1B3D97C3" w14:textId="55CE84A4" w:rsidR="0077004C" w:rsidRPr="005F1C32" w:rsidRDefault="0077004C" w:rsidP="002145EE">
      <w:pPr>
        <w:pStyle w:val="berschrift1"/>
        <w:rPr>
          <w:rFonts w:asciiTheme="minorHAnsi" w:hAnsiTheme="minorHAnsi" w:cstheme="minorHAnsi"/>
          <w:rPrChange w:id="4057" w:author="Menhorn Timo" w:date="2020-05-27T07:06:00Z">
            <w:rPr/>
          </w:rPrChange>
        </w:rPr>
      </w:pPr>
      <w:bookmarkStart w:id="4058" w:name="_Toc41555168"/>
      <w:r w:rsidRPr="005F1C32">
        <w:rPr>
          <w:rFonts w:asciiTheme="minorHAnsi" w:hAnsiTheme="minorHAnsi" w:cstheme="minorHAnsi"/>
          <w:rPrChange w:id="4059" w:author="Menhorn Timo" w:date="2020-05-27T07:06:00Z">
            <w:rPr/>
          </w:rPrChange>
        </w:rPr>
        <w:lastRenderedPageBreak/>
        <w:t>Quellen</w:t>
      </w:r>
      <w:bookmarkEnd w:id="4058"/>
    </w:p>
    <w:p w14:paraId="5C8101A7" w14:textId="5AFF04BE" w:rsidR="00643A26" w:rsidRPr="005F1C32" w:rsidRDefault="00643A26" w:rsidP="006B5CAD">
      <w:pPr>
        <w:pStyle w:val="berschrift2"/>
        <w:rPr>
          <w:rFonts w:asciiTheme="minorHAnsi" w:hAnsiTheme="minorHAnsi" w:cstheme="minorHAnsi"/>
          <w:rPrChange w:id="4060" w:author="Menhorn Timo" w:date="2020-05-27T07:06:00Z">
            <w:rPr/>
          </w:rPrChange>
        </w:rPr>
      </w:pPr>
      <w:bookmarkStart w:id="4061" w:name="_Toc41555169"/>
      <w:r w:rsidRPr="005F1C32">
        <w:rPr>
          <w:rFonts w:asciiTheme="minorHAnsi" w:hAnsiTheme="minorHAnsi" w:cstheme="minorHAnsi"/>
          <w:rPrChange w:id="4062" w:author="Menhorn Timo" w:date="2020-05-27T07:06:00Z">
            <w:rPr/>
          </w:rPrChange>
        </w:rPr>
        <w:t>Webquellen</w:t>
      </w:r>
      <w:bookmarkEnd w:id="4061"/>
    </w:p>
    <w:p w14:paraId="4BE202C1" w14:textId="48E1FBDE" w:rsidR="006063B5" w:rsidRPr="009F5A82" w:rsidRDefault="009F5A82" w:rsidP="000B5ED4">
      <w:pPr>
        <w:pStyle w:val="Listenabsatz"/>
        <w:numPr>
          <w:ilvl w:val="0"/>
          <w:numId w:val="41"/>
        </w:numPr>
        <w:rPr>
          <w:rFonts w:cstheme="minorHAnsi"/>
        </w:rPr>
      </w:pPr>
      <w:r w:rsidRPr="005F1C32">
        <w:rPr>
          <w:rFonts w:cstheme="minorHAnsi"/>
        </w:rPr>
        <w:fldChar w:fldCharType="begin"/>
      </w:r>
      <w:r w:rsidRPr="005F1C32">
        <w:rPr>
          <w:rFonts w:cstheme="minorHAnsi"/>
          <w:rPrChange w:id="4063" w:author="Menhorn Timo" w:date="2020-05-27T07:06:00Z">
            <w:rPr/>
          </w:rPrChange>
        </w:rPr>
        <w:instrText xml:space="preserve"> HYPERLINK "https://angular.io/" </w:instrText>
      </w:r>
      <w:r w:rsidRPr="005F1C32">
        <w:rPr>
          <w:rFonts w:cstheme="minorHAnsi"/>
          <w:rPrChange w:id="4064" w:author="Menhorn Timo" w:date="2020-05-27T07:06:00Z">
            <w:rPr>
              <w:rStyle w:val="Hyperlink"/>
              <w:color w:val="auto"/>
              <w:u w:val="none"/>
            </w:rPr>
          </w:rPrChange>
        </w:rPr>
        <w:fldChar w:fldCharType="separate"/>
      </w:r>
      <w:r w:rsidR="003D187A" w:rsidRPr="00687C15">
        <w:rPr>
          <w:rStyle w:val="Hyperlink"/>
          <w:rFonts w:cstheme="minorHAnsi"/>
          <w:color w:val="auto"/>
          <w:u w:val="none"/>
        </w:rPr>
        <w:t>https://angular.io/</w:t>
      </w:r>
      <w:r w:rsidRPr="00687C15">
        <w:rPr>
          <w:rStyle w:val="Hyperlink"/>
          <w:rFonts w:cstheme="minorHAnsi"/>
          <w:color w:val="auto"/>
          <w:u w:val="none"/>
        </w:rPr>
        <w:fldChar w:fldCharType="end"/>
      </w:r>
    </w:p>
    <w:p w14:paraId="361FCDFD" w14:textId="71BA7B4B" w:rsidR="006063B5" w:rsidRPr="009F5A82" w:rsidRDefault="009F5A82" w:rsidP="000B5ED4">
      <w:pPr>
        <w:pStyle w:val="Listenabsatz"/>
        <w:numPr>
          <w:ilvl w:val="0"/>
          <w:numId w:val="41"/>
        </w:numPr>
        <w:rPr>
          <w:rFonts w:cstheme="minorHAnsi"/>
        </w:rPr>
      </w:pPr>
      <w:r w:rsidRPr="005F1C32">
        <w:rPr>
          <w:rFonts w:cstheme="minorHAnsi"/>
        </w:rPr>
        <w:fldChar w:fldCharType="begin"/>
      </w:r>
      <w:r w:rsidRPr="005F1C32">
        <w:rPr>
          <w:rFonts w:cstheme="minorHAnsi"/>
          <w:rPrChange w:id="4065" w:author="Menhorn Timo" w:date="2020-05-27T07:06:00Z">
            <w:rPr/>
          </w:rPrChange>
        </w:rPr>
        <w:instrText xml:space="preserve"> HYPERLINK "https://angular.io/guide/reactive-forms" </w:instrText>
      </w:r>
      <w:r w:rsidRPr="005F1C32">
        <w:rPr>
          <w:rFonts w:cstheme="minorHAnsi"/>
          <w:rPrChange w:id="4066" w:author="Menhorn Timo" w:date="2020-05-27T07:06:00Z">
            <w:rPr>
              <w:rStyle w:val="Hyperlink"/>
              <w:color w:val="auto"/>
              <w:u w:val="none"/>
            </w:rPr>
          </w:rPrChange>
        </w:rPr>
        <w:fldChar w:fldCharType="separate"/>
      </w:r>
      <w:r w:rsidR="006063B5" w:rsidRPr="00687C15">
        <w:rPr>
          <w:rStyle w:val="Hyperlink"/>
          <w:rFonts w:cstheme="minorHAnsi"/>
          <w:color w:val="auto"/>
          <w:u w:val="none"/>
        </w:rPr>
        <w:t>https://angular.io/guide/reactive-forms</w:t>
      </w:r>
      <w:r w:rsidRPr="00687C15">
        <w:rPr>
          <w:rStyle w:val="Hyperlink"/>
          <w:rFonts w:cstheme="minorHAnsi"/>
          <w:color w:val="auto"/>
          <w:u w:val="none"/>
        </w:rPr>
        <w:fldChar w:fldCharType="end"/>
      </w:r>
    </w:p>
    <w:p w14:paraId="1A18E063" w14:textId="73020DF7" w:rsidR="006063B5" w:rsidRPr="009F5A82" w:rsidRDefault="009F5A82" w:rsidP="000B5ED4">
      <w:pPr>
        <w:pStyle w:val="Listenabsatz"/>
        <w:numPr>
          <w:ilvl w:val="0"/>
          <w:numId w:val="41"/>
        </w:numPr>
        <w:rPr>
          <w:rFonts w:cstheme="minorHAnsi"/>
        </w:rPr>
      </w:pPr>
      <w:r w:rsidRPr="005F1C32">
        <w:rPr>
          <w:rFonts w:cstheme="minorHAnsi"/>
        </w:rPr>
        <w:fldChar w:fldCharType="begin"/>
      </w:r>
      <w:r w:rsidRPr="005F1C32">
        <w:rPr>
          <w:rFonts w:cstheme="minorHAnsi"/>
          <w:rPrChange w:id="4067" w:author="Menhorn Timo" w:date="2020-05-27T07:06:00Z">
            <w:rPr/>
          </w:rPrChange>
        </w:rPr>
        <w:instrText xml:space="preserve"> HYPERLINK "https://de.wikipedia.org/wiki/React" </w:instrText>
      </w:r>
      <w:r w:rsidRPr="005F1C32">
        <w:rPr>
          <w:rFonts w:cstheme="minorHAnsi"/>
          <w:rPrChange w:id="4068" w:author="Menhorn Timo" w:date="2020-05-27T07:06:00Z">
            <w:rPr>
              <w:rStyle w:val="Hyperlink"/>
              <w:color w:val="auto"/>
              <w:u w:val="none"/>
            </w:rPr>
          </w:rPrChange>
        </w:rPr>
        <w:fldChar w:fldCharType="separate"/>
      </w:r>
      <w:r w:rsidR="006063B5" w:rsidRPr="00687C15">
        <w:rPr>
          <w:rStyle w:val="Hyperlink"/>
          <w:rFonts w:cstheme="minorHAnsi"/>
          <w:color w:val="auto"/>
          <w:u w:val="none"/>
        </w:rPr>
        <w:t>https://de.wikipedia.org/wiki/React</w:t>
      </w:r>
      <w:r w:rsidRPr="00687C15">
        <w:rPr>
          <w:rStyle w:val="Hyperlink"/>
          <w:rFonts w:cstheme="minorHAnsi"/>
          <w:color w:val="auto"/>
          <w:u w:val="none"/>
        </w:rPr>
        <w:fldChar w:fldCharType="end"/>
      </w:r>
    </w:p>
    <w:p w14:paraId="30DEA70E" w14:textId="59D842AF" w:rsidR="006063B5"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69" w:author="Menhorn Timo" w:date="2020-05-27T07:06:00Z">
            <w:rPr/>
          </w:rPrChange>
        </w:rPr>
        <w:instrText xml:space="preserve"> HYPERLINK "https://de.wikipedia.org/wiki/Vue.js" </w:instrText>
      </w:r>
      <w:r w:rsidRPr="005F1C32">
        <w:rPr>
          <w:rFonts w:cstheme="minorHAnsi"/>
          <w:rPrChange w:id="4070" w:author="Menhorn Timo" w:date="2020-05-27T07:06:00Z">
            <w:rPr>
              <w:rStyle w:val="Hyperlink"/>
              <w:color w:val="auto"/>
              <w:u w:val="none"/>
            </w:rPr>
          </w:rPrChange>
        </w:rPr>
        <w:fldChar w:fldCharType="separate"/>
      </w:r>
      <w:r w:rsidR="006063B5" w:rsidRPr="00687C15">
        <w:rPr>
          <w:rStyle w:val="Hyperlink"/>
          <w:rFonts w:cstheme="minorHAnsi"/>
          <w:color w:val="auto"/>
          <w:u w:val="none"/>
        </w:rPr>
        <w:t>https://de.wikipedia.org/wiki/Vue.js</w:t>
      </w:r>
      <w:r w:rsidRPr="00687C15">
        <w:rPr>
          <w:rStyle w:val="Hyperlink"/>
          <w:rFonts w:cstheme="minorHAnsi"/>
          <w:color w:val="auto"/>
          <w:u w:val="none"/>
        </w:rPr>
        <w:fldChar w:fldCharType="end"/>
      </w:r>
    </w:p>
    <w:p w14:paraId="58832A42" w14:textId="67DBCD4D" w:rsidR="003E55AC"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71" w:author="Menhorn Timo" w:date="2020-05-27T07:06:00Z">
            <w:rPr/>
          </w:rPrChange>
        </w:rPr>
        <w:instrText xml:space="preserve"> HYPERLINK "https://www.digicomp.ch/blog/2017/01/16/angular-ein-uberblick" </w:instrText>
      </w:r>
      <w:r w:rsidRPr="005F1C32">
        <w:rPr>
          <w:rFonts w:cstheme="minorHAnsi"/>
          <w:rPrChange w:id="4072" w:author="Menhorn Timo" w:date="2020-05-27T07:06:00Z">
            <w:rPr>
              <w:rStyle w:val="Hyperlink"/>
              <w:color w:val="auto"/>
              <w:u w:val="none"/>
            </w:rPr>
          </w:rPrChange>
        </w:rPr>
        <w:fldChar w:fldCharType="separate"/>
      </w:r>
      <w:r w:rsidR="003E55AC" w:rsidRPr="00687C15">
        <w:rPr>
          <w:rStyle w:val="Hyperlink"/>
          <w:rFonts w:cstheme="minorHAnsi"/>
          <w:color w:val="auto"/>
          <w:u w:val="none"/>
        </w:rPr>
        <w:t>https://www.digicomp.ch/blog/2017/01/16/angular-ein-uberblick</w:t>
      </w:r>
      <w:r w:rsidRPr="00687C15">
        <w:rPr>
          <w:rStyle w:val="Hyperlink"/>
          <w:rFonts w:cstheme="minorHAnsi"/>
          <w:color w:val="auto"/>
          <w:u w:val="none"/>
        </w:rPr>
        <w:fldChar w:fldCharType="end"/>
      </w:r>
    </w:p>
    <w:p w14:paraId="21C67738" w14:textId="6BF862BF" w:rsidR="003D34CD" w:rsidRPr="009F5A82" w:rsidRDefault="009F5A82" w:rsidP="000B5ED4">
      <w:pPr>
        <w:pStyle w:val="Listenabsatz"/>
        <w:numPr>
          <w:ilvl w:val="0"/>
          <w:numId w:val="41"/>
        </w:numPr>
        <w:rPr>
          <w:rFonts w:cstheme="minorHAnsi"/>
        </w:rPr>
      </w:pPr>
      <w:r w:rsidRPr="005F1C32">
        <w:rPr>
          <w:rFonts w:cstheme="minorHAnsi"/>
        </w:rPr>
        <w:fldChar w:fldCharType="begin"/>
      </w:r>
      <w:r w:rsidRPr="005F1C32">
        <w:rPr>
          <w:rFonts w:cstheme="minorHAnsi"/>
          <w:rPrChange w:id="4073" w:author="Menhorn Timo" w:date="2020-05-27T07:06:00Z">
            <w:rPr/>
          </w:rPrChange>
        </w:rPr>
        <w:instrText xml:space="preserve"> HYPERLINK "https://medium.com/@scarlett8285/why-is-reactjs-the-best-fit-for-your-social-networking-app-15646d6ad082" </w:instrText>
      </w:r>
      <w:r w:rsidRPr="005F1C32">
        <w:rPr>
          <w:rFonts w:cstheme="minorHAnsi"/>
          <w:rPrChange w:id="4074" w:author="Menhorn Timo" w:date="2020-05-27T07:06:00Z">
            <w:rPr>
              <w:rStyle w:val="Hyperlink"/>
              <w:color w:val="auto"/>
              <w:u w:val="none"/>
            </w:rPr>
          </w:rPrChange>
        </w:rPr>
        <w:fldChar w:fldCharType="separate"/>
      </w:r>
      <w:r w:rsidR="003D34CD" w:rsidRPr="00687C15">
        <w:rPr>
          <w:rStyle w:val="Hyperlink"/>
          <w:rFonts w:cstheme="minorHAnsi"/>
          <w:color w:val="auto"/>
          <w:u w:val="none"/>
        </w:rPr>
        <w:t>https://medium.com/@scarlett8285/why-is-reactjs-the-best-fit-for-your-social-networking-app-15646d6ad082</w:t>
      </w:r>
      <w:r w:rsidRPr="00687C15">
        <w:rPr>
          <w:rStyle w:val="Hyperlink"/>
          <w:rFonts w:cstheme="minorHAnsi"/>
          <w:color w:val="auto"/>
          <w:u w:val="none"/>
        </w:rPr>
        <w:fldChar w:fldCharType="end"/>
      </w:r>
    </w:p>
    <w:p w14:paraId="32F12A4E" w14:textId="6D04D268" w:rsidR="003D34CD" w:rsidRPr="009F5A82" w:rsidRDefault="009F5A82" w:rsidP="000B5ED4">
      <w:pPr>
        <w:pStyle w:val="Listenabsatz"/>
        <w:numPr>
          <w:ilvl w:val="0"/>
          <w:numId w:val="41"/>
        </w:numPr>
        <w:rPr>
          <w:rFonts w:cstheme="minorHAnsi"/>
        </w:rPr>
      </w:pPr>
      <w:r w:rsidRPr="005F1C32">
        <w:rPr>
          <w:rFonts w:cstheme="minorHAnsi"/>
        </w:rPr>
        <w:fldChar w:fldCharType="begin"/>
      </w:r>
      <w:r w:rsidRPr="005F1C32">
        <w:rPr>
          <w:rFonts w:cstheme="minorHAnsi"/>
          <w:rPrChange w:id="4075" w:author="Menhorn Timo" w:date="2020-05-27T07:06:00Z">
            <w:rPr/>
          </w:rPrChange>
        </w:rPr>
        <w:instrText xml:space="preserve"> HYPERLINK "https://gist.github.com/tkrotoff/b1caa4c3a185629299ec234d2314e190" </w:instrText>
      </w:r>
      <w:r w:rsidRPr="005F1C32">
        <w:rPr>
          <w:rFonts w:cstheme="minorHAnsi"/>
          <w:rPrChange w:id="4076" w:author="Menhorn Timo" w:date="2020-05-27T07:06:00Z">
            <w:rPr>
              <w:rStyle w:val="Hyperlink"/>
              <w:color w:val="auto"/>
              <w:u w:val="none"/>
            </w:rPr>
          </w:rPrChange>
        </w:rPr>
        <w:fldChar w:fldCharType="separate"/>
      </w:r>
      <w:r w:rsidR="003D34CD" w:rsidRPr="00687C15">
        <w:rPr>
          <w:rStyle w:val="Hyperlink"/>
          <w:rFonts w:cstheme="minorHAnsi"/>
          <w:color w:val="auto"/>
          <w:u w:val="none"/>
        </w:rPr>
        <w:t>https://gist.github.com/tkrotoff/b1caa4c3a185629299ec234d2314e190</w:t>
      </w:r>
      <w:r w:rsidRPr="00687C15">
        <w:rPr>
          <w:rStyle w:val="Hyperlink"/>
          <w:rFonts w:cstheme="minorHAnsi"/>
          <w:color w:val="auto"/>
          <w:u w:val="none"/>
        </w:rPr>
        <w:fldChar w:fldCharType="end"/>
      </w:r>
    </w:p>
    <w:p w14:paraId="6D08E1EE" w14:textId="639CA2DD" w:rsidR="003D34CD"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77" w:author="Menhorn Timo" w:date="2020-05-27T07:06:00Z">
            <w:rPr/>
          </w:rPrChange>
        </w:rPr>
        <w:instrText xml:space="preserve"> HYPERLINK "https://de.wikipedia.org/wiki/Angular" \l "Unterschiede_zwischen_Angular_und_AngularJS" </w:instrText>
      </w:r>
      <w:r w:rsidRPr="005F1C32">
        <w:rPr>
          <w:rFonts w:cstheme="minorHAnsi"/>
          <w:rPrChange w:id="4078" w:author="Menhorn Timo" w:date="2020-05-27T07:06:00Z">
            <w:rPr>
              <w:rStyle w:val="Hyperlink"/>
              <w:color w:val="auto"/>
              <w:u w:val="none"/>
            </w:rPr>
          </w:rPrChange>
        </w:rPr>
        <w:fldChar w:fldCharType="separate"/>
      </w:r>
      <w:r w:rsidR="003D34CD" w:rsidRPr="00687C15">
        <w:rPr>
          <w:rStyle w:val="Hyperlink"/>
          <w:rFonts w:cstheme="minorHAnsi"/>
          <w:color w:val="auto"/>
          <w:u w:val="none"/>
        </w:rPr>
        <w:t>https://de.wikipedia.org/wiki/Angular#Unterschiede_zwischen_Angular_und_AngularJS</w:t>
      </w:r>
      <w:r w:rsidRPr="00687C15">
        <w:rPr>
          <w:rStyle w:val="Hyperlink"/>
          <w:rFonts w:cstheme="minorHAnsi"/>
          <w:color w:val="auto"/>
          <w:u w:val="none"/>
        </w:rPr>
        <w:fldChar w:fldCharType="end"/>
      </w:r>
    </w:p>
    <w:p w14:paraId="0B20EAEE" w14:textId="21BDDF95" w:rsidR="00872281"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79" w:author="Menhorn Timo" w:date="2020-05-27T07:06:00Z">
            <w:rPr/>
          </w:rPrChange>
        </w:rPr>
        <w:instrText xml:space="preserve"> HYPERLINK "https://www.ngdevelop.tech/angular/history/" </w:instrText>
      </w:r>
      <w:r w:rsidRPr="005F1C32">
        <w:rPr>
          <w:rFonts w:cstheme="minorHAnsi"/>
          <w:rPrChange w:id="4080" w:author="Menhorn Timo" w:date="2020-05-27T07:06:00Z">
            <w:rPr>
              <w:rStyle w:val="Hyperlink"/>
              <w:color w:val="auto"/>
              <w:u w:val="none"/>
            </w:rPr>
          </w:rPrChange>
        </w:rPr>
        <w:fldChar w:fldCharType="separate"/>
      </w:r>
      <w:r w:rsidR="00872281" w:rsidRPr="00687C15">
        <w:rPr>
          <w:rStyle w:val="Hyperlink"/>
          <w:rFonts w:cstheme="minorHAnsi"/>
          <w:color w:val="auto"/>
          <w:u w:val="none"/>
        </w:rPr>
        <w:t>https://www.ngdevelop.tech/angular/history/</w:t>
      </w:r>
      <w:r w:rsidRPr="00687C15">
        <w:rPr>
          <w:rStyle w:val="Hyperlink"/>
          <w:rFonts w:cstheme="minorHAnsi"/>
          <w:color w:val="auto"/>
          <w:u w:val="none"/>
        </w:rPr>
        <w:fldChar w:fldCharType="end"/>
      </w:r>
    </w:p>
    <w:p w14:paraId="6D3B3C72" w14:textId="3884F9CB" w:rsidR="00927D53"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81" w:author="Menhorn Timo" w:date="2020-05-27T07:06:00Z">
            <w:rPr/>
          </w:rPrChange>
        </w:rPr>
        <w:instrText xml:space="preserve"> HYPERLINK "https://app.diagrams.net/" </w:instrText>
      </w:r>
      <w:r w:rsidRPr="005F1C32">
        <w:rPr>
          <w:rFonts w:cstheme="minorHAnsi"/>
          <w:rPrChange w:id="4082" w:author="Menhorn Timo" w:date="2020-05-27T07:06:00Z">
            <w:rPr>
              <w:rStyle w:val="Hyperlink"/>
              <w:color w:val="auto"/>
              <w:u w:val="none"/>
            </w:rPr>
          </w:rPrChange>
        </w:rPr>
        <w:fldChar w:fldCharType="separate"/>
      </w:r>
      <w:r w:rsidR="00927D53" w:rsidRPr="00687C15">
        <w:rPr>
          <w:rStyle w:val="Hyperlink"/>
          <w:rFonts w:cstheme="minorHAnsi"/>
          <w:color w:val="auto"/>
          <w:u w:val="none"/>
        </w:rPr>
        <w:t>https://app.diagrams.net/</w:t>
      </w:r>
      <w:r w:rsidRPr="00687C15">
        <w:rPr>
          <w:rStyle w:val="Hyperlink"/>
          <w:rFonts w:cstheme="minorHAnsi"/>
          <w:color w:val="auto"/>
          <w:u w:val="none"/>
        </w:rPr>
        <w:fldChar w:fldCharType="end"/>
      </w:r>
    </w:p>
    <w:p w14:paraId="606FBCD5" w14:textId="5A850967" w:rsidR="009B30C5"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83" w:author="Menhorn Timo" w:date="2020-05-27T07:06:00Z">
            <w:rPr/>
          </w:rPrChange>
        </w:rPr>
        <w:instrText xml:space="preserve"> HYPERLINK "https://react-etc.net/entry/angular-4-coming-in-2017-backwards-compatible-angular-2" </w:instrText>
      </w:r>
      <w:r w:rsidRPr="005F1C32">
        <w:rPr>
          <w:rFonts w:cstheme="minorHAnsi"/>
          <w:rPrChange w:id="4084" w:author="Menhorn Timo" w:date="2020-05-27T07:06:00Z">
            <w:rPr>
              <w:rStyle w:val="Hyperlink"/>
              <w:color w:val="auto"/>
              <w:u w:val="none"/>
            </w:rPr>
          </w:rPrChange>
        </w:rPr>
        <w:fldChar w:fldCharType="separate"/>
      </w:r>
      <w:r w:rsidR="009B30C5" w:rsidRPr="00687C15">
        <w:rPr>
          <w:rStyle w:val="Hyperlink"/>
          <w:rFonts w:cstheme="minorHAnsi"/>
          <w:color w:val="auto"/>
          <w:u w:val="none"/>
        </w:rPr>
        <w:t>https://react-etc.net/entry/angular-4-coming-in-2017-backwards-compatible-angular-2</w:t>
      </w:r>
      <w:r w:rsidRPr="00687C15">
        <w:rPr>
          <w:rStyle w:val="Hyperlink"/>
          <w:rFonts w:cstheme="minorHAnsi"/>
          <w:color w:val="auto"/>
          <w:u w:val="none"/>
        </w:rPr>
        <w:fldChar w:fldCharType="end"/>
      </w:r>
    </w:p>
    <w:p w14:paraId="46BD1DAE" w14:textId="07BDBBFA" w:rsidR="00872281" w:rsidRPr="009F5A82" w:rsidRDefault="009F5A82" w:rsidP="000B5ED4">
      <w:pPr>
        <w:pStyle w:val="Listenabsatz"/>
        <w:numPr>
          <w:ilvl w:val="0"/>
          <w:numId w:val="41"/>
        </w:numPr>
        <w:rPr>
          <w:rFonts w:cstheme="minorHAnsi"/>
        </w:rPr>
      </w:pPr>
      <w:r w:rsidRPr="005F1C32">
        <w:rPr>
          <w:rFonts w:cstheme="minorHAnsi"/>
        </w:rPr>
        <w:fldChar w:fldCharType="begin"/>
      </w:r>
      <w:r w:rsidRPr="005F1C32">
        <w:rPr>
          <w:rFonts w:cstheme="minorHAnsi"/>
          <w:rPrChange w:id="4085" w:author="Menhorn Timo" w:date="2020-05-27T07:06:00Z">
            <w:rPr/>
          </w:rPrChange>
        </w:rPr>
        <w:instrText xml:space="preserve"> HYPERLINK "https://www.infoworld.com/article/3225511/angular-5-javascript-framework-delayed.html" </w:instrText>
      </w:r>
      <w:r w:rsidRPr="005F1C32">
        <w:rPr>
          <w:rFonts w:cstheme="minorHAnsi"/>
          <w:rPrChange w:id="4086" w:author="Menhorn Timo" w:date="2020-05-27T07:06:00Z">
            <w:rPr>
              <w:rStyle w:val="Hyperlink"/>
              <w:color w:val="auto"/>
              <w:u w:val="none"/>
            </w:rPr>
          </w:rPrChange>
        </w:rPr>
        <w:fldChar w:fldCharType="separate"/>
      </w:r>
      <w:r w:rsidR="00872281" w:rsidRPr="00687C15">
        <w:rPr>
          <w:rStyle w:val="Hyperlink"/>
          <w:rFonts w:cstheme="minorHAnsi"/>
          <w:color w:val="auto"/>
          <w:u w:val="none"/>
        </w:rPr>
        <w:t>https://www.infoworld.com/article/3225511/angular-5-javascript-framework-delayed.html</w:t>
      </w:r>
      <w:r w:rsidRPr="00687C15">
        <w:rPr>
          <w:rStyle w:val="Hyperlink"/>
          <w:rFonts w:cstheme="minorHAnsi"/>
          <w:color w:val="auto"/>
          <w:u w:val="none"/>
        </w:rPr>
        <w:fldChar w:fldCharType="end"/>
      </w:r>
    </w:p>
    <w:p w14:paraId="14E12A15" w14:textId="06F2C329" w:rsidR="00872281"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87" w:author="Menhorn Timo" w:date="2020-05-27T07:06:00Z">
            <w:rPr/>
          </w:rPrChange>
        </w:rPr>
        <w:instrText xml:space="preserve"> HYPERLINK "https://blog.angular.io/version-6-of-angular-now-available-cc56b0efa7a4" </w:instrText>
      </w:r>
      <w:r w:rsidRPr="005F1C32">
        <w:rPr>
          <w:rFonts w:cstheme="minorHAnsi"/>
          <w:rPrChange w:id="4088" w:author="Menhorn Timo" w:date="2020-05-27T07:06:00Z">
            <w:rPr>
              <w:rStyle w:val="Hyperlink"/>
              <w:color w:val="auto"/>
              <w:u w:val="none"/>
            </w:rPr>
          </w:rPrChange>
        </w:rPr>
        <w:fldChar w:fldCharType="separate"/>
      </w:r>
      <w:r w:rsidR="00872281" w:rsidRPr="00687C15">
        <w:rPr>
          <w:rStyle w:val="Hyperlink"/>
          <w:rFonts w:cstheme="minorHAnsi"/>
          <w:color w:val="auto"/>
          <w:u w:val="none"/>
        </w:rPr>
        <w:t>https://blog.angular.io/version-6-of-angular-now-available-cc56b0efa7a4</w:t>
      </w:r>
      <w:r w:rsidRPr="00687C15">
        <w:rPr>
          <w:rStyle w:val="Hyperlink"/>
          <w:rFonts w:cstheme="minorHAnsi"/>
          <w:color w:val="auto"/>
          <w:u w:val="none"/>
        </w:rPr>
        <w:fldChar w:fldCharType="end"/>
      </w:r>
    </w:p>
    <w:p w14:paraId="6EDECF2F" w14:textId="629A898A" w:rsidR="00872281"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89" w:author="Menhorn Timo" w:date="2020-05-27T07:06:00Z">
            <w:rPr/>
          </w:rPrChange>
        </w:rPr>
        <w:instrText xml:space="preserve"> HYPERLINK "https://blog.angular.io/version-7-of-angular-cli-prompts-virtual-scroll-drag-and-drop-and-more-c594e22e7b8c" </w:instrText>
      </w:r>
      <w:r w:rsidRPr="005F1C32">
        <w:rPr>
          <w:rFonts w:cstheme="minorHAnsi"/>
          <w:rPrChange w:id="4090" w:author="Menhorn Timo" w:date="2020-05-27T07:06:00Z">
            <w:rPr>
              <w:rStyle w:val="Hyperlink"/>
              <w:color w:val="auto"/>
              <w:u w:val="none"/>
            </w:rPr>
          </w:rPrChange>
        </w:rPr>
        <w:fldChar w:fldCharType="separate"/>
      </w:r>
      <w:r w:rsidR="00872281" w:rsidRPr="00687C15">
        <w:rPr>
          <w:rStyle w:val="Hyperlink"/>
          <w:rFonts w:cstheme="minorHAnsi"/>
          <w:color w:val="auto"/>
          <w:u w:val="none"/>
        </w:rPr>
        <w:t>https://blog.angular.io/version-7-of-angular-cli-prompts-virtual-scroll-drag-and-drop-and-more-c594e22e7b8c</w:t>
      </w:r>
      <w:r w:rsidRPr="00687C15">
        <w:rPr>
          <w:rStyle w:val="Hyperlink"/>
          <w:rFonts w:cstheme="minorHAnsi"/>
          <w:color w:val="auto"/>
          <w:u w:val="none"/>
        </w:rPr>
        <w:fldChar w:fldCharType="end"/>
      </w:r>
    </w:p>
    <w:p w14:paraId="6A6A75FD" w14:textId="4F8992B7" w:rsidR="00872281"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91" w:author="Menhorn Timo" w:date="2020-05-27T07:06:00Z">
            <w:rPr/>
          </w:rPrChange>
        </w:rPr>
        <w:instrText xml:space="preserve"> HYPERLINK "https://blog.angular.io/a-plan-for-version-8-0-and-ivy-b3318dfc19f7" </w:instrText>
      </w:r>
      <w:r w:rsidRPr="005F1C32">
        <w:rPr>
          <w:rFonts w:cstheme="minorHAnsi"/>
          <w:rPrChange w:id="4092" w:author="Menhorn Timo" w:date="2020-05-27T07:06:00Z">
            <w:rPr>
              <w:rStyle w:val="Hyperlink"/>
              <w:color w:val="auto"/>
              <w:u w:val="none"/>
            </w:rPr>
          </w:rPrChange>
        </w:rPr>
        <w:fldChar w:fldCharType="separate"/>
      </w:r>
      <w:r w:rsidR="00872281" w:rsidRPr="00687C15">
        <w:rPr>
          <w:rStyle w:val="Hyperlink"/>
          <w:rFonts w:cstheme="minorHAnsi"/>
          <w:color w:val="auto"/>
          <w:u w:val="none"/>
        </w:rPr>
        <w:t>https://blog.angular.io/a-plan-for-version-8-0-and-ivy-b3318dfc19f7</w:t>
      </w:r>
      <w:r w:rsidRPr="00687C15">
        <w:rPr>
          <w:rStyle w:val="Hyperlink"/>
          <w:rFonts w:cstheme="minorHAnsi"/>
          <w:color w:val="auto"/>
          <w:u w:val="none"/>
        </w:rPr>
        <w:fldChar w:fldCharType="end"/>
      </w:r>
    </w:p>
    <w:p w14:paraId="6BCE64EC" w14:textId="0F2EC9E2" w:rsidR="002074D4"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93" w:author="Menhorn Timo" w:date="2020-05-27T07:06:00Z">
            <w:rPr/>
          </w:rPrChange>
        </w:rPr>
        <w:instrText xml:space="preserve"> HYPERLINK "https://de.wikipedia.org/wiki/Client-Server-Modell" </w:instrText>
      </w:r>
      <w:r w:rsidRPr="005F1C32">
        <w:rPr>
          <w:rFonts w:cstheme="minorHAnsi"/>
          <w:rPrChange w:id="4094" w:author="Menhorn Timo" w:date="2020-05-27T07:06:00Z">
            <w:rPr>
              <w:rStyle w:val="Hyperlink"/>
              <w:color w:val="auto"/>
              <w:u w:val="none"/>
            </w:rPr>
          </w:rPrChange>
        </w:rPr>
        <w:fldChar w:fldCharType="separate"/>
      </w:r>
      <w:r w:rsidR="002074D4" w:rsidRPr="00687C15">
        <w:rPr>
          <w:rStyle w:val="Hyperlink"/>
          <w:rFonts w:cstheme="minorHAnsi"/>
          <w:color w:val="auto"/>
          <w:u w:val="none"/>
        </w:rPr>
        <w:t>https://de.wikipedia.org/wiki/Client-Server-Modell</w:t>
      </w:r>
      <w:r w:rsidRPr="00687C15">
        <w:rPr>
          <w:rStyle w:val="Hyperlink"/>
          <w:rFonts w:cstheme="minorHAnsi"/>
          <w:color w:val="auto"/>
          <w:u w:val="none"/>
        </w:rPr>
        <w:fldChar w:fldCharType="end"/>
      </w:r>
    </w:p>
    <w:p w14:paraId="11038FE9" w14:textId="6BB5ECBC" w:rsidR="002074D4"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95" w:author="Menhorn Timo" w:date="2020-05-27T07:06:00Z">
            <w:rPr/>
          </w:rPrChange>
        </w:rPr>
        <w:instrText xml:space="preserve"> HYPERLINK "https://www.edv-weilheim.de/anwendungen-programmieren/" </w:instrText>
      </w:r>
      <w:r w:rsidRPr="005F1C32">
        <w:rPr>
          <w:rFonts w:cstheme="minorHAnsi"/>
          <w:rPrChange w:id="4096" w:author="Menhorn Timo" w:date="2020-05-27T07:06:00Z">
            <w:rPr>
              <w:rStyle w:val="Hyperlink"/>
              <w:color w:val="auto"/>
              <w:u w:val="none"/>
            </w:rPr>
          </w:rPrChange>
        </w:rPr>
        <w:fldChar w:fldCharType="separate"/>
      </w:r>
      <w:r w:rsidR="002074D4" w:rsidRPr="00687C15">
        <w:rPr>
          <w:rStyle w:val="Hyperlink"/>
          <w:rFonts w:cstheme="minorHAnsi"/>
          <w:color w:val="auto"/>
          <w:u w:val="none"/>
        </w:rPr>
        <w:t>https://www.edv-weilheim.de/anwendungen-programmieren/</w:t>
      </w:r>
      <w:r w:rsidRPr="00687C15">
        <w:rPr>
          <w:rStyle w:val="Hyperlink"/>
          <w:rFonts w:cstheme="minorHAnsi"/>
          <w:color w:val="auto"/>
          <w:u w:val="none"/>
        </w:rPr>
        <w:fldChar w:fldCharType="end"/>
      </w:r>
    </w:p>
    <w:p w14:paraId="3D47C7FB" w14:textId="484EC28D" w:rsidR="002074D4"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97" w:author="Menhorn Timo" w:date="2020-05-27T07:06:00Z">
            <w:rPr/>
          </w:rPrChange>
        </w:rPr>
        <w:instrText xml:space="preserve"> HYPERLINK "https://www.edv-weilheim.de/framework/" </w:instrText>
      </w:r>
      <w:r w:rsidRPr="005F1C32">
        <w:rPr>
          <w:rFonts w:cstheme="minorHAnsi"/>
          <w:rPrChange w:id="4098" w:author="Menhorn Timo" w:date="2020-05-27T07:06:00Z">
            <w:rPr>
              <w:rStyle w:val="Hyperlink"/>
              <w:color w:val="auto"/>
              <w:u w:val="none"/>
            </w:rPr>
          </w:rPrChange>
        </w:rPr>
        <w:fldChar w:fldCharType="separate"/>
      </w:r>
      <w:r w:rsidR="002074D4" w:rsidRPr="00687C15">
        <w:rPr>
          <w:rStyle w:val="Hyperlink"/>
          <w:rFonts w:cstheme="minorHAnsi"/>
          <w:color w:val="auto"/>
          <w:u w:val="none"/>
        </w:rPr>
        <w:t>https://www.edv-weilheim.de/framework/</w:t>
      </w:r>
      <w:r w:rsidRPr="00687C15">
        <w:rPr>
          <w:rStyle w:val="Hyperlink"/>
          <w:rFonts w:cstheme="minorHAnsi"/>
          <w:color w:val="auto"/>
          <w:u w:val="none"/>
        </w:rPr>
        <w:fldChar w:fldCharType="end"/>
      </w:r>
    </w:p>
    <w:p w14:paraId="108A8373" w14:textId="0FABAC54" w:rsidR="002074D4"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099" w:author="Menhorn Timo" w:date="2020-05-27T07:06:00Z">
            <w:rPr/>
          </w:rPrChange>
        </w:rPr>
        <w:instrText xml:space="preserve"> HYPERLINK "https://www.json.org/json-de.html" </w:instrText>
      </w:r>
      <w:r w:rsidRPr="005F1C32">
        <w:rPr>
          <w:rFonts w:cstheme="minorHAnsi"/>
          <w:rPrChange w:id="4100" w:author="Menhorn Timo" w:date="2020-05-27T07:06:00Z">
            <w:rPr>
              <w:rStyle w:val="Hyperlink"/>
              <w:color w:val="auto"/>
              <w:u w:val="none"/>
            </w:rPr>
          </w:rPrChange>
        </w:rPr>
        <w:fldChar w:fldCharType="separate"/>
      </w:r>
      <w:r w:rsidR="002074D4" w:rsidRPr="00687C15">
        <w:rPr>
          <w:rStyle w:val="Hyperlink"/>
          <w:rFonts w:cstheme="minorHAnsi"/>
          <w:color w:val="auto"/>
          <w:u w:val="none"/>
        </w:rPr>
        <w:t>https://www.json.org/json-de.html</w:t>
      </w:r>
      <w:r w:rsidRPr="00687C15">
        <w:rPr>
          <w:rStyle w:val="Hyperlink"/>
          <w:rFonts w:cstheme="minorHAnsi"/>
          <w:color w:val="auto"/>
          <w:u w:val="none"/>
        </w:rPr>
        <w:fldChar w:fldCharType="end"/>
      </w:r>
    </w:p>
    <w:p w14:paraId="47FEBA61" w14:textId="0033818B" w:rsidR="00591926"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101" w:author="Menhorn Timo" w:date="2020-05-27T07:06:00Z">
            <w:rPr/>
          </w:rPrChange>
        </w:rPr>
        <w:instrText xml:space="preserve"> HYPERLINK "https://de.wikipedia.org/wiki/Model_View_ViewModel" </w:instrText>
      </w:r>
      <w:r w:rsidRPr="005F1C32">
        <w:rPr>
          <w:rFonts w:cstheme="minorHAnsi"/>
          <w:rPrChange w:id="4102" w:author="Menhorn Timo" w:date="2020-05-27T07:06:00Z">
            <w:rPr>
              <w:rStyle w:val="Hyperlink"/>
              <w:color w:val="auto"/>
              <w:u w:val="none"/>
            </w:rPr>
          </w:rPrChange>
        </w:rPr>
        <w:fldChar w:fldCharType="separate"/>
      </w:r>
      <w:r w:rsidR="00591926" w:rsidRPr="00687C15">
        <w:rPr>
          <w:rStyle w:val="Hyperlink"/>
          <w:rFonts w:cstheme="minorHAnsi"/>
          <w:color w:val="auto"/>
          <w:u w:val="none"/>
        </w:rPr>
        <w:t>https://de.wikipedia.org/wiki/Model_View_ViewModel</w:t>
      </w:r>
      <w:r w:rsidRPr="00687C15">
        <w:rPr>
          <w:rStyle w:val="Hyperlink"/>
          <w:rFonts w:cstheme="minorHAnsi"/>
          <w:color w:val="auto"/>
          <w:u w:val="none"/>
        </w:rPr>
        <w:fldChar w:fldCharType="end"/>
      </w:r>
    </w:p>
    <w:p w14:paraId="52FD66FE" w14:textId="2CB2B89D" w:rsidR="00591926"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103" w:author="Menhorn Timo" w:date="2020-05-27T07:06:00Z">
            <w:rPr/>
          </w:rPrChange>
        </w:rPr>
        <w:instrText xml:space="preserve"> HYPERLINK "https://de.wikipedia.org/wiki/Portable_Document_Format" </w:instrText>
      </w:r>
      <w:r w:rsidRPr="005F1C32">
        <w:rPr>
          <w:rFonts w:cstheme="minorHAnsi"/>
          <w:rPrChange w:id="4104" w:author="Menhorn Timo" w:date="2020-05-27T07:06:00Z">
            <w:rPr>
              <w:rStyle w:val="Hyperlink"/>
              <w:color w:val="auto"/>
              <w:u w:val="none"/>
            </w:rPr>
          </w:rPrChange>
        </w:rPr>
        <w:fldChar w:fldCharType="separate"/>
      </w:r>
      <w:r w:rsidR="00591926" w:rsidRPr="00687C15">
        <w:rPr>
          <w:rStyle w:val="Hyperlink"/>
          <w:rFonts w:cstheme="minorHAnsi"/>
          <w:color w:val="auto"/>
          <w:u w:val="none"/>
        </w:rPr>
        <w:t>https://de.wikipedia.org/wiki/Portable_Document_Format</w:t>
      </w:r>
      <w:r w:rsidRPr="00687C15">
        <w:rPr>
          <w:rStyle w:val="Hyperlink"/>
          <w:rFonts w:cstheme="minorHAnsi"/>
          <w:color w:val="auto"/>
          <w:u w:val="none"/>
        </w:rPr>
        <w:fldChar w:fldCharType="end"/>
      </w:r>
    </w:p>
    <w:p w14:paraId="5F6134AD" w14:textId="1BE75F6E" w:rsidR="00065AC3"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105" w:author="Menhorn Timo" w:date="2020-05-27T07:06:00Z">
            <w:rPr/>
          </w:rPrChange>
        </w:rPr>
        <w:instrText xml:space="preserve"> HYPERLINK "https://de.wikipedia.org/wiki/Software_Rendering" </w:instrText>
      </w:r>
      <w:r w:rsidRPr="005F1C32">
        <w:rPr>
          <w:rFonts w:cstheme="minorHAnsi"/>
          <w:rPrChange w:id="4106" w:author="Menhorn Timo" w:date="2020-05-27T07:06:00Z">
            <w:rPr>
              <w:rStyle w:val="Hyperlink"/>
              <w:color w:val="auto"/>
              <w:u w:val="none"/>
            </w:rPr>
          </w:rPrChange>
        </w:rPr>
        <w:fldChar w:fldCharType="separate"/>
      </w:r>
      <w:r w:rsidR="00065AC3" w:rsidRPr="00687C15">
        <w:rPr>
          <w:rStyle w:val="Hyperlink"/>
          <w:rFonts w:cstheme="minorHAnsi"/>
          <w:color w:val="auto"/>
          <w:u w:val="none"/>
        </w:rPr>
        <w:t>https://de.wikipedia.org/wiki/Software_Rendering</w:t>
      </w:r>
      <w:r w:rsidRPr="00687C15">
        <w:rPr>
          <w:rStyle w:val="Hyperlink"/>
          <w:rFonts w:cstheme="minorHAnsi"/>
          <w:color w:val="auto"/>
          <w:u w:val="none"/>
        </w:rPr>
        <w:fldChar w:fldCharType="end"/>
      </w:r>
    </w:p>
    <w:p w14:paraId="1644C65F" w14:textId="49159759" w:rsidR="00065AC3" w:rsidRPr="009F5A82" w:rsidRDefault="009F5A82" w:rsidP="000B5ED4">
      <w:pPr>
        <w:pStyle w:val="Listenabsatz"/>
        <w:numPr>
          <w:ilvl w:val="0"/>
          <w:numId w:val="41"/>
        </w:numPr>
        <w:rPr>
          <w:rStyle w:val="Hyperlink"/>
          <w:rFonts w:cstheme="minorHAnsi"/>
          <w:color w:val="auto"/>
          <w:u w:val="none"/>
        </w:rPr>
      </w:pPr>
      <w:r w:rsidRPr="005F1C32">
        <w:rPr>
          <w:rFonts w:cstheme="minorHAnsi"/>
        </w:rPr>
        <w:fldChar w:fldCharType="begin"/>
      </w:r>
      <w:r w:rsidRPr="005F1C32">
        <w:rPr>
          <w:rFonts w:cstheme="minorHAnsi"/>
          <w:rPrChange w:id="4107" w:author="Menhorn Timo" w:date="2020-05-27T07:06:00Z">
            <w:rPr/>
          </w:rPrChange>
        </w:rPr>
        <w:instrText xml:space="preserve"> HYPERLINK "https://www.cloudcomputing-insider.de/was-ist-eine-rest-api-a-611116/" </w:instrText>
      </w:r>
      <w:r w:rsidRPr="005F1C32">
        <w:rPr>
          <w:rFonts w:cstheme="minorHAnsi"/>
          <w:rPrChange w:id="4108" w:author="Menhorn Timo" w:date="2020-05-27T07:06:00Z">
            <w:rPr>
              <w:rStyle w:val="Hyperlink"/>
              <w:color w:val="auto"/>
              <w:u w:val="none"/>
            </w:rPr>
          </w:rPrChange>
        </w:rPr>
        <w:fldChar w:fldCharType="separate"/>
      </w:r>
      <w:r w:rsidR="00065AC3" w:rsidRPr="00687C15">
        <w:rPr>
          <w:rStyle w:val="Hyperlink"/>
          <w:rFonts w:cstheme="minorHAnsi"/>
          <w:color w:val="auto"/>
          <w:u w:val="none"/>
        </w:rPr>
        <w:t>https://www.cloudcomputing-insider.de/was-ist-eine-rest-api-a-611116/</w:t>
      </w:r>
      <w:r w:rsidRPr="00687C15">
        <w:rPr>
          <w:rStyle w:val="Hyperlink"/>
          <w:rFonts w:cstheme="minorHAnsi"/>
          <w:color w:val="auto"/>
          <w:u w:val="none"/>
        </w:rPr>
        <w:fldChar w:fldCharType="end"/>
      </w:r>
    </w:p>
    <w:p w14:paraId="5C5C19C8" w14:textId="4CD3D5C0" w:rsidR="00C84457" w:rsidRPr="009F5A82" w:rsidRDefault="009F5A82" w:rsidP="000B5ED4">
      <w:pPr>
        <w:pStyle w:val="Listenabsatz"/>
        <w:numPr>
          <w:ilvl w:val="0"/>
          <w:numId w:val="41"/>
        </w:numPr>
        <w:rPr>
          <w:ins w:id="4109" w:author="Menhorn Timo" w:date="2020-05-26T09:02:00Z"/>
          <w:rStyle w:val="Hyperlink"/>
          <w:rFonts w:cstheme="minorHAnsi"/>
          <w:color w:val="auto"/>
          <w:u w:val="none"/>
        </w:rPr>
      </w:pPr>
      <w:r w:rsidRPr="005F1C32">
        <w:rPr>
          <w:rFonts w:cstheme="minorHAnsi"/>
        </w:rPr>
        <w:fldChar w:fldCharType="begin"/>
      </w:r>
      <w:r w:rsidRPr="005F1C32">
        <w:rPr>
          <w:rFonts w:cstheme="minorHAnsi"/>
          <w:rPrChange w:id="4110" w:author="Menhorn Timo" w:date="2020-05-27T07:06:00Z">
            <w:rPr/>
          </w:rPrChange>
        </w:rPr>
        <w:instrText xml:space="preserve"> HYPERLINK "https://de.wikipedia.org/wiki/TypeScript" </w:instrText>
      </w:r>
      <w:r w:rsidRPr="005F1C32">
        <w:rPr>
          <w:rFonts w:cstheme="minorHAnsi"/>
          <w:rPrChange w:id="4111" w:author="Menhorn Timo" w:date="2020-05-27T07:06:00Z">
            <w:rPr>
              <w:rStyle w:val="Hyperlink"/>
              <w:color w:val="auto"/>
              <w:u w:val="none"/>
            </w:rPr>
          </w:rPrChange>
        </w:rPr>
        <w:fldChar w:fldCharType="separate"/>
      </w:r>
      <w:r w:rsidR="00C84457" w:rsidRPr="00687C15">
        <w:rPr>
          <w:rStyle w:val="Hyperlink"/>
          <w:rFonts w:cstheme="minorHAnsi"/>
          <w:color w:val="auto"/>
          <w:u w:val="none"/>
        </w:rPr>
        <w:t>https://de.wikipedia.org/wiki/TypeScript</w:t>
      </w:r>
      <w:r w:rsidRPr="00687C15">
        <w:rPr>
          <w:rStyle w:val="Hyperlink"/>
          <w:rFonts w:cstheme="minorHAnsi"/>
          <w:color w:val="auto"/>
          <w:u w:val="none"/>
        </w:rPr>
        <w:fldChar w:fldCharType="end"/>
      </w:r>
    </w:p>
    <w:p w14:paraId="75BBF785" w14:textId="67EECBAB" w:rsidR="00D037B8" w:rsidRPr="009F5A82" w:rsidRDefault="00D037B8" w:rsidP="000B5ED4">
      <w:pPr>
        <w:pStyle w:val="Listenabsatz"/>
        <w:numPr>
          <w:ilvl w:val="0"/>
          <w:numId w:val="41"/>
        </w:numPr>
        <w:rPr>
          <w:rStyle w:val="Hyperlink"/>
          <w:rFonts w:cstheme="minorHAnsi"/>
          <w:color w:val="auto"/>
          <w:u w:val="none"/>
        </w:rPr>
      </w:pPr>
      <w:ins w:id="4112" w:author="Menhorn Timo" w:date="2020-05-26T09:02:00Z">
        <w:r w:rsidRPr="005F1C32">
          <w:rPr>
            <w:rFonts w:cstheme="minorHAnsi"/>
          </w:rPr>
          <w:fldChar w:fldCharType="begin"/>
        </w:r>
        <w:r w:rsidRPr="005F1C32">
          <w:rPr>
            <w:rFonts w:cstheme="minorHAnsi"/>
            <w:rPrChange w:id="4113" w:author="Menhorn Timo" w:date="2020-05-27T07:06:00Z">
              <w:rPr/>
            </w:rPrChange>
          </w:rPr>
          <w:instrText xml:space="preserve"> HYPERLINK "https://www.elektronik-kompendium.de/sites/net/1909041.htm" </w:instrText>
        </w:r>
        <w:r w:rsidRPr="005F1C32">
          <w:rPr>
            <w:rFonts w:cstheme="minorHAnsi"/>
            <w:rPrChange w:id="4114" w:author="Menhorn Timo" w:date="2020-05-27T07:06:00Z">
              <w:rPr/>
            </w:rPrChange>
          </w:rPr>
          <w:fldChar w:fldCharType="separate"/>
        </w:r>
        <w:r w:rsidRPr="005F1C32">
          <w:rPr>
            <w:rStyle w:val="Hyperlink"/>
            <w:rFonts w:cstheme="minorHAnsi"/>
            <w:color w:val="auto"/>
            <w:u w:val="none"/>
            <w:rPrChange w:id="4115" w:author="Menhorn Timo" w:date="2020-05-27T07:06:00Z">
              <w:rPr>
                <w:rStyle w:val="Hyperlink"/>
              </w:rPr>
            </w:rPrChange>
          </w:rPr>
          <w:t>https://www.elektronik-kompendium.de/sites/net/1909041.htm</w:t>
        </w:r>
        <w:r w:rsidRPr="00687C15">
          <w:rPr>
            <w:rFonts w:cstheme="minorHAnsi"/>
          </w:rPr>
          <w:fldChar w:fldCharType="end"/>
        </w:r>
      </w:ins>
    </w:p>
    <w:p w14:paraId="1DE384FB" w14:textId="1B69DCBA" w:rsidR="00643A26" w:rsidRPr="005F1C32" w:rsidRDefault="00643A26" w:rsidP="006B5CAD">
      <w:pPr>
        <w:pStyle w:val="berschrift2"/>
        <w:rPr>
          <w:rFonts w:asciiTheme="minorHAnsi" w:hAnsiTheme="minorHAnsi" w:cstheme="minorHAnsi"/>
          <w:rPrChange w:id="4116" w:author="Menhorn Timo" w:date="2020-05-27T07:06:00Z">
            <w:rPr/>
          </w:rPrChange>
        </w:rPr>
      </w:pPr>
      <w:bookmarkStart w:id="4117" w:name="_Toc41555170"/>
      <w:r w:rsidRPr="005F1C32">
        <w:rPr>
          <w:rFonts w:asciiTheme="minorHAnsi" w:hAnsiTheme="minorHAnsi" w:cstheme="minorHAnsi"/>
          <w:rPrChange w:id="4118" w:author="Menhorn Timo" w:date="2020-05-27T07:06:00Z">
            <w:rPr/>
          </w:rPrChange>
        </w:rPr>
        <w:t>Buchquellen</w:t>
      </w:r>
      <w:bookmarkEnd w:id="4117"/>
    </w:p>
    <w:p w14:paraId="41437AD0" w14:textId="14B8A682" w:rsidR="00643A26" w:rsidRPr="005F1C32" w:rsidRDefault="00643A26" w:rsidP="00F461BE">
      <w:pPr>
        <w:pStyle w:val="Listenabsatz"/>
        <w:numPr>
          <w:ilvl w:val="0"/>
          <w:numId w:val="37"/>
        </w:numPr>
        <w:ind w:left="426"/>
        <w:rPr>
          <w:rFonts w:cstheme="minorHAnsi"/>
          <w:rPrChange w:id="4119" w:author="Menhorn Timo" w:date="2020-05-27T07:06:00Z">
            <w:rPr/>
          </w:rPrChange>
        </w:rPr>
      </w:pPr>
      <w:r w:rsidRPr="009F5A82">
        <w:rPr>
          <w:rFonts w:cstheme="minorHAnsi"/>
          <w:i/>
          <w:iCs/>
        </w:rPr>
        <w:t>Angular: Grundlagen, fortgeschrittene Themen und Best Practices</w:t>
      </w:r>
      <w:r w:rsidRPr="00687C15">
        <w:rPr>
          <w:rFonts w:cstheme="minorHAnsi"/>
        </w:rPr>
        <w:t xml:space="preserve"> von Ferdinand Malcher, Johannes Hoppe, Danny Koppenhagen</w:t>
      </w:r>
    </w:p>
    <w:p w14:paraId="6FEE7126" w14:textId="2D622276" w:rsidR="00643A26" w:rsidRPr="005F1C32" w:rsidRDefault="00643A26" w:rsidP="00643A26">
      <w:pPr>
        <w:pStyle w:val="Listenabsatz"/>
        <w:numPr>
          <w:ilvl w:val="0"/>
          <w:numId w:val="37"/>
        </w:numPr>
        <w:rPr>
          <w:rFonts w:cstheme="minorHAnsi"/>
          <w:lang w:val="en-US"/>
          <w:rPrChange w:id="4120" w:author="Menhorn Timo" w:date="2020-05-27T07:06:00Z">
            <w:rPr>
              <w:lang w:val="en-US"/>
            </w:rPr>
          </w:rPrChange>
        </w:rPr>
      </w:pPr>
      <w:r w:rsidRPr="005F1C32">
        <w:rPr>
          <w:rFonts w:cstheme="minorHAnsi"/>
          <w:i/>
          <w:iCs/>
          <w:lang w:val="en-US"/>
          <w:rPrChange w:id="4121" w:author="Menhorn Timo" w:date="2020-05-27T07:06:00Z">
            <w:rPr>
              <w:i/>
              <w:iCs/>
              <w:lang w:val="en-US"/>
            </w:rPr>
          </w:rPrChange>
        </w:rPr>
        <w:t xml:space="preserve">EssentialsAngular: The Essential Guide to Learn Angular </w:t>
      </w:r>
      <w:r w:rsidRPr="005F1C32">
        <w:rPr>
          <w:rFonts w:cstheme="minorHAnsi"/>
          <w:lang w:val="en-US"/>
          <w:rPrChange w:id="4122" w:author="Menhorn Timo" w:date="2020-05-27T07:06:00Z">
            <w:rPr>
              <w:lang w:val="en-US"/>
            </w:rPr>
          </w:rPrChange>
        </w:rPr>
        <w:t>von Dhananjay Kumar</w:t>
      </w:r>
    </w:p>
    <w:p w14:paraId="2E27C90F" w14:textId="0E2B6D96" w:rsidR="0074694B" w:rsidRPr="005F1C32" w:rsidRDefault="007D5DFA" w:rsidP="002145EE">
      <w:pPr>
        <w:pStyle w:val="berschrift1"/>
        <w:rPr>
          <w:rFonts w:asciiTheme="minorHAnsi" w:hAnsiTheme="minorHAnsi" w:cstheme="minorHAnsi"/>
          <w:rPrChange w:id="4123" w:author="Menhorn Timo" w:date="2020-05-27T07:06:00Z">
            <w:rPr/>
          </w:rPrChange>
        </w:rPr>
      </w:pPr>
      <w:bookmarkStart w:id="4124" w:name="_Toc41555171"/>
      <w:r w:rsidRPr="005F1C32">
        <w:rPr>
          <w:rFonts w:asciiTheme="minorHAnsi" w:hAnsiTheme="minorHAnsi" w:cstheme="minorHAnsi"/>
          <w:rPrChange w:id="4125" w:author="Menhorn Timo" w:date="2020-05-27T07:06:00Z">
            <w:rPr/>
          </w:rPrChange>
        </w:rPr>
        <w:lastRenderedPageBreak/>
        <w:t>Selbsterklärung</w:t>
      </w:r>
      <w:bookmarkEnd w:id="4124"/>
    </w:p>
    <w:p w14:paraId="47590EEE" w14:textId="77777777" w:rsidR="002F5C94" w:rsidRPr="005F1C32" w:rsidRDefault="002F5C94" w:rsidP="002145EE">
      <w:pPr>
        <w:spacing w:after="0" w:line="240" w:lineRule="auto"/>
        <w:jc w:val="both"/>
        <w:rPr>
          <w:rFonts w:cstheme="minorHAnsi"/>
          <w:sz w:val="23"/>
          <w:szCs w:val="23"/>
          <w:rPrChange w:id="4126" w:author="Menhorn Timo" w:date="2020-05-27T07:06:00Z">
            <w:rPr>
              <w:rFonts w:asciiTheme="majorHAnsi" w:hAnsiTheme="majorHAnsi" w:cstheme="majorHAnsi"/>
              <w:sz w:val="23"/>
              <w:szCs w:val="23"/>
            </w:rPr>
          </w:rPrChange>
        </w:rPr>
      </w:pPr>
    </w:p>
    <w:p w14:paraId="3E9E8911" w14:textId="64A2487A" w:rsidR="00B92FEF" w:rsidRPr="005F1C32" w:rsidRDefault="00303BD7" w:rsidP="002145EE">
      <w:pPr>
        <w:jc w:val="both"/>
        <w:rPr>
          <w:rFonts w:cstheme="minorHAnsi"/>
          <w:sz w:val="23"/>
          <w:szCs w:val="23"/>
          <w:rPrChange w:id="4127" w:author="Menhorn Timo" w:date="2020-05-27T07:06:00Z">
            <w:rPr>
              <w:rFonts w:asciiTheme="majorHAnsi" w:hAnsiTheme="majorHAnsi" w:cstheme="majorHAnsi"/>
              <w:sz w:val="23"/>
              <w:szCs w:val="23"/>
            </w:rPr>
          </w:rPrChange>
        </w:rPr>
      </w:pPr>
      <w:r w:rsidRPr="005F1C32">
        <w:rPr>
          <w:rFonts w:cstheme="minorHAnsi"/>
          <w:sz w:val="23"/>
          <w:szCs w:val="23"/>
          <w:rPrChange w:id="4128" w:author="Menhorn Timo" w:date="2020-05-27T07:06:00Z">
            <w:rPr>
              <w:rFonts w:asciiTheme="majorHAnsi" w:hAnsiTheme="majorHAnsi" w:cstheme="majorHAnsi"/>
              <w:sz w:val="23"/>
              <w:szCs w:val="23"/>
            </w:rPr>
          </w:rPrChange>
        </w:rPr>
        <w:t>Ich versichere durch meine Unterschrift, dass ich das zugrunde liegende Projekt und diesen Bericht zur betrieblichen Projektarbeit (Projektbericht) selbstständig und ohne fremde Hilfe angefertigt habe. Alle aufgeführten Preise sind netto und entsprechen nicht der Realität. Sie sind aus wettbewerbstechnischen Gründen fiktiv angegeben. Die Arbeit hat in dieser Form keiner anderen Prüfungsinstitution vorgelegen</w:t>
      </w:r>
      <w:r w:rsidR="00CF31CF" w:rsidRPr="005F1C32">
        <w:rPr>
          <w:rFonts w:cstheme="minorHAnsi"/>
          <w:sz w:val="23"/>
          <w:szCs w:val="23"/>
          <w:rPrChange w:id="4129" w:author="Menhorn Timo" w:date="2020-05-27T07:06:00Z">
            <w:rPr>
              <w:rFonts w:asciiTheme="majorHAnsi" w:hAnsiTheme="majorHAnsi" w:cstheme="majorHAnsi"/>
              <w:sz w:val="23"/>
              <w:szCs w:val="23"/>
            </w:rPr>
          </w:rPrChange>
        </w:rPr>
        <w:t>.</w:t>
      </w:r>
    </w:p>
    <w:p w14:paraId="62FD2B63" w14:textId="77777777" w:rsidR="001A47AC" w:rsidRPr="005F1C32" w:rsidRDefault="001A47AC" w:rsidP="002145EE">
      <w:pPr>
        <w:jc w:val="both"/>
        <w:rPr>
          <w:rFonts w:cstheme="minorHAnsi"/>
          <w:sz w:val="23"/>
          <w:szCs w:val="23"/>
          <w:rPrChange w:id="4130" w:author="Menhorn Timo" w:date="2020-05-27T07:06:00Z">
            <w:rPr>
              <w:rFonts w:asciiTheme="majorHAnsi" w:hAnsiTheme="majorHAnsi" w:cstheme="majorHAnsi"/>
              <w:sz w:val="23"/>
              <w:szCs w:val="23"/>
            </w:rPr>
          </w:rPrChange>
        </w:rPr>
      </w:pPr>
    </w:p>
    <w:p w14:paraId="2576697B" w14:textId="304CDF1A" w:rsidR="001A47AC" w:rsidRPr="005F1C32" w:rsidRDefault="001A47AC" w:rsidP="002145EE">
      <w:pPr>
        <w:jc w:val="both"/>
        <w:rPr>
          <w:rFonts w:cstheme="minorHAnsi"/>
          <w:sz w:val="23"/>
          <w:szCs w:val="23"/>
          <w:rPrChange w:id="4131" w:author="Menhorn Timo" w:date="2020-05-27T07:06:00Z">
            <w:rPr>
              <w:rFonts w:asciiTheme="majorHAnsi" w:hAnsiTheme="majorHAnsi" w:cstheme="majorHAnsi"/>
              <w:sz w:val="23"/>
              <w:szCs w:val="23"/>
            </w:rPr>
          </w:rPrChange>
        </w:rPr>
      </w:pPr>
    </w:p>
    <w:p w14:paraId="4AB95878" w14:textId="70A5B640" w:rsidR="001A47AC" w:rsidRPr="005F1C32" w:rsidRDefault="001A47AC" w:rsidP="002145EE">
      <w:pPr>
        <w:jc w:val="both"/>
        <w:rPr>
          <w:rFonts w:cstheme="minorHAnsi"/>
          <w:sz w:val="23"/>
          <w:szCs w:val="23"/>
          <w:rPrChange w:id="4132" w:author="Menhorn Timo" w:date="2020-05-27T07:06:00Z">
            <w:rPr>
              <w:rFonts w:asciiTheme="majorHAnsi" w:hAnsiTheme="majorHAnsi" w:cstheme="majorHAnsi"/>
              <w:sz w:val="23"/>
              <w:szCs w:val="23"/>
            </w:rPr>
          </w:rPrChange>
        </w:rPr>
      </w:pPr>
      <w:r w:rsidRPr="005F1C32">
        <w:rPr>
          <w:rFonts w:cstheme="minorHAnsi"/>
          <w:sz w:val="23"/>
          <w:szCs w:val="23"/>
          <w:u w:val="single"/>
          <w:rPrChange w:id="4133" w:author="Menhorn Timo" w:date="2020-05-27T07:06:00Z">
            <w:rPr>
              <w:rFonts w:asciiTheme="majorHAnsi" w:hAnsiTheme="majorHAnsi" w:cstheme="majorHAnsi"/>
              <w:sz w:val="23"/>
              <w:szCs w:val="23"/>
              <w:u w:val="single"/>
            </w:rPr>
          </w:rPrChange>
        </w:rPr>
        <w:t>Ingolstadt,</w:t>
      </w:r>
      <w:r w:rsidR="00A1166A" w:rsidRPr="005F1C32">
        <w:rPr>
          <w:rFonts w:cstheme="minorHAnsi"/>
          <w:sz w:val="23"/>
          <w:szCs w:val="23"/>
          <w:u w:val="single"/>
          <w:rPrChange w:id="4134" w:author="Menhorn Timo" w:date="2020-05-27T07:06:00Z">
            <w:rPr>
              <w:rFonts w:asciiTheme="majorHAnsi" w:hAnsiTheme="majorHAnsi" w:cstheme="majorHAnsi"/>
              <w:sz w:val="23"/>
              <w:szCs w:val="23"/>
              <w:u w:val="single"/>
            </w:rPr>
          </w:rPrChange>
        </w:rPr>
        <w:t xml:space="preserve"> </w:t>
      </w:r>
      <w:ins w:id="4135" w:author="Menhorn Timo" w:date="2020-05-27T14:27:00Z">
        <w:r w:rsidR="00884AE1">
          <w:rPr>
            <w:rFonts w:cstheme="minorHAnsi"/>
            <w:sz w:val="23"/>
            <w:szCs w:val="23"/>
            <w:u w:val="single"/>
          </w:rPr>
          <w:t>2</w:t>
        </w:r>
      </w:ins>
      <w:del w:id="4136" w:author="Menhorn Timo" w:date="2020-05-27T14:27:00Z">
        <w:r w:rsidR="00B466B3" w:rsidRPr="005F1C32" w:rsidDel="00884AE1">
          <w:rPr>
            <w:rFonts w:cstheme="minorHAnsi"/>
            <w:sz w:val="23"/>
            <w:szCs w:val="23"/>
            <w:u w:val="single"/>
            <w:rPrChange w:id="4137" w:author="Menhorn Timo" w:date="2020-05-27T07:06:00Z">
              <w:rPr>
                <w:rFonts w:asciiTheme="majorHAnsi" w:hAnsiTheme="majorHAnsi" w:cstheme="majorHAnsi"/>
                <w:sz w:val="23"/>
                <w:szCs w:val="23"/>
                <w:u w:val="single"/>
              </w:rPr>
            </w:rPrChange>
          </w:rPr>
          <w:delText>18</w:delText>
        </w:r>
      </w:del>
      <w:ins w:id="4138" w:author="Menhorn Timo" w:date="2020-05-27T14:27:00Z">
        <w:r w:rsidR="00884AE1">
          <w:rPr>
            <w:rFonts w:cstheme="minorHAnsi"/>
            <w:sz w:val="23"/>
            <w:szCs w:val="23"/>
            <w:u w:val="single"/>
          </w:rPr>
          <w:t>7</w:t>
        </w:r>
      </w:ins>
      <w:r w:rsidRPr="005F1C32">
        <w:rPr>
          <w:rFonts w:cstheme="minorHAnsi"/>
          <w:sz w:val="23"/>
          <w:szCs w:val="23"/>
          <w:u w:val="single"/>
          <w:rPrChange w:id="4139" w:author="Menhorn Timo" w:date="2020-05-27T07:06:00Z">
            <w:rPr>
              <w:rFonts w:asciiTheme="majorHAnsi" w:hAnsiTheme="majorHAnsi" w:cstheme="majorHAnsi"/>
              <w:sz w:val="23"/>
              <w:szCs w:val="23"/>
              <w:u w:val="single"/>
            </w:rPr>
          </w:rPrChange>
        </w:rPr>
        <w:t>.0</w:t>
      </w:r>
      <w:r w:rsidR="00B466B3" w:rsidRPr="005F1C32">
        <w:rPr>
          <w:rFonts w:cstheme="minorHAnsi"/>
          <w:sz w:val="23"/>
          <w:szCs w:val="23"/>
          <w:u w:val="single"/>
          <w:rPrChange w:id="4140" w:author="Menhorn Timo" w:date="2020-05-27T07:06:00Z">
            <w:rPr>
              <w:rFonts w:asciiTheme="majorHAnsi" w:hAnsiTheme="majorHAnsi" w:cstheme="majorHAnsi"/>
              <w:sz w:val="23"/>
              <w:szCs w:val="23"/>
              <w:u w:val="single"/>
            </w:rPr>
          </w:rPrChange>
        </w:rPr>
        <w:t>5</w:t>
      </w:r>
      <w:r w:rsidRPr="005F1C32">
        <w:rPr>
          <w:rFonts w:cstheme="minorHAnsi"/>
          <w:sz w:val="23"/>
          <w:szCs w:val="23"/>
          <w:u w:val="single"/>
          <w:rPrChange w:id="4141" w:author="Menhorn Timo" w:date="2020-05-27T07:06:00Z">
            <w:rPr>
              <w:rFonts w:asciiTheme="majorHAnsi" w:hAnsiTheme="majorHAnsi" w:cstheme="majorHAnsi"/>
              <w:sz w:val="23"/>
              <w:szCs w:val="23"/>
              <w:u w:val="single"/>
            </w:rPr>
          </w:rPrChange>
        </w:rPr>
        <w:t>.20</w:t>
      </w:r>
      <w:r w:rsidR="00B466B3" w:rsidRPr="005F1C32">
        <w:rPr>
          <w:rFonts w:cstheme="minorHAnsi"/>
          <w:sz w:val="23"/>
          <w:szCs w:val="23"/>
          <w:u w:val="single"/>
          <w:rPrChange w:id="4142" w:author="Menhorn Timo" w:date="2020-05-27T07:06:00Z">
            <w:rPr>
              <w:rFonts w:asciiTheme="majorHAnsi" w:hAnsiTheme="majorHAnsi" w:cstheme="majorHAnsi"/>
              <w:sz w:val="23"/>
              <w:szCs w:val="23"/>
              <w:u w:val="single"/>
            </w:rPr>
          </w:rPrChange>
        </w:rPr>
        <w:t>20</w:t>
      </w:r>
      <w:r w:rsidRPr="005F1C32">
        <w:rPr>
          <w:rFonts w:cstheme="minorHAnsi"/>
          <w:sz w:val="23"/>
          <w:szCs w:val="23"/>
          <w:rPrChange w:id="4143" w:author="Menhorn Timo" w:date="2020-05-27T07:06:00Z">
            <w:rPr>
              <w:rFonts w:asciiTheme="majorHAnsi" w:hAnsiTheme="majorHAnsi" w:cstheme="majorHAnsi"/>
              <w:sz w:val="23"/>
              <w:szCs w:val="23"/>
            </w:rPr>
          </w:rPrChange>
        </w:rPr>
        <w:tab/>
      </w:r>
      <w:r w:rsidRPr="005F1C32">
        <w:rPr>
          <w:rFonts w:cstheme="minorHAnsi"/>
          <w:sz w:val="23"/>
          <w:szCs w:val="23"/>
          <w:rPrChange w:id="4144" w:author="Menhorn Timo" w:date="2020-05-27T07:06:00Z">
            <w:rPr>
              <w:rFonts w:asciiTheme="majorHAnsi" w:hAnsiTheme="majorHAnsi" w:cstheme="majorHAnsi"/>
              <w:sz w:val="23"/>
              <w:szCs w:val="23"/>
            </w:rPr>
          </w:rPrChange>
        </w:rPr>
        <w:tab/>
      </w:r>
      <w:r w:rsidRPr="005F1C32">
        <w:rPr>
          <w:rFonts w:cstheme="minorHAnsi"/>
          <w:sz w:val="23"/>
          <w:szCs w:val="23"/>
          <w:rPrChange w:id="4145" w:author="Menhorn Timo" w:date="2020-05-27T07:06:00Z">
            <w:rPr>
              <w:rFonts w:asciiTheme="majorHAnsi" w:hAnsiTheme="majorHAnsi" w:cstheme="majorHAnsi"/>
              <w:sz w:val="23"/>
              <w:szCs w:val="23"/>
            </w:rPr>
          </w:rPrChange>
        </w:rPr>
        <w:tab/>
      </w:r>
      <w:r w:rsidRPr="005F1C32">
        <w:rPr>
          <w:rFonts w:cstheme="minorHAnsi"/>
          <w:sz w:val="23"/>
          <w:szCs w:val="23"/>
          <w:rPrChange w:id="4146" w:author="Menhorn Timo" w:date="2020-05-27T07:06:00Z">
            <w:rPr>
              <w:rFonts w:asciiTheme="majorHAnsi" w:hAnsiTheme="majorHAnsi" w:cstheme="majorHAnsi"/>
              <w:sz w:val="23"/>
              <w:szCs w:val="23"/>
            </w:rPr>
          </w:rPrChange>
        </w:rPr>
        <w:tab/>
      </w:r>
      <w:r w:rsidRPr="005F1C32">
        <w:rPr>
          <w:rFonts w:cstheme="minorHAnsi"/>
          <w:sz w:val="23"/>
          <w:szCs w:val="23"/>
          <w:rPrChange w:id="4147" w:author="Menhorn Timo" w:date="2020-05-27T07:06:00Z">
            <w:rPr>
              <w:rFonts w:asciiTheme="majorHAnsi" w:hAnsiTheme="majorHAnsi" w:cstheme="majorHAnsi"/>
              <w:sz w:val="23"/>
              <w:szCs w:val="23"/>
            </w:rPr>
          </w:rPrChange>
        </w:rPr>
        <w:tab/>
      </w:r>
      <w:r w:rsidRPr="005F1C32">
        <w:rPr>
          <w:rFonts w:cstheme="minorHAnsi"/>
          <w:sz w:val="23"/>
          <w:szCs w:val="23"/>
          <w:u w:val="single"/>
          <w:rPrChange w:id="4148" w:author="Menhorn Timo" w:date="2020-05-27T07:06:00Z">
            <w:rPr>
              <w:rFonts w:asciiTheme="majorHAnsi" w:hAnsiTheme="majorHAnsi" w:cstheme="majorHAnsi"/>
              <w:sz w:val="23"/>
              <w:szCs w:val="23"/>
              <w:u w:val="single"/>
            </w:rPr>
          </w:rPrChange>
        </w:rPr>
        <w:tab/>
      </w:r>
      <w:r w:rsidRPr="005F1C32">
        <w:rPr>
          <w:rFonts w:cstheme="minorHAnsi"/>
          <w:sz w:val="23"/>
          <w:szCs w:val="23"/>
          <w:u w:val="single"/>
          <w:rPrChange w:id="4149" w:author="Menhorn Timo" w:date="2020-05-27T07:06:00Z">
            <w:rPr>
              <w:rFonts w:asciiTheme="majorHAnsi" w:hAnsiTheme="majorHAnsi" w:cstheme="majorHAnsi"/>
              <w:sz w:val="23"/>
              <w:szCs w:val="23"/>
              <w:u w:val="single"/>
            </w:rPr>
          </w:rPrChange>
        </w:rPr>
        <w:tab/>
      </w:r>
      <w:r w:rsidRPr="005F1C32">
        <w:rPr>
          <w:rFonts w:cstheme="minorHAnsi"/>
          <w:sz w:val="23"/>
          <w:szCs w:val="23"/>
          <w:u w:val="single"/>
          <w:rPrChange w:id="4150" w:author="Menhorn Timo" w:date="2020-05-27T07:06:00Z">
            <w:rPr>
              <w:rFonts w:asciiTheme="majorHAnsi" w:hAnsiTheme="majorHAnsi" w:cstheme="majorHAnsi"/>
              <w:sz w:val="23"/>
              <w:szCs w:val="23"/>
              <w:u w:val="single"/>
            </w:rPr>
          </w:rPrChange>
        </w:rPr>
        <w:tab/>
      </w:r>
      <w:r w:rsidRPr="005F1C32">
        <w:rPr>
          <w:rFonts w:cstheme="minorHAnsi"/>
          <w:sz w:val="23"/>
          <w:szCs w:val="23"/>
          <w:u w:val="single"/>
          <w:rPrChange w:id="4151" w:author="Menhorn Timo" w:date="2020-05-27T07:06:00Z">
            <w:rPr>
              <w:rFonts w:asciiTheme="majorHAnsi" w:hAnsiTheme="majorHAnsi" w:cstheme="majorHAnsi"/>
              <w:sz w:val="23"/>
              <w:szCs w:val="23"/>
              <w:u w:val="single"/>
            </w:rPr>
          </w:rPrChange>
        </w:rPr>
        <w:tab/>
      </w:r>
      <w:r w:rsidRPr="005F1C32">
        <w:rPr>
          <w:rFonts w:cstheme="minorHAnsi"/>
          <w:sz w:val="23"/>
          <w:szCs w:val="23"/>
          <w:u w:val="single"/>
          <w:rPrChange w:id="4152" w:author="Menhorn Timo" w:date="2020-05-27T07:06:00Z">
            <w:rPr>
              <w:rFonts w:asciiTheme="majorHAnsi" w:hAnsiTheme="majorHAnsi" w:cstheme="majorHAnsi"/>
              <w:sz w:val="23"/>
              <w:szCs w:val="23"/>
              <w:u w:val="single"/>
            </w:rPr>
          </w:rPrChange>
        </w:rPr>
        <w:br/>
      </w:r>
      <w:r w:rsidRPr="005F1C32">
        <w:rPr>
          <w:rFonts w:cstheme="minorHAnsi"/>
          <w:sz w:val="23"/>
          <w:szCs w:val="23"/>
          <w:rPrChange w:id="4153" w:author="Menhorn Timo" w:date="2020-05-27T07:06:00Z">
            <w:rPr>
              <w:rFonts w:asciiTheme="majorHAnsi" w:hAnsiTheme="majorHAnsi" w:cstheme="majorHAnsi"/>
              <w:sz w:val="23"/>
              <w:szCs w:val="23"/>
            </w:rPr>
          </w:rPrChange>
        </w:rPr>
        <w:t>Ort, Datum</w:t>
      </w:r>
    </w:p>
    <w:p w14:paraId="4383C3B1" w14:textId="77777777" w:rsidR="001A47AC" w:rsidRPr="005F1C32" w:rsidRDefault="001A47AC" w:rsidP="002145EE">
      <w:pPr>
        <w:jc w:val="both"/>
        <w:rPr>
          <w:rFonts w:cstheme="minorHAnsi"/>
          <w:sz w:val="23"/>
          <w:szCs w:val="23"/>
          <w:rPrChange w:id="4154" w:author="Menhorn Timo" w:date="2020-05-27T07:06:00Z">
            <w:rPr>
              <w:rFonts w:asciiTheme="majorHAnsi" w:hAnsiTheme="majorHAnsi" w:cstheme="majorHAnsi"/>
              <w:sz w:val="23"/>
              <w:szCs w:val="23"/>
            </w:rPr>
          </w:rPrChange>
        </w:rPr>
      </w:pPr>
    </w:p>
    <w:p w14:paraId="30F73DCF" w14:textId="77777777" w:rsidR="001A47AC" w:rsidRPr="005F1C32" w:rsidRDefault="001A47AC" w:rsidP="002145EE">
      <w:pPr>
        <w:jc w:val="both"/>
        <w:rPr>
          <w:rFonts w:cstheme="minorHAnsi"/>
          <w:b/>
          <w:sz w:val="23"/>
          <w:szCs w:val="23"/>
          <w:rPrChange w:id="4155" w:author="Menhorn Timo" w:date="2020-05-27T07:06:00Z">
            <w:rPr>
              <w:rFonts w:asciiTheme="majorHAnsi" w:hAnsiTheme="majorHAnsi" w:cstheme="majorHAnsi"/>
              <w:b/>
              <w:sz w:val="23"/>
              <w:szCs w:val="23"/>
            </w:rPr>
          </w:rPrChange>
        </w:rPr>
      </w:pPr>
      <w:r w:rsidRPr="005F1C32">
        <w:rPr>
          <w:rFonts w:cstheme="minorHAnsi"/>
          <w:b/>
          <w:sz w:val="23"/>
          <w:szCs w:val="23"/>
          <w:rPrChange w:id="4156" w:author="Menhorn Timo" w:date="2020-05-27T07:06:00Z">
            <w:rPr>
              <w:rFonts w:asciiTheme="majorHAnsi" w:hAnsiTheme="majorHAnsi" w:cstheme="majorHAnsi"/>
              <w:b/>
              <w:sz w:val="23"/>
              <w:szCs w:val="23"/>
            </w:rPr>
          </w:rPrChange>
        </w:rPr>
        <w:t>Erklärung des Ausbildungsbetriebes</w:t>
      </w:r>
    </w:p>
    <w:p w14:paraId="180B063E" w14:textId="4A857E20" w:rsidR="001A47AC" w:rsidRPr="005F1C32" w:rsidRDefault="001A47AC" w:rsidP="002145EE">
      <w:pPr>
        <w:jc w:val="both"/>
        <w:rPr>
          <w:rFonts w:cstheme="minorHAnsi"/>
          <w:sz w:val="23"/>
          <w:szCs w:val="23"/>
          <w:rPrChange w:id="4157" w:author="Menhorn Timo" w:date="2020-05-27T07:06:00Z">
            <w:rPr>
              <w:rFonts w:asciiTheme="majorHAnsi" w:hAnsiTheme="majorHAnsi" w:cstheme="majorHAnsi"/>
              <w:sz w:val="23"/>
              <w:szCs w:val="23"/>
            </w:rPr>
          </w:rPrChange>
        </w:rPr>
      </w:pPr>
      <w:r w:rsidRPr="005F1C32">
        <w:rPr>
          <w:rFonts w:cstheme="minorHAnsi"/>
          <w:sz w:val="23"/>
          <w:szCs w:val="23"/>
          <w:rPrChange w:id="4158" w:author="Menhorn Timo" w:date="2020-05-27T07:06:00Z">
            <w:rPr>
              <w:rFonts w:asciiTheme="majorHAnsi" w:hAnsiTheme="majorHAnsi" w:cstheme="majorHAnsi"/>
              <w:sz w:val="23"/>
              <w:szCs w:val="23"/>
            </w:rPr>
          </w:rPrChange>
        </w:rPr>
        <w:t>Das Projekt wurde</w:t>
      </w:r>
      <w:r w:rsidR="00F21E07" w:rsidRPr="005F1C32">
        <w:rPr>
          <w:rFonts w:cstheme="minorHAnsi"/>
          <w:sz w:val="23"/>
          <w:szCs w:val="23"/>
          <w:rPrChange w:id="4159" w:author="Menhorn Timo" w:date="2020-05-27T07:06:00Z">
            <w:rPr>
              <w:rFonts w:asciiTheme="majorHAnsi" w:hAnsiTheme="majorHAnsi" w:cstheme="majorHAnsi"/>
              <w:sz w:val="23"/>
              <w:szCs w:val="23"/>
            </w:rPr>
          </w:rPrChange>
        </w:rPr>
        <w:t>,</w:t>
      </w:r>
      <w:r w:rsidRPr="005F1C32">
        <w:rPr>
          <w:rFonts w:cstheme="minorHAnsi"/>
          <w:sz w:val="23"/>
          <w:szCs w:val="23"/>
          <w:rPrChange w:id="4160" w:author="Menhorn Timo" w:date="2020-05-27T07:06:00Z">
            <w:rPr>
              <w:rFonts w:asciiTheme="majorHAnsi" w:hAnsiTheme="majorHAnsi" w:cstheme="majorHAnsi"/>
              <w:sz w:val="23"/>
              <w:szCs w:val="23"/>
            </w:rPr>
          </w:rPrChange>
        </w:rPr>
        <w:t xml:space="preserve"> wie in der Dokumentation dargestellt, in unserem Unternehmen durchgeführt.</w:t>
      </w:r>
    </w:p>
    <w:p w14:paraId="79FB3C68" w14:textId="77777777" w:rsidR="001A47AC" w:rsidRPr="005F1C32" w:rsidRDefault="001A47AC" w:rsidP="002145EE">
      <w:pPr>
        <w:jc w:val="both"/>
        <w:rPr>
          <w:rFonts w:cstheme="minorHAnsi"/>
          <w:b/>
          <w:sz w:val="23"/>
          <w:szCs w:val="23"/>
          <w:rPrChange w:id="4161" w:author="Menhorn Timo" w:date="2020-05-27T07:06:00Z">
            <w:rPr>
              <w:rFonts w:asciiTheme="majorHAnsi" w:hAnsiTheme="majorHAnsi" w:cstheme="majorHAnsi"/>
              <w:b/>
              <w:sz w:val="23"/>
              <w:szCs w:val="23"/>
            </w:rPr>
          </w:rPrChange>
        </w:rPr>
      </w:pPr>
    </w:p>
    <w:p w14:paraId="3649515A" w14:textId="123F6D38" w:rsidR="001A47AC" w:rsidRPr="005F1C32" w:rsidRDefault="001A47AC" w:rsidP="002145EE">
      <w:pPr>
        <w:jc w:val="both"/>
        <w:rPr>
          <w:rFonts w:cstheme="minorHAnsi"/>
          <w:sz w:val="23"/>
          <w:szCs w:val="23"/>
          <w:u w:val="single"/>
          <w:rPrChange w:id="4162" w:author="Menhorn Timo" w:date="2020-05-27T07:06:00Z">
            <w:rPr>
              <w:rFonts w:asciiTheme="majorHAnsi" w:hAnsiTheme="majorHAnsi" w:cstheme="majorHAnsi"/>
              <w:sz w:val="23"/>
              <w:szCs w:val="23"/>
              <w:u w:val="single"/>
            </w:rPr>
          </w:rPrChange>
        </w:rPr>
      </w:pPr>
      <w:r w:rsidRPr="005F1C32">
        <w:rPr>
          <w:rFonts w:cstheme="minorHAnsi"/>
          <w:sz w:val="23"/>
          <w:szCs w:val="23"/>
          <w:u w:val="single"/>
          <w:rPrChange w:id="4163" w:author="Menhorn Timo" w:date="2020-05-27T07:06:00Z">
            <w:rPr>
              <w:rFonts w:asciiTheme="majorHAnsi" w:hAnsiTheme="majorHAnsi" w:cstheme="majorHAnsi"/>
              <w:sz w:val="23"/>
              <w:szCs w:val="23"/>
              <w:u w:val="single"/>
            </w:rPr>
          </w:rPrChange>
        </w:rPr>
        <w:t xml:space="preserve">Ingolstadt, </w:t>
      </w:r>
      <w:ins w:id="4164" w:author="Menhorn Timo" w:date="2020-05-27T14:27:00Z">
        <w:r w:rsidR="00884AE1">
          <w:rPr>
            <w:rFonts w:cstheme="minorHAnsi"/>
            <w:sz w:val="23"/>
            <w:szCs w:val="23"/>
            <w:u w:val="single"/>
          </w:rPr>
          <w:t>2</w:t>
        </w:r>
      </w:ins>
      <w:del w:id="4165" w:author="Menhorn Timo" w:date="2020-05-27T14:27:00Z">
        <w:r w:rsidR="00B466B3" w:rsidRPr="005F1C32" w:rsidDel="00884AE1">
          <w:rPr>
            <w:rFonts w:cstheme="minorHAnsi"/>
            <w:sz w:val="23"/>
            <w:szCs w:val="23"/>
            <w:u w:val="single"/>
            <w:rPrChange w:id="4166" w:author="Menhorn Timo" w:date="2020-05-27T07:06:00Z">
              <w:rPr>
                <w:rFonts w:asciiTheme="majorHAnsi" w:hAnsiTheme="majorHAnsi" w:cstheme="majorHAnsi"/>
                <w:sz w:val="23"/>
                <w:szCs w:val="23"/>
                <w:u w:val="single"/>
              </w:rPr>
            </w:rPrChange>
          </w:rPr>
          <w:delText>1</w:delText>
        </w:r>
      </w:del>
      <w:ins w:id="4167" w:author="Menhorn Timo" w:date="2020-05-27T14:27:00Z">
        <w:r w:rsidR="00884AE1">
          <w:rPr>
            <w:rFonts w:cstheme="minorHAnsi"/>
            <w:sz w:val="23"/>
            <w:szCs w:val="23"/>
            <w:u w:val="single"/>
          </w:rPr>
          <w:t>7</w:t>
        </w:r>
      </w:ins>
      <w:del w:id="4168" w:author="Menhorn Timo" w:date="2020-05-27T14:27:00Z">
        <w:r w:rsidR="00B466B3" w:rsidRPr="005F1C32" w:rsidDel="00884AE1">
          <w:rPr>
            <w:rFonts w:cstheme="minorHAnsi"/>
            <w:sz w:val="23"/>
            <w:szCs w:val="23"/>
            <w:u w:val="single"/>
            <w:rPrChange w:id="4169" w:author="Menhorn Timo" w:date="2020-05-27T07:06:00Z">
              <w:rPr>
                <w:rFonts w:asciiTheme="majorHAnsi" w:hAnsiTheme="majorHAnsi" w:cstheme="majorHAnsi"/>
                <w:sz w:val="23"/>
                <w:szCs w:val="23"/>
                <w:u w:val="single"/>
              </w:rPr>
            </w:rPrChange>
          </w:rPr>
          <w:delText>8</w:delText>
        </w:r>
      </w:del>
      <w:r w:rsidRPr="005F1C32">
        <w:rPr>
          <w:rFonts w:cstheme="minorHAnsi"/>
          <w:sz w:val="23"/>
          <w:szCs w:val="23"/>
          <w:u w:val="single"/>
          <w:rPrChange w:id="4170" w:author="Menhorn Timo" w:date="2020-05-27T07:06:00Z">
            <w:rPr>
              <w:rFonts w:asciiTheme="majorHAnsi" w:hAnsiTheme="majorHAnsi" w:cstheme="majorHAnsi"/>
              <w:sz w:val="23"/>
              <w:szCs w:val="23"/>
              <w:u w:val="single"/>
            </w:rPr>
          </w:rPrChange>
        </w:rPr>
        <w:t>.0</w:t>
      </w:r>
      <w:r w:rsidR="00B466B3" w:rsidRPr="005F1C32">
        <w:rPr>
          <w:rFonts w:cstheme="minorHAnsi"/>
          <w:sz w:val="23"/>
          <w:szCs w:val="23"/>
          <w:u w:val="single"/>
          <w:rPrChange w:id="4171" w:author="Menhorn Timo" w:date="2020-05-27T07:06:00Z">
            <w:rPr>
              <w:rFonts w:asciiTheme="majorHAnsi" w:hAnsiTheme="majorHAnsi" w:cstheme="majorHAnsi"/>
              <w:sz w:val="23"/>
              <w:szCs w:val="23"/>
              <w:u w:val="single"/>
            </w:rPr>
          </w:rPrChange>
        </w:rPr>
        <w:t>5</w:t>
      </w:r>
      <w:r w:rsidRPr="005F1C32">
        <w:rPr>
          <w:rFonts w:cstheme="minorHAnsi"/>
          <w:sz w:val="23"/>
          <w:szCs w:val="23"/>
          <w:u w:val="single"/>
          <w:rPrChange w:id="4172" w:author="Menhorn Timo" w:date="2020-05-27T07:06:00Z">
            <w:rPr>
              <w:rFonts w:asciiTheme="majorHAnsi" w:hAnsiTheme="majorHAnsi" w:cstheme="majorHAnsi"/>
              <w:sz w:val="23"/>
              <w:szCs w:val="23"/>
              <w:u w:val="single"/>
            </w:rPr>
          </w:rPrChange>
        </w:rPr>
        <w:t>.20</w:t>
      </w:r>
      <w:r w:rsidR="00B466B3" w:rsidRPr="005F1C32">
        <w:rPr>
          <w:rFonts w:cstheme="minorHAnsi"/>
          <w:sz w:val="23"/>
          <w:szCs w:val="23"/>
          <w:u w:val="single"/>
          <w:rPrChange w:id="4173" w:author="Menhorn Timo" w:date="2020-05-27T07:06:00Z">
            <w:rPr>
              <w:rFonts w:asciiTheme="majorHAnsi" w:hAnsiTheme="majorHAnsi" w:cstheme="majorHAnsi"/>
              <w:sz w:val="23"/>
              <w:szCs w:val="23"/>
              <w:u w:val="single"/>
            </w:rPr>
          </w:rPrChange>
        </w:rPr>
        <w:t>20</w:t>
      </w:r>
      <w:r w:rsidRPr="005F1C32">
        <w:rPr>
          <w:rFonts w:cstheme="minorHAnsi"/>
          <w:sz w:val="23"/>
          <w:szCs w:val="23"/>
          <w:rPrChange w:id="4174" w:author="Menhorn Timo" w:date="2020-05-27T07:06:00Z">
            <w:rPr>
              <w:rFonts w:asciiTheme="majorHAnsi" w:hAnsiTheme="majorHAnsi" w:cstheme="majorHAnsi"/>
              <w:sz w:val="23"/>
              <w:szCs w:val="23"/>
            </w:rPr>
          </w:rPrChange>
        </w:rPr>
        <w:tab/>
      </w:r>
      <w:r w:rsidRPr="005F1C32">
        <w:rPr>
          <w:rFonts w:cstheme="minorHAnsi"/>
          <w:sz w:val="23"/>
          <w:szCs w:val="23"/>
          <w:rPrChange w:id="4175" w:author="Menhorn Timo" w:date="2020-05-27T07:06:00Z">
            <w:rPr>
              <w:rFonts w:asciiTheme="majorHAnsi" w:hAnsiTheme="majorHAnsi" w:cstheme="majorHAnsi"/>
              <w:sz w:val="23"/>
              <w:szCs w:val="23"/>
            </w:rPr>
          </w:rPrChange>
        </w:rPr>
        <w:tab/>
      </w:r>
      <w:r w:rsidRPr="005F1C32">
        <w:rPr>
          <w:rFonts w:cstheme="minorHAnsi"/>
          <w:sz w:val="23"/>
          <w:szCs w:val="23"/>
          <w:rPrChange w:id="4176" w:author="Menhorn Timo" w:date="2020-05-27T07:06:00Z">
            <w:rPr>
              <w:rFonts w:asciiTheme="majorHAnsi" w:hAnsiTheme="majorHAnsi" w:cstheme="majorHAnsi"/>
              <w:sz w:val="23"/>
              <w:szCs w:val="23"/>
            </w:rPr>
          </w:rPrChange>
        </w:rPr>
        <w:tab/>
      </w:r>
      <w:r w:rsidRPr="005F1C32">
        <w:rPr>
          <w:rFonts w:cstheme="minorHAnsi"/>
          <w:sz w:val="23"/>
          <w:szCs w:val="23"/>
          <w:rPrChange w:id="4177" w:author="Menhorn Timo" w:date="2020-05-27T07:06:00Z">
            <w:rPr>
              <w:rFonts w:asciiTheme="majorHAnsi" w:hAnsiTheme="majorHAnsi" w:cstheme="majorHAnsi"/>
              <w:sz w:val="23"/>
              <w:szCs w:val="23"/>
            </w:rPr>
          </w:rPrChange>
        </w:rPr>
        <w:tab/>
      </w:r>
      <w:r w:rsidRPr="005F1C32">
        <w:rPr>
          <w:rFonts w:cstheme="minorHAnsi"/>
          <w:sz w:val="23"/>
          <w:szCs w:val="23"/>
          <w:rPrChange w:id="4178" w:author="Menhorn Timo" w:date="2020-05-27T07:06:00Z">
            <w:rPr>
              <w:rFonts w:asciiTheme="majorHAnsi" w:hAnsiTheme="majorHAnsi" w:cstheme="majorHAnsi"/>
              <w:sz w:val="23"/>
              <w:szCs w:val="23"/>
            </w:rPr>
          </w:rPrChange>
        </w:rPr>
        <w:tab/>
      </w:r>
      <w:r w:rsidRPr="005F1C32">
        <w:rPr>
          <w:rFonts w:cstheme="minorHAnsi"/>
          <w:sz w:val="23"/>
          <w:szCs w:val="23"/>
          <w:u w:val="single"/>
          <w:rPrChange w:id="4179" w:author="Menhorn Timo" w:date="2020-05-27T07:06:00Z">
            <w:rPr>
              <w:rFonts w:asciiTheme="majorHAnsi" w:hAnsiTheme="majorHAnsi" w:cstheme="majorHAnsi"/>
              <w:sz w:val="23"/>
              <w:szCs w:val="23"/>
              <w:u w:val="single"/>
            </w:rPr>
          </w:rPrChange>
        </w:rPr>
        <w:tab/>
      </w:r>
      <w:r w:rsidRPr="005F1C32">
        <w:rPr>
          <w:rFonts w:cstheme="minorHAnsi"/>
          <w:sz w:val="23"/>
          <w:szCs w:val="23"/>
          <w:u w:val="single"/>
          <w:rPrChange w:id="4180" w:author="Menhorn Timo" w:date="2020-05-27T07:06:00Z">
            <w:rPr>
              <w:rFonts w:asciiTheme="majorHAnsi" w:hAnsiTheme="majorHAnsi" w:cstheme="majorHAnsi"/>
              <w:sz w:val="23"/>
              <w:szCs w:val="23"/>
              <w:u w:val="single"/>
            </w:rPr>
          </w:rPrChange>
        </w:rPr>
        <w:tab/>
      </w:r>
      <w:r w:rsidRPr="005F1C32">
        <w:rPr>
          <w:rFonts w:cstheme="minorHAnsi"/>
          <w:sz w:val="23"/>
          <w:szCs w:val="23"/>
          <w:u w:val="single"/>
          <w:rPrChange w:id="4181" w:author="Menhorn Timo" w:date="2020-05-27T07:06:00Z">
            <w:rPr>
              <w:rFonts w:asciiTheme="majorHAnsi" w:hAnsiTheme="majorHAnsi" w:cstheme="majorHAnsi"/>
              <w:sz w:val="23"/>
              <w:szCs w:val="23"/>
              <w:u w:val="single"/>
            </w:rPr>
          </w:rPrChange>
        </w:rPr>
        <w:tab/>
      </w:r>
      <w:r w:rsidRPr="005F1C32">
        <w:rPr>
          <w:rFonts w:cstheme="minorHAnsi"/>
          <w:sz w:val="23"/>
          <w:szCs w:val="23"/>
          <w:u w:val="single"/>
          <w:rPrChange w:id="4182" w:author="Menhorn Timo" w:date="2020-05-27T07:06:00Z">
            <w:rPr>
              <w:rFonts w:asciiTheme="majorHAnsi" w:hAnsiTheme="majorHAnsi" w:cstheme="majorHAnsi"/>
              <w:sz w:val="23"/>
              <w:szCs w:val="23"/>
              <w:u w:val="single"/>
            </w:rPr>
          </w:rPrChange>
        </w:rPr>
        <w:tab/>
      </w:r>
      <w:r w:rsidRPr="005F1C32">
        <w:rPr>
          <w:rFonts w:cstheme="minorHAnsi"/>
          <w:sz w:val="23"/>
          <w:szCs w:val="23"/>
          <w:u w:val="single"/>
          <w:rPrChange w:id="4183" w:author="Menhorn Timo" w:date="2020-05-27T07:06:00Z">
            <w:rPr>
              <w:rFonts w:asciiTheme="majorHAnsi" w:hAnsiTheme="majorHAnsi" w:cstheme="majorHAnsi"/>
              <w:sz w:val="23"/>
              <w:szCs w:val="23"/>
              <w:u w:val="single"/>
            </w:rPr>
          </w:rPrChange>
        </w:rPr>
        <w:br/>
      </w:r>
      <w:r w:rsidRPr="005F1C32">
        <w:rPr>
          <w:rFonts w:cstheme="minorHAnsi"/>
          <w:sz w:val="23"/>
          <w:szCs w:val="23"/>
          <w:rPrChange w:id="4184" w:author="Menhorn Timo" w:date="2020-05-27T07:06:00Z">
            <w:rPr>
              <w:rFonts w:asciiTheme="majorHAnsi" w:hAnsiTheme="majorHAnsi" w:cstheme="majorHAnsi"/>
              <w:sz w:val="23"/>
              <w:szCs w:val="23"/>
            </w:rPr>
          </w:rPrChange>
        </w:rPr>
        <w:t>Ort, Datum</w:t>
      </w:r>
    </w:p>
    <w:p w14:paraId="7D287000" w14:textId="4151385F" w:rsidR="00D30FCB" w:rsidRPr="005F1C32" w:rsidRDefault="00D30FCB" w:rsidP="002145EE">
      <w:pPr>
        <w:jc w:val="both"/>
        <w:rPr>
          <w:rFonts w:cstheme="minorHAnsi"/>
          <w:sz w:val="23"/>
          <w:szCs w:val="23"/>
          <w:rPrChange w:id="4185" w:author="Menhorn Timo" w:date="2020-05-27T07:06:00Z">
            <w:rPr>
              <w:rFonts w:asciiTheme="majorHAnsi" w:hAnsiTheme="majorHAnsi" w:cstheme="majorHAnsi"/>
              <w:sz w:val="23"/>
              <w:szCs w:val="23"/>
            </w:rPr>
          </w:rPrChange>
        </w:rPr>
      </w:pPr>
    </w:p>
    <w:p w14:paraId="63EC6C53" w14:textId="0004A7DD" w:rsidR="00E675B8" w:rsidRPr="005F1C32" w:rsidRDefault="00E675B8" w:rsidP="002145EE">
      <w:pPr>
        <w:jc w:val="both"/>
        <w:rPr>
          <w:rFonts w:cstheme="minorHAnsi"/>
          <w:sz w:val="23"/>
          <w:szCs w:val="23"/>
          <w:rPrChange w:id="4186" w:author="Menhorn Timo" w:date="2020-05-27T07:06:00Z">
            <w:rPr>
              <w:rFonts w:asciiTheme="majorHAnsi" w:hAnsiTheme="majorHAnsi" w:cstheme="majorHAnsi"/>
              <w:sz w:val="23"/>
              <w:szCs w:val="23"/>
            </w:rPr>
          </w:rPrChange>
        </w:rPr>
      </w:pPr>
    </w:p>
    <w:p w14:paraId="4DA8787D" w14:textId="53233DE2" w:rsidR="00E675B8" w:rsidRPr="005F1C32" w:rsidRDefault="00E675B8" w:rsidP="002145EE">
      <w:pPr>
        <w:jc w:val="both"/>
        <w:rPr>
          <w:rFonts w:cstheme="minorHAnsi"/>
          <w:sz w:val="23"/>
          <w:szCs w:val="23"/>
          <w:rPrChange w:id="4187" w:author="Menhorn Timo" w:date="2020-05-27T07:06:00Z">
            <w:rPr>
              <w:rFonts w:asciiTheme="majorHAnsi" w:hAnsiTheme="majorHAnsi" w:cstheme="majorHAnsi"/>
              <w:sz w:val="23"/>
              <w:szCs w:val="23"/>
            </w:rPr>
          </w:rPrChange>
        </w:rPr>
      </w:pPr>
    </w:p>
    <w:p w14:paraId="0A09F314" w14:textId="3ABEEFED" w:rsidR="00E675B8" w:rsidRPr="005F1C32" w:rsidRDefault="00E675B8" w:rsidP="002145EE">
      <w:pPr>
        <w:jc w:val="both"/>
        <w:rPr>
          <w:rFonts w:cstheme="minorHAnsi"/>
          <w:sz w:val="23"/>
          <w:szCs w:val="23"/>
          <w:rPrChange w:id="4188" w:author="Menhorn Timo" w:date="2020-05-27T07:06:00Z">
            <w:rPr>
              <w:rFonts w:asciiTheme="majorHAnsi" w:hAnsiTheme="majorHAnsi" w:cstheme="majorHAnsi"/>
              <w:sz w:val="23"/>
              <w:szCs w:val="23"/>
            </w:rPr>
          </w:rPrChange>
        </w:rPr>
      </w:pPr>
    </w:p>
    <w:p w14:paraId="4A0730A3" w14:textId="10E1B961" w:rsidR="00E675B8" w:rsidRPr="005F1C32" w:rsidRDefault="00E675B8" w:rsidP="002145EE">
      <w:pPr>
        <w:jc w:val="both"/>
        <w:rPr>
          <w:rFonts w:cstheme="minorHAnsi"/>
          <w:sz w:val="23"/>
          <w:szCs w:val="23"/>
          <w:rPrChange w:id="4189" w:author="Menhorn Timo" w:date="2020-05-27T07:06:00Z">
            <w:rPr>
              <w:rFonts w:asciiTheme="majorHAnsi" w:hAnsiTheme="majorHAnsi" w:cstheme="majorHAnsi"/>
              <w:sz w:val="23"/>
              <w:szCs w:val="23"/>
            </w:rPr>
          </w:rPrChange>
        </w:rPr>
      </w:pPr>
    </w:p>
    <w:p w14:paraId="3E9181C0" w14:textId="6F2B6F79" w:rsidR="00E675B8" w:rsidRPr="005F1C32" w:rsidRDefault="00E675B8" w:rsidP="002145EE">
      <w:pPr>
        <w:jc w:val="both"/>
        <w:rPr>
          <w:rFonts w:cstheme="minorHAnsi"/>
          <w:sz w:val="23"/>
          <w:szCs w:val="23"/>
          <w:rPrChange w:id="4190" w:author="Menhorn Timo" w:date="2020-05-27T07:06:00Z">
            <w:rPr>
              <w:rFonts w:asciiTheme="majorHAnsi" w:hAnsiTheme="majorHAnsi" w:cstheme="majorHAnsi"/>
              <w:sz w:val="23"/>
              <w:szCs w:val="23"/>
            </w:rPr>
          </w:rPrChange>
        </w:rPr>
      </w:pPr>
    </w:p>
    <w:p w14:paraId="70607528" w14:textId="3F7B77A4" w:rsidR="00E675B8" w:rsidRPr="005F1C32" w:rsidRDefault="00E675B8" w:rsidP="002145EE">
      <w:pPr>
        <w:jc w:val="both"/>
        <w:rPr>
          <w:rFonts w:cstheme="minorHAnsi"/>
          <w:sz w:val="23"/>
          <w:szCs w:val="23"/>
          <w:rPrChange w:id="4191" w:author="Menhorn Timo" w:date="2020-05-27T07:06:00Z">
            <w:rPr>
              <w:rFonts w:asciiTheme="majorHAnsi" w:hAnsiTheme="majorHAnsi" w:cstheme="majorHAnsi"/>
              <w:sz w:val="23"/>
              <w:szCs w:val="23"/>
            </w:rPr>
          </w:rPrChange>
        </w:rPr>
      </w:pPr>
    </w:p>
    <w:p w14:paraId="7EA9AF02" w14:textId="4EABD729" w:rsidR="00E675B8" w:rsidRPr="005F1C32" w:rsidRDefault="00E675B8" w:rsidP="002145EE">
      <w:pPr>
        <w:jc w:val="both"/>
        <w:rPr>
          <w:rFonts w:cstheme="minorHAnsi"/>
          <w:sz w:val="23"/>
          <w:szCs w:val="23"/>
          <w:rPrChange w:id="4192" w:author="Menhorn Timo" w:date="2020-05-27T07:06:00Z">
            <w:rPr>
              <w:rFonts w:asciiTheme="majorHAnsi" w:hAnsiTheme="majorHAnsi" w:cstheme="majorHAnsi"/>
              <w:sz w:val="23"/>
              <w:szCs w:val="23"/>
            </w:rPr>
          </w:rPrChange>
        </w:rPr>
      </w:pPr>
    </w:p>
    <w:p w14:paraId="316A2E6A" w14:textId="51836F46" w:rsidR="00E675B8" w:rsidRPr="005F1C32" w:rsidRDefault="00E675B8" w:rsidP="002145EE">
      <w:pPr>
        <w:jc w:val="both"/>
        <w:rPr>
          <w:rFonts w:cstheme="minorHAnsi"/>
          <w:sz w:val="23"/>
          <w:szCs w:val="23"/>
          <w:rPrChange w:id="4193" w:author="Menhorn Timo" w:date="2020-05-27T07:06:00Z">
            <w:rPr>
              <w:rFonts w:asciiTheme="majorHAnsi" w:hAnsiTheme="majorHAnsi" w:cstheme="majorHAnsi"/>
              <w:sz w:val="23"/>
              <w:szCs w:val="23"/>
            </w:rPr>
          </w:rPrChange>
        </w:rPr>
      </w:pPr>
    </w:p>
    <w:p w14:paraId="3A50B74F" w14:textId="4595143C" w:rsidR="00E675B8" w:rsidRPr="005F1C32" w:rsidRDefault="00E675B8" w:rsidP="002145EE">
      <w:pPr>
        <w:jc w:val="both"/>
        <w:rPr>
          <w:rFonts w:cstheme="minorHAnsi"/>
          <w:sz w:val="23"/>
          <w:szCs w:val="23"/>
          <w:rPrChange w:id="4194" w:author="Menhorn Timo" w:date="2020-05-27T07:06:00Z">
            <w:rPr>
              <w:rFonts w:asciiTheme="majorHAnsi" w:hAnsiTheme="majorHAnsi" w:cstheme="majorHAnsi"/>
              <w:sz w:val="23"/>
              <w:szCs w:val="23"/>
            </w:rPr>
          </w:rPrChange>
        </w:rPr>
      </w:pPr>
    </w:p>
    <w:p w14:paraId="3B002CDD" w14:textId="529EBE1F" w:rsidR="00E675B8" w:rsidRPr="005F1C32" w:rsidRDefault="00E675B8" w:rsidP="002145EE">
      <w:pPr>
        <w:tabs>
          <w:tab w:val="left" w:pos="1260"/>
        </w:tabs>
        <w:jc w:val="both"/>
        <w:rPr>
          <w:rFonts w:cstheme="minorHAnsi"/>
          <w:sz w:val="23"/>
          <w:szCs w:val="23"/>
          <w:rPrChange w:id="4195" w:author="Menhorn Timo" w:date="2020-05-27T07:06:00Z">
            <w:rPr>
              <w:rFonts w:asciiTheme="majorHAnsi" w:hAnsiTheme="majorHAnsi" w:cstheme="majorHAnsi"/>
              <w:sz w:val="23"/>
              <w:szCs w:val="23"/>
            </w:rPr>
          </w:rPrChange>
        </w:rPr>
      </w:pPr>
    </w:p>
    <w:p w14:paraId="39B9D5BC" w14:textId="5A6925C5" w:rsidR="00016AFC" w:rsidRPr="005F1C32" w:rsidRDefault="00016AFC" w:rsidP="002145EE">
      <w:pPr>
        <w:pStyle w:val="berschrift1"/>
        <w:rPr>
          <w:rFonts w:asciiTheme="minorHAnsi" w:hAnsiTheme="minorHAnsi" w:cstheme="minorHAnsi"/>
          <w:rPrChange w:id="4196" w:author="Menhorn Timo" w:date="2020-05-27T07:06:00Z">
            <w:rPr/>
          </w:rPrChange>
        </w:rPr>
      </w:pPr>
      <w:bookmarkStart w:id="4197" w:name="_Toc41555172"/>
      <w:r w:rsidRPr="005F1C32">
        <w:rPr>
          <w:rFonts w:asciiTheme="minorHAnsi" w:hAnsiTheme="minorHAnsi" w:cstheme="minorHAnsi"/>
          <w:rPrChange w:id="4198" w:author="Menhorn Timo" w:date="2020-05-27T07:06:00Z">
            <w:rPr/>
          </w:rPrChange>
        </w:rPr>
        <w:lastRenderedPageBreak/>
        <w:t>Screenshots des Prototypen</w:t>
      </w:r>
      <w:r w:rsidR="0075499D" w:rsidRPr="005F1C32">
        <w:rPr>
          <w:rFonts w:asciiTheme="minorHAnsi" w:hAnsiTheme="minorHAnsi" w:cstheme="minorHAnsi"/>
          <w:rPrChange w:id="4199" w:author="Menhorn Timo" w:date="2020-05-27T07:06:00Z">
            <w:rPr/>
          </w:rPrChange>
        </w:rPr>
        <w:t>s</w:t>
      </w:r>
      <w:bookmarkEnd w:id="4197"/>
    </w:p>
    <w:p w14:paraId="2DD59424" w14:textId="77777777" w:rsidR="00C03CC2" w:rsidRDefault="00016AFC">
      <w:pPr>
        <w:keepNext/>
        <w:jc w:val="both"/>
        <w:rPr>
          <w:ins w:id="4200" w:author="Menhorn Timo" w:date="2020-05-27T15:33:00Z"/>
        </w:rPr>
      </w:pPr>
      <w:r w:rsidRPr="00687C15">
        <w:rPr>
          <w:rFonts w:cstheme="minorHAnsi"/>
          <w:noProof/>
        </w:rPr>
        <w:drawing>
          <wp:inline distT="0" distB="0" distL="0" distR="0" wp14:anchorId="11622DAD" wp14:editId="37F3B819">
            <wp:extent cx="5760720" cy="3613150"/>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613150"/>
                    </a:xfrm>
                    <a:prstGeom prst="rect">
                      <a:avLst/>
                    </a:prstGeom>
                  </pic:spPr>
                </pic:pic>
              </a:graphicData>
            </a:graphic>
          </wp:inline>
        </w:drawing>
      </w:r>
    </w:p>
    <w:p w14:paraId="3C8FDC80" w14:textId="1143257A" w:rsidR="00F50602" w:rsidRDefault="00C03CC2">
      <w:pPr>
        <w:pStyle w:val="Beschriftung"/>
        <w:jc w:val="both"/>
        <w:rPr>
          <w:ins w:id="4201" w:author="Menhorn Timo" w:date="2020-05-27T15:08:00Z"/>
        </w:rPr>
        <w:pPrChange w:id="4202" w:author="Menhorn Timo" w:date="2020-05-27T15:33:00Z">
          <w:pPr>
            <w:keepNext/>
            <w:jc w:val="both"/>
          </w:pPr>
        </w:pPrChange>
      </w:pPr>
      <w:bookmarkStart w:id="4203" w:name="_Toc41553043"/>
      <w:ins w:id="4204" w:author="Menhorn Timo" w:date="2020-05-27T15:33:00Z">
        <w:r>
          <w:t xml:space="preserve">Abbildung </w:t>
        </w:r>
        <w:r>
          <w:fldChar w:fldCharType="begin"/>
        </w:r>
        <w:r>
          <w:instrText xml:space="preserve"> SEQ Abbildung \* ARABIC </w:instrText>
        </w:r>
      </w:ins>
      <w:r>
        <w:fldChar w:fldCharType="separate"/>
      </w:r>
      <w:ins w:id="4205" w:author="Menhorn Timo" w:date="2020-05-28T10:15:00Z">
        <w:r w:rsidR="00687C15">
          <w:rPr>
            <w:noProof/>
          </w:rPr>
          <w:t>26</w:t>
        </w:r>
      </w:ins>
      <w:ins w:id="4206" w:author="Menhorn Timo" w:date="2020-05-27T15:33:00Z">
        <w:r>
          <w:fldChar w:fldCharType="end"/>
        </w:r>
        <w:r>
          <w:t xml:space="preserve">: </w:t>
        </w:r>
        <w:r w:rsidRPr="001767BF">
          <w:t>Entwurf Login</w:t>
        </w:r>
      </w:ins>
      <w:bookmarkEnd w:id="4203"/>
    </w:p>
    <w:p w14:paraId="43469800" w14:textId="34C582BB" w:rsidR="00E3775A" w:rsidRPr="00687C15" w:rsidDel="004A0000" w:rsidRDefault="00E3775A">
      <w:pPr>
        <w:pStyle w:val="Beschriftung"/>
        <w:jc w:val="both"/>
        <w:rPr>
          <w:del w:id="4207" w:author="Menhorn Timo" w:date="2020-05-27T09:42:00Z"/>
          <w:rFonts w:cstheme="minorHAnsi"/>
        </w:rPr>
        <w:pPrChange w:id="4208" w:author="Menhorn Timo" w:date="2020-05-26T14:52:00Z">
          <w:pPr>
            <w:keepNext/>
            <w:jc w:val="both"/>
          </w:pPr>
        </w:pPrChange>
      </w:pPr>
    </w:p>
    <w:p w14:paraId="08537211" w14:textId="6A919C96" w:rsidR="008C395D" w:rsidRPr="005F1C32" w:rsidDel="00152578" w:rsidRDefault="00E3775A" w:rsidP="00E3775A">
      <w:pPr>
        <w:pStyle w:val="Beschriftung"/>
        <w:jc w:val="both"/>
        <w:rPr>
          <w:del w:id="4209" w:author="Menhorn Timo" w:date="2020-05-26T14:52:00Z"/>
          <w:rFonts w:cstheme="minorHAnsi"/>
          <w:rPrChange w:id="4210" w:author="Menhorn Timo" w:date="2020-05-27T07:06:00Z">
            <w:rPr>
              <w:del w:id="4211" w:author="Menhorn Timo" w:date="2020-05-26T14:52:00Z"/>
            </w:rPr>
          </w:rPrChange>
        </w:rPr>
      </w:pPr>
      <w:del w:id="4212" w:author="Menhorn Timo" w:date="2020-05-26T14:52:00Z">
        <w:r w:rsidRPr="00687C15" w:rsidDel="00152578">
          <w:rPr>
            <w:rFonts w:cstheme="minorHAnsi"/>
          </w:rPr>
          <w:delText xml:space="preserve">Abbildung </w:delText>
        </w:r>
      </w:del>
      <w:del w:id="4213" w:author="Menhorn Timo" w:date="2020-05-26T13:31:00Z">
        <w:r w:rsidR="00A530CB" w:rsidRPr="005F1C32" w:rsidDel="00D9257B">
          <w:rPr>
            <w:rFonts w:cstheme="minorHAnsi"/>
            <w:i w:val="0"/>
            <w:iCs w:val="0"/>
            <w:rPrChange w:id="4214" w:author="Menhorn Timo" w:date="2020-05-27T07:06:00Z">
              <w:rPr>
                <w:i w:val="0"/>
                <w:iCs w:val="0"/>
              </w:rPr>
            </w:rPrChange>
          </w:rPr>
          <w:fldChar w:fldCharType="begin"/>
        </w:r>
        <w:r w:rsidR="00A530CB" w:rsidRPr="005F1C32" w:rsidDel="00D9257B">
          <w:rPr>
            <w:rFonts w:cstheme="minorHAnsi"/>
            <w:rPrChange w:id="4215" w:author="Menhorn Timo" w:date="2020-05-27T07:06:00Z">
              <w:rPr/>
            </w:rPrChange>
          </w:rPr>
          <w:delInstrText xml:space="preserve"> SEQ Abbildung \* ARABIC </w:delInstrText>
        </w:r>
        <w:r w:rsidR="00A530CB" w:rsidRPr="005F1C32" w:rsidDel="00D9257B">
          <w:rPr>
            <w:rFonts w:cstheme="minorHAnsi"/>
            <w:i w:val="0"/>
            <w:iCs w:val="0"/>
            <w:rPrChange w:id="4216" w:author="Menhorn Timo" w:date="2020-05-27T07:06:00Z">
              <w:rPr>
                <w:i w:val="0"/>
                <w:iCs w:val="0"/>
                <w:noProof/>
              </w:rPr>
            </w:rPrChange>
          </w:rPr>
          <w:fldChar w:fldCharType="separate"/>
        </w:r>
        <w:r w:rsidRPr="005F1C32" w:rsidDel="00D9257B">
          <w:rPr>
            <w:rFonts w:cstheme="minorHAnsi"/>
            <w:noProof/>
            <w:rPrChange w:id="4217" w:author="Menhorn Timo" w:date="2020-05-27T07:06:00Z">
              <w:rPr>
                <w:noProof/>
              </w:rPr>
            </w:rPrChange>
          </w:rPr>
          <w:delText>19</w:delText>
        </w:r>
        <w:r w:rsidR="00A530CB" w:rsidRPr="005F1C32" w:rsidDel="00D9257B">
          <w:rPr>
            <w:rFonts w:cstheme="minorHAnsi"/>
            <w:i w:val="0"/>
            <w:iCs w:val="0"/>
            <w:noProof/>
            <w:rPrChange w:id="4218" w:author="Menhorn Timo" w:date="2020-05-27T07:06:00Z">
              <w:rPr>
                <w:i w:val="0"/>
                <w:iCs w:val="0"/>
                <w:noProof/>
              </w:rPr>
            </w:rPrChange>
          </w:rPr>
          <w:fldChar w:fldCharType="end"/>
        </w:r>
      </w:del>
      <w:del w:id="4219" w:author="Menhorn Timo" w:date="2020-05-26T14:52:00Z">
        <w:r w:rsidRPr="005F1C32" w:rsidDel="00152578">
          <w:rPr>
            <w:rFonts w:cstheme="minorHAnsi"/>
            <w:rPrChange w:id="4220" w:author="Menhorn Timo" w:date="2020-05-27T07:06:00Z">
              <w:rPr/>
            </w:rPrChange>
          </w:rPr>
          <w:delText>: Entwurf Login</w:delText>
        </w:r>
      </w:del>
    </w:p>
    <w:p w14:paraId="5EF08266" w14:textId="77777777" w:rsidR="00F50602" w:rsidRDefault="00016AFC">
      <w:pPr>
        <w:keepNext/>
        <w:jc w:val="both"/>
        <w:rPr>
          <w:ins w:id="4221" w:author="Menhorn Timo" w:date="2020-05-27T15:08:00Z"/>
        </w:rPr>
      </w:pPr>
      <w:r w:rsidRPr="00687C15">
        <w:rPr>
          <w:rFonts w:cstheme="minorHAnsi"/>
          <w:noProof/>
        </w:rPr>
        <w:drawing>
          <wp:inline distT="0" distB="0" distL="0" distR="0" wp14:anchorId="51E6B928" wp14:editId="03D5D3BD">
            <wp:extent cx="5760720" cy="3631565"/>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31565"/>
                    </a:xfrm>
                    <a:prstGeom prst="rect">
                      <a:avLst/>
                    </a:prstGeom>
                  </pic:spPr>
                </pic:pic>
              </a:graphicData>
            </a:graphic>
          </wp:inline>
        </w:drawing>
      </w:r>
    </w:p>
    <w:p w14:paraId="6E6059FE" w14:textId="704F9DAB" w:rsidR="004A0000" w:rsidRDefault="00F50602">
      <w:pPr>
        <w:pStyle w:val="Beschriftung"/>
        <w:jc w:val="both"/>
        <w:rPr>
          <w:ins w:id="4222" w:author="Menhorn Timo" w:date="2020-05-27T09:43:00Z"/>
        </w:rPr>
        <w:pPrChange w:id="4223" w:author="Menhorn Timo" w:date="2020-05-27T15:08:00Z">
          <w:pPr>
            <w:keepNext/>
            <w:jc w:val="both"/>
          </w:pPr>
        </w:pPrChange>
      </w:pPr>
      <w:bookmarkStart w:id="4224" w:name="_Toc41553044"/>
      <w:ins w:id="4225" w:author="Menhorn Timo" w:date="2020-05-27T15:08:00Z">
        <w:r>
          <w:t xml:space="preserve">Abbildung </w:t>
        </w:r>
        <w:r>
          <w:fldChar w:fldCharType="begin"/>
        </w:r>
        <w:r>
          <w:instrText xml:space="preserve"> SEQ Abbildung \* ARABIC </w:instrText>
        </w:r>
      </w:ins>
      <w:r>
        <w:fldChar w:fldCharType="separate"/>
      </w:r>
      <w:ins w:id="4226" w:author="Menhorn Timo" w:date="2020-05-28T10:15:00Z">
        <w:r w:rsidR="00687C15">
          <w:rPr>
            <w:noProof/>
          </w:rPr>
          <w:t>27</w:t>
        </w:r>
      </w:ins>
      <w:ins w:id="4227" w:author="Menhorn Timo" w:date="2020-05-27T15:08:00Z">
        <w:r>
          <w:fldChar w:fldCharType="end"/>
        </w:r>
        <w:r>
          <w:t xml:space="preserve">: </w:t>
        </w:r>
        <w:r w:rsidRPr="00723BDF">
          <w:t>Entwurf Home</w:t>
        </w:r>
      </w:ins>
      <w:bookmarkEnd w:id="4224"/>
    </w:p>
    <w:p w14:paraId="6FA25FB0" w14:textId="06190F6D" w:rsidR="008C395D" w:rsidRPr="00687C15" w:rsidDel="004A0000" w:rsidRDefault="008C395D">
      <w:pPr>
        <w:pStyle w:val="Beschriftung"/>
        <w:jc w:val="both"/>
        <w:rPr>
          <w:del w:id="4228" w:author="Menhorn Timo" w:date="2020-05-27T09:43:00Z"/>
          <w:rFonts w:cstheme="minorHAnsi"/>
        </w:rPr>
        <w:pPrChange w:id="4229" w:author="Menhorn Timo" w:date="2020-05-26T14:53:00Z">
          <w:pPr>
            <w:keepNext/>
            <w:jc w:val="both"/>
          </w:pPr>
        </w:pPrChange>
      </w:pPr>
    </w:p>
    <w:p w14:paraId="0C373CB2" w14:textId="3F430263" w:rsidR="00016AFC" w:rsidRPr="005F1C32" w:rsidDel="00152578" w:rsidRDefault="008C395D" w:rsidP="002145EE">
      <w:pPr>
        <w:pStyle w:val="Beschriftung"/>
        <w:jc w:val="both"/>
        <w:rPr>
          <w:del w:id="4230" w:author="Menhorn Timo" w:date="2020-05-26T14:52:00Z"/>
          <w:rFonts w:cstheme="minorHAnsi"/>
          <w:rPrChange w:id="4231" w:author="Menhorn Timo" w:date="2020-05-27T07:06:00Z">
            <w:rPr>
              <w:del w:id="4232" w:author="Menhorn Timo" w:date="2020-05-26T14:52:00Z"/>
            </w:rPr>
          </w:rPrChange>
        </w:rPr>
      </w:pPr>
      <w:bookmarkStart w:id="4233" w:name="_Toc40095138"/>
      <w:del w:id="4234" w:author="Menhorn Timo" w:date="2020-05-26T14:52:00Z">
        <w:r w:rsidRPr="00687C15" w:rsidDel="00152578">
          <w:rPr>
            <w:rFonts w:cstheme="minorHAnsi"/>
          </w:rPr>
          <w:delText xml:space="preserve">Abbildung </w:delText>
        </w:r>
      </w:del>
      <w:del w:id="4235" w:author="Menhorn Timo" w:date="2020-05-26T13:31:00Z">
        <w:r w:rsidR="00A530CB" w:rsidRPr="005F1C32" w:rsidDel="00D9257B">
          <w:rPr>
            <w:rFonts w:cstheme="minorHAnsi"/>
            <w:i w:val="0"/>
            <w:iCs w:val="0"/>
            <w:rPrChange w:id="4236" w:author="Menhorn Timo" w:date="2020-05-27T07:06:00Z">
              <w:rPr>
                <w:i w:val="0"/>
                <w:iCs w:val="0"/>
              </w:rPr>
            </w:rPrChange>
          </w:rPr>
          <w:fldChar w:fldCharType="begin"/>
        </w:r>
        <w:r w:rsidR="00A530CB" w:rsidRPr="005F1C32" w:rsidDel="00D9257B">
          <w:rPr>
            <w:rFonts w:cstheme="minorHAnsi"/>
            <w:rPrChange w:id="4237" w:author="Menhorn Timo" w:date="2020-05-27T07:06:00Z">
              <w:rPr/>
            </w:rPrChange>
          </w:rPr>
          <w:delInstrText xml:space="preserve"> SEQ Abbildung \* ARABIC </w:delInstrText>
        </w:r>
        <w:r w:rsidR="00A530CB" w:rsidRPr="005F1C32" w:rsidDel="00D9257B">
          <w:rPr>
            <w:rFonts w:cstheme="minorHAnsi"/>
            <w:i w:val="0"/>
            <w:iCs w:val="0"/>
            <w:rPrChange w:id="4238" w:author="Menhorn Timo" w:date="2020-05-27T07:06:00Z">
              <w:rPr>
                <w:i w:val="0"/>
                <w:iCs w:val="0"/>
                <w:noProof/>
              </w:rPr>
            </w:rPrChange>
          </w:rPr>
          <w:fldChar w:fldCharType="separate"/>
        </w:r>
        <w:r w:rsidR="00E3775A" w:rsidRPr="005F1C32" w:rsidDel="00D9257B">
          <w:rPr>
            <w:rFonts w:cstheme="minorHAnsi"/>
            <w:noProof/>
            <w:rPrChange w:id="4239" w:author="Menhorn Timo" w:date="2020-05-27T07:06:00Z">
              <w:rPr>
                <w:noProof/>
              </w:rPr>
            </w:rPrChange>
          </w:rPr>
          <w:delText>20</w:delText>
        </w:r>
        <w:r w:rsidR="00A530CB" w:rsidRPr="005F1C32" w:rsidDel="00D9257B">
          <w:rPr>
            <w:rFonts w:cstheme="minorHAnsi"/>
            <w:i w:val="0"/>
            <w:iCs w:val="0"/>
            <w:noProof/>
            <w:rPrChange w:id="4240" w:author="Menhorn Timo" w:date="2020-05-27T07:06:00Z">
              <w:rPr>
                <w:i w:val="0"/>
                <w:iCs w:val="0"/>
                <w:noProof/>
              </w:rPr>
            </w:rPrChange>
          </w:rPr>
          <w:fldChar w:fldCharType="end"/>
        </w:r>
      </w:del>
      <w:del w:id="4241" w:author="Menhorn Timo" w:date="2020-05-26T14:52:00Z">
        <w:r w:rsidRPr="005F1C32" w:rsidDel="00152578">
          <w:rPr>
            <w:rFonts w:cstheme="minorHAnsi"/>
            <w:rPrChange w:id="4242" w:author="Menhorn Timo" w:date="2020-05-27T07:06:00Z">
              <w:rPr/>
            </w:rPrChange>
          </w:rPr>
          <w:delText>: Entwurf Home</w:delText>
        </w:r>
        <w:bookmarkEnd w:id="4233"/>
      </w:del>
    </w:p>
    <w:p w14:paraId="70DDFF8F" w14:textId="77777777" w:rsidR="00C03CC2" w:rsidRDefault="00016AFC">
      <w:pPr>
        <w:keepNext/>
        <w:jc w:val="both"/>
        <w:rPr>
          <w:ins w:id="4243" w:author="Menhorn Timo" w:date="2020-05-27T15:33:00Z"/>
        </w:rPr>
      </w:pPr>
      <w:r w:rsidRPr="00687C15">
        <w:rPr>
          <w:rFonts w:cstheme="minorHAnsi"/>
          <w:noProof/>
        </w:rPr>
        <w:drawing>
          <wp:inline distT="0" distB="0" distL="0" distR="0" wp14:anchorId="42BC9EAA" wp14:editId="2E6C2D7F">
            <wp:extent cx="5760720" cy="3618865"/>
            <wp:effectExtent l="0" t="0" r="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18865"/>
                    </a:xfrm>
                    <a:prstGeom prst="rect">
                      <a:avLst/>
                    </a:prstGeom>
                  </pic:spPr>
                </pic:pic>
              </a:graphicData>
            </a:graphic>
          </wp:inline>
        </w:drawing>
      </w:r>
    </w:p>
    <w:p w14:paraId="76478856" w14:textId="49A746CD" w:rsidR="004A0000" w:rsidRDefault="00C03CC2">
      <w:pPr>
        <w:pStyle w:val="Beschriftung"/>
        <w:jc w:val="both"/>
        <w:rPr>
          <w:ins w:id="4244" w:author="Menhorn Timo" w:date="2020-05-27T09:43:00Z"/>
        </w:rPr>
        <w:pPrChange w:id="4245" w:author="Menhorn Timo" w:date="2020-05-27T15:33:00Z">
          <w:pPr>
            <w:keepNext/>
            <w:jc w:val="both"/>
          </w:pPr>
        </w:pPrChange>
      </w:pPr>
      <w:bookmarkStart w:id="4246" w:name="_Toc41553045"/>
      <w:ins w:id="4247" w:author="Menhorn Timo" w:date="2020-05-27T15:33:00Z">
        <w:r>
          <w:t xml:space="preserve">Abbildung </w:t>
        </w:r>
        <w:r>
          <w:fldChar w:fldCharType="begin"/>
        </w:r>
        <w:r>
          <w:instrText xml:space="preserve"> SEQ Abbildung \* ARABIC </w:instrText>
        </w:r>
      </w:ins>
      <w:r>
        <w:fldChar w:fldCharType="separate"/>
      </w:r>
      <w:ins w:id="4248" w:author="Menhorn Timo" w:date="2020-05-28T10:15:00Z">
        <w:r w:rsidR="00687C15">
          <w:rPr>
            <w:noProof/>
          </w:rPr>
          <w:t>28</w:t>
        </w:r>
      </w:ins>
      <w:ins w:id="4249" w:author="Menhorn Timo" w:date="2020-05-27T15:33:00Z">
        <w:r>
          <w:fldChar w:fldCharType="end"/>
        </w:r>
        <w:r>
          <w:t xml:space="preserve">: </w:t>
        </w:r>
        <w:r w:rsidRPr="003C2D0E">
          <w:t>Entwurf List</w:t>
        </w:r>
      </w:ins>
      <w:bookmarkEnd w:id="4246"/>
    </w:p>
    <w:p w14:paraId="59AD498C" w14:textId="70D71A3B" w:rsidR="008C395D" w:rsidRPr="00687C15" w:rsidDel="004A0000" w:rsidRDefault="008C395D">
      <w:pPr>
        <w:pStyle w:val="Beschriftung"/>
        <w:jc w:val="both"/>
        <w:rPr>
          <w:del w:id="4250" w:author="Menhorn Timo" w:date="2020-05-27T09:43:00Z"/>
          <w:rFonts w:cstheme="minorHAnsi"/>
        </w:rPr>
        <w:pPrChange w:id="4251" w:author="Menhorn Timo" w:date="2020-05-26T14:53:00Z">
          <w:pPr>
            <w:keepNext/>
            <w:jc w:val="both"/>
          </w:pPr>
        </w:pPrChange>
      </w:pPr>
    </w:p>
    <w:p w14:paraId="5A424382" w14:textId="5B2F3AAB" w:rsidR="00016AFC" w:rsidRPr="005F1C32" w:rsidDel="00152578" w:rsidRDefault="008C395D" w:rsidP="002145EE">
      <w:pPr>
        <w:pStyle w:val="Beschriftung"/>
        <w:jc w:val="both"/>
        <w:rPr>
          <w:del w:id="4252" w:author="Menhorn Timo" w:date="2020-05-26T14:53:00Z"/>
          <w:rFonts w:cstheme="minorHAnsi"/>
          <w:rPrChange w:id="4253" w:author="Menhorn Timo" w:date="2020-05-27T07:06:00Z">
            <w:rPr>
              <w:del w:id="4254" w:author="Menhorn Timo" w:date="2020-05-26T14:53:00Z"/>
            </w:rPr>
          </w:rPrChange>
        </w:rPr>
      </w:pPr>
      <w:bookmarkStart w:id="4255" w:name="_Toc40095139"/>
      <w:del w:id="4256" w:author="Menhorn Timo" w:date="2020-05-26T14:53:00Z">
        <w:r w:rsidRPr="00687C15" w:rsidDel="00152578">
          <w:rPr>
            <w:rFonts w:cstheme="minorHAnsi"/>
          </w:rPr>
          <w:delText>A</w:delText>
        </w:r>
        <w:r w:rsidRPr="005F1C32" w:rsidDel="00152578">
          <w:rPr>
            <w:rFonts w:cstheme="minorHAnsi"/>
            <w:rPrChange w:id="4257" w:author="Menhorn Timo" w:date="2020-05-27T07:06:00Z">
              <w:rPr/>
            </w:rPrChange>
          </w:rPr>
          <w:delText xml:space="preserve">bbildung </w:delText>
        </w:r>
      </w:del>
      <w:del w:id="4258" w:author="Menhorn Timo" w:date="2020-05-26T13:32:00Z">
        <w:r w:rsidR="00A530CB" w:rsidRPr="005F1C32" w:rsidDel="00D9257B">
          <w:rPr>
            <w:rFonts w:cstheme="minorHAnsi"/>
            <w:i w:val="0"/>
            <w:iCs w:val="0"/>
            <w:rPrChange w:id="4259" w:author="Menhorn Timo" w:date="2020-05-27T07:06:00Z">
              <w:rPr>
                <w:i w:val="0"/>
                <w:iCs w:val="0"/>
              </w:rPr>
            </w:rPrChange>
          </w:rPr>
          <w:fldChar w:fldCharType="begin"/>
        </w:r>
        <w:r w:rsidR="00A530CB" w:rsidRPr="005F1C32" w:rsidDel="00D9257B">
          <w:rPr>
            <w:rFonts w:cstheme="minorHAnsi"/>
            <w:rPrChange w:id="4260" w:author="Menhorn Timo" w:date="2020-05-27T07:06:00Z">
              <w:rPr/>
            </w:rPrChange>
          </w:rPr>
          <w:delInstrText xml:space="preserve"> SEQ Abbildung \* ARABIC </w:delInstrText>
        </w:r>
        <w:r w:rsidR="00A530CB" w:rsidRPr="005F1C32" w:rsidDel="00D9257B">
          <w:rPr>
            <w:rFonts w:cstheme="minorHAnsi"/>
            <w:i w:val="0"/>
            <w:iCs w:val="0"/>
            <w:rPrChange w:id="4261" w:author="Menhorn Timo" w:date="2020-05-27T07:06:00Z">
              <w:rPr>
                <w:i w:val="0"/>
                <w:iCs w:val="0"/>
                <w:noProof/>
              </w:rPr>
            </w:rPrChange>
          </w:rPr>
          <w:fldChar w:fldCharType="separate"/>
        </w:r>
        <w:r w:rsidR="00E3775A" w:rsidRPr="005F1C32" w:rsidDel="00D9257B">
          <w:rPr>
            <w:rFonts w:cstheme="minorHAnsi"/>
            <w:noProof/>
            <w:rPrChange w:id="4262" w:author="Menhorn Timo" w:date="2020-05-27T07:06:00Z">
              <w:rPr>
                <w:noProof/>
              </w:rPr>
            </w:rPrChange>
          </w:rPr>
          <w:delText>21</w:delText>
        </w:r>
        <w:r w:rsidR="00A530CB" w:rsidRPr="005F1C32" w:rsidDel="00D9257B">
          <w:rPr>
            <w:rFonts w:cstheme="minorHAnsi"/>
            <w:i w:val="0"/>
            <w:iCs w:val="0"/>
            <w:noProof/>
            <w:rPrChange w:id="4263" w:author="Menhorn Timo" w:date="2020-05-27T07:06:00Z">
              <w:rPr>
                <w:i w:val="0"/>
                <w:iCs w:val="0"/>
                <w:noProof/>
              </w:rPr>
            </w:rPrChange>
          </w:rPr>
          <w:fldChar w:fldCharType="end"/>
        </w:r>
      </w:del>
      <w:del w:id="4264" w:author="Menhorn Timo" w:date="2020-05-26T14:53:00Z">
        <w:r w:rsidRPr="005F1C32" w:rsidDel="00152578">
          <w:rPr>
            <w:rFonts w:cstheme="minorHAnsi"/>
            <w:rPrChange w:id="4265" w:author="Menhorn Timo" w:date="2020-05-27T07:06:00Z">
              <w:rPr/>
            </w:rPrChange>
          </w:rPr>
          <w:delText>: Entwurf List</w:delText>
        </w:r>
        <w:bookmarkEnd w:id="4255"/>
      </w:del>
    </w:p>
    <w:p w14:paraId="3878D3F8" w14:textId="77777777" w:rsidR="00C03CC2" w:rsidRDefault="00016AFC">
      <w:pPr>
        <w:keepNext/>
        <w:jc w:val="both"/>
        <w:rPr>
          <w:ins w:id="4266" w:author="Menhorn Timo" w:date="2020-05-27T15:33:00Z"/>
        </w:rPr>
      </w:pPr>
      <w:r w:rsidRPr="00687C15">
        <w:rPr>
          <w:rFonts w:cstheme="minorHAnsi"/>
          <w:noProof/>
        </w:rPr>
        <w:drawing>
          <wp:inline distT="0" distB="0" distL="0" distR="0" wp14:anchorId="3EC5F8CF" wp14:editId="451E6C82">
            <wp:extent cx="5760720" cy="362013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20135"/>
                    </a:xfrm>
                    <a:prstGeom prst="rect">
                      <a:avLst/>
                    </a:prstGeom>
                  </pic:spPr>
                </pic:pic>
              </a:graphicData>
            </a:graphic>
          </wp:inline>
        </w:drawing>
      </w:r>
    </w:p>
    <w:p w14:paraId="143789A1" w14:textId="0E813470" w:rsidR="004A0000" w:rsidRDefault="00C03CC2">
      <w:pPr>
        <w:pStyle w:val="Beschriftung"/>
        <w:jc w:val="both"/>
        <w:rPr>
          <w:ins w:id="4267" w:author="Menhorn Timo" w:date="2020-05-27T09:43:00Z"/>
        </w:rPr>
        <w:pPrChange w:id="4268" w:author="Menhorn Timo" w:date="2020-05-27T15:33:00Z">
          <w:pPr>
            <w:keepNext/>
            <w:jc w:val="both"/>
          </w:pPr>
        </w:pPrChange>
      </w:pPr>
      <w:bookmarkStart w:id="4269" w:name="_Toc41553046"/>
      <w:ins w:id="4270" w:author="Menhorn Timo" w:date="2020-05-27T15:33:00Z">
        <w:r>
          <w:t xml:space="preserve">Abbildung </w:t>
        </w:r>
        <w:r>
          <w:fldChar w:fldCharType="begin"/>
        </w:r>
        <w:r>
          <w:instrText xml:space="preserve"> SEQ Abbildung \* ARABIC </w:instrText>
        </w:r>
      </w:ins>
      <w:r>
        <w:fldChar w:fldCharType="separate"/>
      </w:r>
      <w:ins w:id="4271" w:author="Menhorn Timo" w:date="2020-05-28T10:15:00Z">
        <w:r w:rsidR="00687C15">
          <w:rPr>
            <w:noProof/>
          </w:rPr>
          <w:t>29</w:t>
        </w:r>
      </w:ins>
      <w:ins w:id="4272" w:author="Menhorn Timo" w:date="2020-05-27T15:33:00Z">
        <w:r>
          <w:fldChar w:fldCharType="end"/>
        </w:r>
        <w:r>
          <w:t xml:space="preserve">: </w:t>
        </w:r>
        <w:r w:rsidRPr="001810ED">
          <w:t>Entwurf Usermanagement</w:t>
        </w:r>
      </w:ins>
      <w:bookmarkEnd w:id="4269"/>
    </w:p>
    <w:p w14:paraId="0056165D" w14:textId="2C6A54F0" w:rsidR="008C395D" w:rsidRPr="00687C15" w:rsidDel="004A0000" w:rsidRDefault="008C395D">
      <w:pPr>
        <w:pStyle w:val="Beschriftung"/>
        <w:jc w:val="both"/>
        <w:rPr>
          <w:del w:id="4273" w:author="Menhorn Timo" w:date="2020-05-27T09:43:00Z"/>
          <w:rFonts w:cstheme="minorHAnsi"/>
        </w:rPr>
        <w:pPrChange w:id="4274" w:author="Menhorn Timo" w:date="2020-05-26T14:53:00Z">
          <w:pPr>
            <w:keepNext/>
            <w:jc w:val="both"/>
          </w:pPr>
        </w:pPrChange>
      </w:pPr>
      <w:bookmarkStart w:id="4275" w:name="_Toc41475328"/>
      <w:bookmarkStart w:id="4276" w:name="_Toc41475418"/>
      <w:bookmarkStart w:id="4277" w:name="_Toc41475591"/>
      <w:bookmarkStart w:id="4278" w:name="_Toc41477520"/>
      <w:bookmarkStart w:id="4279" w:name="_Toc41477614"/>
      <w:bookmarkStart w:id="4280" w:name="_Toc41487138"/>
      <w:bookmarkStart w:id="4281" w:name="_Toc41487613"/>
      <w:bookmarkStart w:id="4282" w:name="_Toc41488445"/>
      <w:bookmarkStart w:id="4283" w:name="_Toc41553142"/>
      <w:bookmarkStart w:id="4284" w:name="_Toc41553568"/>
      <w:bookmarkStart w:id="4285" w:name="_Toc41555173"/>
      <w:bookmarkEnd w:id="4275"/>
      <w:bookmarkEnd w:id="4276"/>
      <w:bookmarkEnd w:id="4277"/>
      <w:bookmarkEnd w:id="4278"/>
      <w:bookmarkEnd w:id="4279"/>
      <w:bookmarkEnd w:id="4280"/>
      <w:bookmarkEnd w:id="4281"/>
      <w:bookmarkEnd w:id="4282"/>
      <w:bookmarkEnd w:id="4283"/>
      <w:bookmarkEnd w:id="4284"/>
      <w:bookmarkEnd w:id="4285"/>
    </w:p>
    <w:p w14:paraId="1310891C" w14:textId="4B2C928D" w:rsidR="00016AFC" w:rsidRPr="005F1C32" w:rsidDel="00152578" w:rsidRDefault="008C395D" w:rsidP="002145EE">
      <w:pPr>
        <w:pStyle w:val="Beschriftung"/>
        <w:jc w:val="both"/>
        <w:rPr>
          <w:del w:id="4286" w:author="Menhorn Timo" w:date="2020-05-26T14:53:00Z"/>
          <w:rFonts w:cstheme="minorHAnsi"/>
          <w:rPrChange w:id="4287" w:author="Menhorn Timo" w:date="2020-05-27T07:06:00Z">
            <w:rPr>
              <w:del w:id="4288" w:author="Menhorn Timo" w:date="2020-05-26T14:53:00Z"/>
            </w:rPr>
          </w:rPrChange>
        </w:rPr>
      </w:pPr>
      <w:bookmarkStart w:id="4289" w:name="_Toc40095140"/>
      <w:del w:id="4290" w:author="Menhorn Timo" w:date="2020-05-26T14:53:00Z">
        <w:r w:rsidRPr="00687C15" w:rsidDel="00152578">
          <w:rPr>
            <w:rFonts w:cstheme="minorHAnsi"/>
          </w:rPr>
          <w:delText xml:space="preserve">Abbildung </w:delText>
        </w:r>
      </w:del>
      <w:del w:id="4291" w:author="Menhorn Timo" w:date="2020-05-26T13:32:00Z">
        <w:r w:rsidR="00A530CB" w:rsidRPr="005F1C32" w:rsidDel="00D9257B">
          <w:rPr>
            <w:rFonts w:cstheme="minorHAnsi"/>
            <w:i w:val="0"/>
            <w:iCs w:val="0"/>
            <w:rPrChange w:id="4292" w:author="Menhorn Timo" w:date="2020-05-27T07:06:00Z">
              <w:rPr>
                <w:i w:val="0"/>
                <w:iCs w:val="0"/>
              </w:rPr>
            </w:rPrChange>
          </w:rPr>
          <w:fldChar w:fldCharType="begin"/>
        </w:r>
        <w:r w:rsidR="00A530CB" w:rsidRPr="005F1C32" w:rsidDel="00D9257B">
          <w:rPr>
            <w:rFonts w:cstheme="minorHAnsi"/>
            <w:rPrChange w:id="4293" w:author="Menhorn Timo" w:date="2020-05-27T07:06:00Z">
              <w:rPr/>
            </w:rPrChange>
          </w:rPr>
          <w:delInstrText xml:space="preserve"> SEQ Abbildung \* ARABIC </w:delInstrText>
        </w:r>
        <w:r w:rsidR="00A530CB" w:rsidRPr="005F1C32" w:rsidDel="00D9257B">
          <w:rPr>
            <w:rFonts w:cstheme="minorHAnsi"/>
            <w:i w:val="0"/>
            <w:iCs w:val="0"/>
            <w:rPrChange w:id="4294" w:author="Menhorn Timo" w:date="2020-05-27T07:06:00Z">
              <w:rPr>
                <w:i w:val="0"/>
                <w:iCs w:val="0"/>
                <w:noProof/>
              </w:rPr>
            </w:rPrChange>
          </w:rPr>
          <w:fldChar w:fldCharType="separate"/>
        </w:r>
        <w:r w:rsidR="00E3775A" w:rsidRPr="005F1C32" w:rsidDel="00D9257B">
          <w:rPr>
            <w:rFonts w:cstheme="minorHAnsi"/>
            <w:noProof/>
            <w:rPrChange w:id="4295" w:author="Menhorn Timo" w:date="2020-05-27T07:06:00Z">
              <w:rPr>
                <w:noProof/>
              </w:rPr>
            </w:rPrChange>
          </w:rPr>
          <w:delText>22</w:delText>
        </w:r>
        <w:r w:rsidR="00A530CB" w:rsidRPr="005F1C32" w:rsidDel="00D9257B">
          <w:rPr>
            <w:rFonts w:cstheme="minorHAnsi"/>
            <w:i w:val="0"/>
            <w:iCs w:val="0"/>
            <w:noProof/>
            <w:rPrChange w:id="4296" w:author="Menhorn Timo" w:date="2020-05-27T07:06:00Z">
              <w:rPr>
                <w:i w:val="0"/>
                <w:iCs w:val="0"/>
                <w:noProof/>
              </w:rPr>
            </w:rPrChange>
          </w:rPr>
          <w:fldChar w:fldCharType="end"/>
        </w:r>
      </w:del>
      <w:del w:id="4297" w:author="Menhorn Timo" w:date="2020-05-26T14:53:00Z">
        <w:r w:rsidRPr="005F1C32" w:rsidDel="00152578">
          <w:rPr>
            <w:rFonts w:cstheme="minorHAnsi"/>
            <w:rPrChange w:id="4298" w:author="Menhorn Timo" w:date="2020-05-27T07:06:00Z">
              <w:rPr/>
            </w:rPrChange>
          </w:rPr>
          <w:delText>: Entwurf Usermanagement</w:delText>
        </w:r>
        <w:bookmarkStart w:id="4299" w:name="_Toc41464380"/>
        <w:bookmarkStart w:id="4300" w:name="_Toc41464634"/>
        <w:bookmarkStart w:id="4301" w:name="_Toc41475329"/>
        <w:bookmarkStart w:id="4302" w:name="_Toc41475419"/>
        <w:bookmarkStart w:id="4303" w:name="_Toc41475592"/>
        <w:bookmarkStart w:id="4304" w:name="_Toc41477521"/>
        <w:bookmarkStart w:id="4305" w:name="_Toc41477615"/>
        <w:bookmarkStart w:id="4306" w:name="_Toc41487139"/>
        <w:bookmarkStart w:id="4307" w:name="_Toc41487614"/>
        <w:bookmarkStart w:id="4308" w:name="_Toc41488446"/>
        <w:bookmarkStart w:id="4309" w:name="_Toc41553143"/>
        <w:bookmarkStart w:id="4310" w:name="_Toc41553569"/>
        <w:bookmarkStart w:id="4311" w:name="_Toc41555174"/>
        <w:bookmarkEnd w:id="4289"/>
        <w:bookmarkEnd w:id="4299"/>
        <w:bookmarkEnd w:id="4300"/>
        <w:bookmarkEnd w:id="4301"/>
        <w:bookmarkEnd w:id="4302"/>
        <w:bookmarkEnd w:id="4303"/>
        <w:bookmarkEnd w:id="4304"/>
        <w:bookmarkEnd w:id="4305"/>
        <w:bookmarkEnd w:id="4306"/>
        <w:bookmarkEnd w:id="4307"/>
        <w:bookmarkEnd w:id="4308"/>
        <w:bookmarkEnd w:id="4309"/>
        <w:bookmarkEnd w:id="4310"/>
        <w:bookmarkEnd w:id="4311"/>
      </w:del>
    </w:p>
    <w:p w14:paraId="4672BB0E" w14:textId="4DB55878" w:rsidR="00E675B8" w:rsidRPr="005F1C32" w:rsidRDefault="00E675B8" w:rsidP="002145EE">
      <w:pPr>
        <w:pStyle w:val="berschrift1"/>
        <w:rPr>
          <w:rFonts w:asciiTheme="minorHAnsi" w:hAnsiTheme="minorHAnsi" w:cstheme="minorHAnsi"/>
          <w:rPrChange w:id="4312" w:author="Menhorn Timo" w:date="2020-05-27T07:06:00Z">
            <w:rPr/>
          </w:rPrChange>
        </w:rPr>
      </w:pPr>
      <w:bookmarkStart w:id="4313" w:name="_Toc41555175"/>
      <w:r w:rsidRPr="005F1C32">
        <w:rPr>
          <w:rFonts w:asciiTheme="minorHAnsi" w:hAnsiTheme="minorHAnsi" w:cstheme="minorHAnsi"/>
          <w:rPrChange w:id="4314" w:author="Menhorn Timo" w:date="2020-05-27T07:06:00Z">
            <w:rPr/>
          </w:rPrChange>
        </w:rPr>
        <w:lastRenderedPageBreak/>
        <w:t>Screenshots der Anwendung</w:t>
      </w:r>
      <w:bookmarkEnd w:id="4313"/>
    </w:p>
    <w:p w14:paraId="58CB937D" w14:textId="77777777" w:rsidR="00C03CC2" w:rsidRDefault="00E675B8">
      <w:pPr>
        <w:keepNext/>
        <w:tabs>
          <w:tab w:val="left" w:pos="1260"/>
        </w:tabs>
        <w:jc w:val="both"/>
        <w:rPr>
          <w:ins w:id="4315" w:author="Menhorn Timo" w:date="2020-05-27T15:33:00Z"/>
        </w:rPr>
      </w:pPr>
      <w:r w:rsidRPr="00687C15">
        <w:rPr>
          <w:rFonts w:cstheme="minorHAnsi"/>
          <w:noProof/>
        </w:rPr>
        <w:drawing>
          <wp:inline distT="0" distB="0" distL="0" distR="0" wp14:anchorId="047E6A24" wp14:editId="601A80DB">
            <wp:extent cx="5760720" cy="282638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26385"/>
                    </a:xfrm>
                    <a:prstGeom prst="rect">
                      <a:avLst/>
                    </a:prstGeom>
                  </pic:spPr>
                </pic:pic>
              </a:graphicData>
            </a:graphic>
          </wp:inline>
        </w:drawing>
      </w:r>
    </w:p>
    <w:p w14:paraId="5AC6F597" w14:textId="7B2467E9" w:rsidR="004A0000" w:rsidRDefault="00C03CC2">
      <w:pPr>
        <w:pStyle w:val="Beschriftung"/>
        <w:jc w:val="both"/>
        <w:rPr>
          <w:ins w:id="4316" w:author="Menhorn Timo" w:date="2020-05-27T09:43:00Z"/>
        </w:rPr>
        <w:pPrChange w:id="4317" w:author="Menhorn Timo" w:date="2020-05-27T15:33:00Z">
          <w:pPr>
            <w:keepNext/>
            <w:tabs>
              <w:tab w:val="left" w:pos="1260"/>
            </w:tabs>
            <w:jc w:val="both"/>
          </w:pPr>
        </w:pPrChange>
      </w:pPr>
      <w:bookmarkStart w:id="4318" w:name="_Toc41553047"/>
      <w:ins w:id="4319" w:author="Menhorn Timo" w:date="2020-05-27T15:33:00Z">
        <w:r>
          <w:t xml:space="preserve">Abbildung </w:t>
        </w:r>
        <w:r>
          <w:fldChar w:fldCharType="begin"/>
        </w:r>
        <w:r>
          <w:instrText xml:space="preserve"> SEQ Abbildung \* ARABIC </w:instrText>
        </w:r>
      </w:ins>
      <w:r>
        <w:fldChar w:fldCharType="separate"/>
      </w:r>
      <w:ins w:id="4320" w:author="Menhorn Timo" w:date="2020-05-28T10:15:00Z">
        <w:r w:rsidR="00687C15">
          <w:rPr>
            <w:noProof/>
          </w:rPr>
          <w:t>30</w:t>
        </w:r>
      </w:ins>
      <w:ins w:id="4321" w:author="Menhorn Timo" w:date="2020-05-27T15:33:00Z">
        <w:r>
          <w:fldChar w:fldCharType="end"/>
        </w:r>
        <w:r>
          <w:t xml:space="preserve">: </w:t>
        </w:r>
        <w:r w:rsidRPr="00304D79">
          <w:t>Anwendung Login</w:t>
        </w:r>
      </w:ins>
      <w:bookmarkEnd w:id="4318"/>
    </w:p>
    <w:p w14:paraId="189A0F2D" w14:textId="722776BD" w:rsidR="008C395D" w:rsidRPr="00687C15" w:rsidDel="004A0000" w:rsidRDefault="008C395D">
      <w:pPr>
        <w:pStyle w:val="Beschriftung"/>
        <w:jc w:val="both"/>
        <w:rPr>
          <w:del w:id="4322" w:author="Menhorn Timo" w:date="2020-05-27T09:43:00Z"/>
          <w:rFonts w:cstheme="minorHAnsi"/>
        </w:rPr>
        <w:pPrChange w:id="4323" w:author="Menhorn Timo" w:date="2020-05-26T14:53:00Z">
          <w:pPr>
            <w:keepNext/>
            <w:tabs>
              <w:tab w:val="left" w:pos="1260"/>
            </w:tabs>
            <w:jc w:val="both"/>
          </w:pPr>
        </w:pPrChange>
      </w:pPr>
    </w:p>
    <w:p w14:paraId="147869B5" w14:textId="6F0F1C17" w:rsidR="00E675B8" w:rsidRPr="005F1C32" w:rsidDel="00152578" w:rsidRDefault="008C395D" w:rsidP="002145EE">
      <w:pPr>
        <w:pStyle w:val="Beschriftung"/>
        <w:jc w:val="both"/>
        <w:rPr>
          <w:del w:id="4324" w:author="Menhorn Timo" w:date="2020-05-26T14:53:00Z"/>
          <w:rFonts w:cstheme="minorHAnsi"/>
          <w:sz w:val="23"/>
          <w:szCs w:val="23"/>
          <w:rPrChange w:id="4325" w:author="Menhorn Timo" w:date="2020-05-27T07:06:00Z">
            <w:rPr>
              <w:del w:id="4326" w:author="Menhorn Timo" w:date="2020-05-26T14:53:00Z"/>
              <w:rFonts w:asciiTheme="majorHAnsi" w:hAnsiTheme="majorHAnsi" w:cstheme="majorHAnsi"/>
              <w:sz w:val="23"/>
              <w:szCs w:val="23"/>
            </w:rPr>
          </w:rPrChange>
        </w:rPr>
      </w:pPr>
      <w:bookmarkStart w:id="4327" w:name="_Toc40095141"/>
      <w:del w:id="4328" w:author="Menhorn Timo" w:date="2020-05-26T14:53:00Z">
        <w:r w:rsidRPr="00687C15" w:rsidDel="00152578">
          <w:rPr>
            <w:rFonts w:cstheme="minorHAnsi"/>
          </w:rPr>
          <w:delText xml:space="preserve">Abbildung </w:delText>
        </w:r>
      </w:del>
      <w:del w:id="4329" w:author="Menhorn Timo" w:date="2020-05-26T13:32:00Z">
        <w:r w:rsidR="00A530CB" w:rsidRPr="005F1C32" w:rsidDel="00D9257B">
          <w:rPr>
            <w:rFonts w:cstheme="minorHAnsi"/>
            <w:i w:val="0"/>
            <w:iCs w:val="0"/>
            <w:rPrChange w:id="4330" w:author="Menhorn Timo" w:date="2020-05-27T07:06:00Z">
              <w:rPr>
                <w:i w:val="0"/>
                <w:iCs w:val="0"/>
              </w:rPr>
            </w:rPrChange>
          </w:rPr>
          <w:fldChar w:fldCharType="begin"/>
        </w:r>
        <w:r w:rsidR="00A530CB" w:rsidRPr="005F1C32" w:rsidDel="00D9257B">
          <w:rPr>
            <w:rFonts w:cstheme="minorHAnsi"/>
            <w:rPrChange w:id="4331" w:author="Menhorn Timo" w:date="2020-05-27T07:06:00Z">
              <w:rPr/>
            </w:rPrChange>
          </w:rPr>
          <w:delInstrText xml:space="preserve"> SEQ Abbildung \* ARABIC </w:delInstrText>
        </w:r>
        <w:r w:rsidR="00A530CB" w:rsidRPr="005F1C32" w:rsidDel="00D9257B">
          <w:rPr>
            <w:rFonts w:cstheme="minorHAnsi"/>
            <w:i w:val="0"/>
            <w:iCs w:val="0"/>
            <w:rPrChange w:id="4332" w:author="Menhorn Timo" w:date="2020-05-27T07:06:00Z">
              <w:rPr>
                <w:i w:val="0"/>
                <w:iCs w:val="0"/>
                <w:noProof/>
              </w:rPr>
            </w:rPrChange>
          </w:rPr>
          <w:fldChar w:fldCharType="separate"/>
        </w:r>
        <w:r w:rsidR="00E3775A" w:rsidRPr="005F1C32" w:rsidDel="00D9257B">
          <w:rPr>
            <w:rFonts w:cstheme="minorHAnsi"/>
            <w:noProof/>
            <w:rPrChange w:id="4333" w:author="Menhorn Timo" w:date="2020-05-27T07:06:00Z">
              <w:rPr>
                <w:noProof/>
              </w:rPr>
            </w:rPrChange>
          </w:rPr>
          <w:delText>23</w:delText>
        </w:r>
        <w:r w:rsidR="00A530CB" w:rsidRPr="005F1C32" w:rsidDel="00D9257B">
          <w:rPr>
            <w:rFonts w:cstheme="minorHAnsi"/>
            <w:i w:val="0"/>
            <w:iCs w:val="0"/>
            <w:noProof/>
            <w:rPrChange w:id="4334" w:author="Menhorn Timo" w:date="2020-05-27T07:06:00Z">
              <w:rPr>
                <w:i w:val="0"/>
                <w:iCs w:val="0"/>
                <w:noProof/>
              </w:rPr>
            </w:rPrChange>
          </w:rPr>
          <w:fldChar w:fldCharType="end"/>
        </w:r>
      </w:del>
      <w:del w:id="4335" w:author="Menhorn Timo" w:date="2020-05-26T14:53:00Z">
        <w:r w:rsidRPr="005F1C32" w:rsidDel="00152578">
          <w:rPr>
            <w:rFonts w:cstheme="minorHAnsi"/>
            <w:rPrChange w:id="4336" w:author="Menhorn Timo" w:date="2020-05-27T07:06:00Z">
              <w:rPr/>
            </w:rPrChange>
          </w:rPr>
          <w:delText>: Anwendung Login</w:delText>
        </w:r>
        <w:bookmarkEnd w:id="4327"/>
      </w:del>
    </w:p>
    <w:p w14:paraId="7B1A695E" w14:textId="1C5EEB66" w:rsidR="00016AFC" w:rsidRPr="005F1C32" w:rsidRDefault="00016AFC" w:rsidP="002145EE">
      <w:pPr>
        <w:tabs>
          <w:tab w:val="left" w:pos="1260"/>
        </w:tabs>
        <w:jc w:val="both"/>
        <w:rPr>
          <w:rFonts w:cstheme="minorHAnsi"/>
          <w:sz w:val="23"/>
          <w:szCs w:val="23"/>
          <w:rPrChange w:id="4337" w:author="Menhorn Timo" w:date="2020-05-27T07:06:00Z">
            <w:rPr>
              <w:rFonts w:asciiTheme="majorHAnsi" w:hAnsiTheme="majorHAnsi" w:cstheme="majorHAnsi"/>
              <w:sz w:val="23"/>
              <w:szCs w:val="23"/>
            </w:rPr>
          </w:rPrChange>
        </w:rPr>
      </w:pPr>
    </w:p>
    <w:p w14:paraId="3C211424" w14:textId="77777777" w:rsidR="00C03CC2" w:rsidRDefault="00E675B8">
      <w:pPr>
        <w:keepNext/>
        <w:tabs>
          <w:tab w:val="left" w:pos="1260"/>
        </w:tabs>
        <w:jc w:val="both"/>
        <w:rPr>
          <w:ins w:id="4338" w:author="Menhorn Timo" w:date="2020-05-27T15:34:00Z"/>
        </w:rPr>
      </w:pPr>
      <w:r w:rsidRPr="00687C15">
        <w:rPr>
          <w:rFonts w:cstheme="minorHAnsi"/>
          <w:noProof/>
        </w:rPr>
        <w:drawing>
          <wp:inline distT="0" distB="0" distL="0" distR="0" wp14:anchorId="13F136A2" wp14:editId="21E3B903">
            <wp:extent cx="5760720" cy="28498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849880"/>
                    </a:xfrm>
                    <a:prstGeom prst="rect">
                      <a:avLst/>
                    </a:prstGeom>
                  </pic:spPr>
                </pic:pic>
              </a:graphicData>
            </a:graphic>
          </wp:inline>
        </w:drawing>
      </w:r>
    </w:p>
    <w:p w14:paraId="43F980AC" w14:textId="1B0B2151" w:rsidR="004A0000" w:rsidRDefault="00C03CC2">
      <w:pPr>
        <w:pStyle w:val="Beschriftung"/>
        <w:jc w:val="both"/>
        <w:rPr>
          <w:ins w:id="4339" w:author="Menhorn Timo" w:date="2020-05-27T09:43:00Z"/>
        </w:rPr>
        <w:pPrChange w:id="4340" w:author="Menhorn Timo" w:date="2020-05-27T15:34:00Z">
          <w:pPr>
            <w:keepNext/>
            <w:tabs>
              <w:tab w:val="left" w:pos="1260"/>
            </w:tabs>
            <w:jc w:val="both"/>
          </w:pPr>
        </w:pPrChange>
      </w:pPr>
      <w:bookmarkStart w:id="4341" w:name="_Toc41553048"/>
      <w:ins w:id="4342" w:author="Menhorn Timo" w:date="2020-05-27T15:34:00Z">
        <w:r>
          <w:t xml:space="preserve">Abbildung </w:t>
        </w:r>
        <w:r>
          <w:fldChar w:fldCharType="begin"/>
        </w:r>
        <w:r>
          <w:instrText xml:space="preserve"> SEQ Abbildung \* ARABIC </w:instrText>
        </w:r>
      </w:ins>
      <w:r>
        <w:fldChar w:fldCharType="separate"/>
      </w:r>
      <w:ins w:id="4343" w:author="Menhorn Timo" w:date="2020-05-28T10:15:00Z">
        <w:r w:rsidR="00687C15">
          <w:rPr>
            <w:noProof/>
          </w:rPr>
          <w:t>31</w:t>
        </w:r>
      </w:ins>
      <w:ins w:id="4344" w:author="Menhorn Timo" w:date="2020-05-27T15:34:00Z">
        <w:r>
          <w:fldChar w:fldCharType="end"/>
        </w:r>
        <w:r>
          <w:t xml:space="preserve">: </w:t>
        </w:r>
        <w:r w:rsidRPr="003F20E2">
          <w:t>Anwendung Home</w:t>
        </w:r>
      </w:ins>
      <w:bookmarkEnd w:id="4341"/>
    </w:p>
    <w:p w14:paraId="015E6E98" w14:textId="679E5746" w:rsidR="008C395D" w:rsidRPr="00687C15" w:rsidDel="004A0000" w:rsidRDefault="008C395D">
      <w:pPr>
        <w:pStyle w:val="Beschriftung"/>
        <w:jc w:val="both"/>
        <w:rPr>
          <w:del w:id="4345" w:author="Menhorn Timo" w:date="2020-05-27T09:43:00Z"/>
          <w:rFonts w:cstheme="minorHAnsi"/>
        </w:rPr>
        <w:pPrChange w:id="4346" w:author="Menhorn Timo" w:date="2020-05-26T14:53:00Z">
          <w:pPr>
            <w:keepNext/>
            <w:tabs>
              <w:tab w:val="left" w:pos="1260"/>
            </w:tabs>
            <w:jc w:val="both"/>
          </w:pPr>
        </w:pPrChange>
      </w:pPr>
    </w:p>
    <w:p w14:paraId="48387028" w14:textId="7EB834AA" w:rsidR="00E675B8" w:rsidRPr="005F1C32" w:rsidDel="00152578" w:rsidRDefault="008C395D" w:rsidP="002145EE">
      <w:pPr>
        <w:pStyle w:val="Beschriftung"/>
        <w:jc w:val="both"/>
        <w:rPr>
          <w:del w:id="4347" w:author="Menhorn Timo" w:date="2020-05-26T14:53:00Z"/>
          <w:rFonts w:cstheme="minorHAnsi"/>
          <w:sz w:val="23"/>
          <w:szCs w:val="23"/>
          <w:rPrChange w:id="4348" w:author="Menhorn Timo" w:date="2020-05-27T07:06:00Z">
            <w:rPr>
              <w:del w:id="4349" w:author="Menhorn Timo" w:date="2020-05-26T14:53:00Z"/>
              <w:rFonts w:asciiTheme="majorHAnsi" w:hAnsiTheme="majorHAnsi" w:cstheme="majorHAnsi"/>
              <w:sz w:val="23"/>
              <w:szCs w:val="23"/>
            </w:rPr>
          </w:rPrChange>
        </w:rPr>
      </w:pPr>
      <w:bookmarkStart w:id="4350" w:name="_Toc40095142"/>
      <w:del w:id="4351" w:author="Menhorn Timo" w:date="2020-05-26T14:53:00Z">
        <w:r w:rsidRPr="00687C15" w:rsidDel="00152578">
          <w:rPr>
            <w:rFonts w:cstheme="minorHAnsi"/>
          </w:rPr>
          <w:delText xml:space="preserve">Abbildung </w:delText>
        </w:r>
      </w:del>
      <w:del w:id="4352" w:author="Menhorn Timo" w:date="2020-05-26T13:32:00Z">
        <w:r w:rsidR="00A530CB" w:rsidRPr="005F1C32" w:rsidDel="00D9257B">
          <w:rPr>
            <w:rFonts w:cstheme="minorHAnsi"/>
            <w:i w:val="0"/>
            <w:iCs w:val="0"/>
            <w:rPrChange w:id="4353" w:author="Menhorn Timo" w:date="2020-05-27T07:06:00Z">
              <w:rPr>
                <w:i w:val="0"/>
                <w:iCs w:val="0"/>
              </w:rPr>
            </w:rPrChange>
          </w:rPr>
          <w:fldChar w:fldCharType="begin"/>
        </w:r>
        <w:r w:rsidR="00A530CB" w:rsidRPr="005F1C32" w:rsidDel="00D9257B">
          <w:rPr>
            <w:rFonts w:cstheme="minorHAnsi"/>
            <w:rPrChange w:id="4354" w:author="Menhorn Timo" w:date="2020-05-27T07:06:00Z">
              <w:rPr/>
            </w:rPrChange>
          </w:rPr>
          <w:delInstrText xml:space="preserve"> SEQ Abbildung \* ARABIC </w:delInstrText>
        </w:r>
        <w:r w:rsidR="00A530CB" w:rsidRPr="005F1C32" w:rsidDel="00D9257B">
          <w:rPr>
            <w:rFonts w:cstheme="minorHAnsi"/>
            <w:i w:val="0"/>
            <w:iCs w:val="0"/>
            <w:rPrChange w:id="4355" w:author="Menhorn Timo" w:date="2020-05-27T07:06:00Z">
              <w:rPr>
                <w:i w:val="0"/>
                <w:iCs w:val="0"/>
                <w:noProof/>
              </w:rPr>
            </w:rPrChange>
          </w:rPr>
          <w:fldChar w:fldCharType="separate"/>
        </w:r>
        <w:r w:rsidR="00E3775A" w:rsidRPr="005F1C32" w:rsidDel="00D9257B">
          <w:rPr>
            <w:rFonts w:cstheme="minorHAnsi"/>
            <w:noProof/>
            <w:rPrChange w:id="4356" w:author="Menhorn Timo" w:date="2020-05-27T07:06:00Z">
              <w:rPr>
                <w:noProof/>
              </w:rPr>
            </w:rPrChange>
          </w:rPr>
          <w:delText>24</w:delText>
        </w:r>
        <w:r w:rsidR="00A530CB" w:rsidRPr="005F1C32" w:rsidDel="00D9257B">
          <w:rPr>
            <w:rFonts w:cstheme="minorHAnsi"/>
            <w:i w:val="0"/>
            <w:iCs w:val="0"/>
            <w:noProof/>
            <w:rPrChange w:id="4357" w:author="Menhorn Timo" w:date="2020-05-27T07:06:00Z">
              <w:rPr>
                <w:i w:val="0"/>
                <w:iCs w:val="0"/>
                <w:noProof/>
              </w:rPr>
            </w:rPrChange>
          </w:rPr>
          <w:fldChar w:fldCharType="end"/>
        </w:r>
      </w:del>
      <w:del w:id="4358" w:author="Menhorn Timo" w:date="2020-05-26T14:53:00Z">
        <w:r w:rsidRPr="005F1C32" w:rsidDel="00152578">
          <w:rPr>
            <w:rFonts w:cstheme="minorHAnsi"/>
            <w:rPrChange w:id="4359" w:author="Menhorn Timo" w:date="2020-05-27T07:06:00Z">
              <w:rPr/>
            </w:rPrChange>
          </w:rPr>
          <w:delText>: Anwendung Home</w:delText>
        </w:r>
        <w:bookmarkEnd w:id="4350"/>
      </w:del>
    </w:p>
    <w:p w14:paraId="7429A6A5" w14:textId="77777777" w:rsidR="00152578" w:rsidRPr="00687C15" w:rsidRDefault="00E675B8">
      <w:pPr>
        <w:keepNext/>
        <w:tabs>
          <w:tab w:val="left" w:pos="1260"/>
        </w:tabs>
        <w:jc w:val="both"/>
        <w:rPr>
          <w:ins w:id="4360" w:author="Menhorn Timo" w:date="2020-05-26T14:54:00Z"/>
          <w:rFonts w:cstheme="minorHAnsi"/>
        </w:rPr>
      </w:pPr>
      <w:r w:rsidRPr="00687C15">
        <w:rPr>
          <w:rFonts w:cstheme="minorHAnsi"/>
          <w:noProof/>
        </w:rPr>
        <w:drawing>
          <wp:inline distT="0" distB="0" distL="0" distR="0" wp14:anchorId="6002A931" wp14:editId="0958DCC0">
            <wp:extent cx="5760720" cy="28206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20670"/>
                    </a:xfrm>
                    <a:prstGeom prst="rect">
                      <a:avLst/>
                    </a:prstGeom>
                  </pic:spPr>
                </pic:pic>
              </a:graphicData>
            </a:graphic>
          </wp:inline>
        </w:drawing>
      </w:r>
    </w:p>
    <w:p w14:paraId="6103D12E" w14:textId="3552A654" w:rsidR="008C395D" w:rsidRPr="005F1C32" w:rsidRDefault="00152578">
      <w:pPr>
        <w:pStyle w:val="Beschriftung"/>
        <w:jc w:val="both"/>
        <w:rPr>
          <w:rFonts w:cstheme="minorHAnsi"/>
          <w:rPrChange w:id="4361" w:author="Menhorn Timo" w:date="2020-05-27T07:06:00Z">
            <w:rPr/>
          </w:rPrChange>
        </w:rPr>
        <w:pPrChange w:id="4362" w:author="Menhorn Timo" w:date="2020-05-26T14:54:00Z">
          <w:pPr>
            <w:keepNext/>
            <w:tabs>
              <w:tab w:val="left" w:pos="1260"/>
            </w:tabs>
            <w:jc w:val="both"/>
          </w:pPr>
        </w:pPrChange>
      </w:pPr>
      <w:ins w:id="4363" w:author="Menhorn Timo" w:date="2020-05-26T14:54:00Z">
        <w:r w:rsidRPr="005F1C32">
          <w:rPr>
            <w:rFonts w:cstheme="minorHAnsi"/>
            <w:rPrChange w:id="4364" w:author="Menhorn Timo" w:date="2020-05-27T07:06:00Z">
              <w:rPr/>
            </w:rPrChange>
          </w:rPr>
          <w:t xml:space="preserve">Abbildung </w:t>
        </w:r>
      </w:ins>
      <w:ins w:id="4365" w:author="Menhorn Timo" w:date="2020-05-27T09:34:00Z">
        <w:r w:rsidR="00657C21">
          <w:rPr>
            <w:rFonts w:cstheme="minorHAnsi"/>
          </w:rPr>
          <w:t>25</w:t>
        </w:r>
      </w:ins>
      <w:ins w:id="4366" w:author="Menhorn Timo" w:date="2020-05-26T14:54:00Z">
        <w:r w:rsidRPr="00687C15">
          <w:rPr>
            <w:rFonts w:cstheme="minorHAnsi"/>
          </w:rPr>
          <w:t xml:space="preserve">: </w:t>
        </w:r>
        <w:r w:rsidRPr="005F1C32">
          <w:rPr>
            <w:rFonts w:cstheme="minorHAnsi"/>
            <w:rPrChange w:id="4367" w:author="Menhorn Timo" w:date="2020-05-27T07:06:00Z">
              <w:rPr/>
            </w:rPrChange>
          </w:rPr>
          <w:t>Anwendung List</w:t>
        </w:r>
      </w:ins>
    </w:p>
    <w:p w14:paraId="29864674" w14:textId="13406908" w:rsidR="00E675B8" w:rsidRPr="005F1C32" w:rsidDel="00152578" w:rsidRDefault="008C395D" w:rsidP="002145EE">
      <w:pPr>
        <w:pStyle w:val="Beschriftung"/>
        <w:jc w:val="both"/>
        <w:rPr>
          <w:del w:id="4368" w:author="Menhorn Timo" w:date="2020-05-26T14:53:00Z"/>
          <w:rFonts w:cstheme="minorHAnsi"/>
          <w:sz w:val="23"/>
          <w:szCs w:val="23"/>
          <w:rPrChange w:id="4369" w:author="Menhorn Timo" w:date="2020-05-27T07:06:00Z">
            <w:rPr>
              <w:del w:id="4370" w:author="Menhorn Timo" w:date="2020-05-26T14:53:00Z"/>
              <w:rFonts w:asciiTheme="majorHAnsi" w:hAnsiTheme="majorHAnsi" w:cstheme="majorHAnsi"/>
              <w:sz w:val="23"/>
              <w:szCs w:val="23"/>
            </w:rPr>
          </w:rPrChange>
        </w:rPr>
      </w:pPr>
      <w:bookmarkStart w:id="4371" w:name="_Toc40095143"/>
      <w:del w:id="4372" w:author="Menhorn Timo" w:date="2020-05-26T14:53:00Z">
        <w:r w:rsidRPr="005F1C32" w:rsidDel="00152578">
          <w:rPr>
            <w:rFonts w:cstheme="minorHAnsi"/>
            <w:rPrChange w:id="4373" w:author="Menhorn Timo" w:date="2020-05-27T07:06:00Z">
              <w:rPr/>
            </w:rPrChange>
          </w:rPr>
          <w:delText xml:space="preserve">Abbildung </w:delText>
        </w:r>
      </w:del>
      <w:del w:id="4374" w:author="Menhorn Timo" w:date="2020-05-26T13:32:00Z">
        <w:r w:rsidR="00A530CB" w:rsidRPr="005F1C32" w:rsidDel="00D9257B">
          <w:rPr>
            <w:rFonts w:cstheme="minorHAnsi"/>
            <w:i w:val="0"/>
            <w:iCs w:val="0"/>
            <w:rPrChange w:id="4375" w:author="Menhorn Timo" w:date="2020-05-27T07:06:00Z">
              <w:rPr>
                <w:i w:val="0"/>
                <w:iCs w:val="0"/>
              </w:rPr>
            </w:rPrChange>
          </w:rPr>
          <w:fldChar w:fldCharType="begin"/>
        </w:r>
        <w:r w:rsidR="00A530CB" w:rsidRPr="005F1C32" w:rsidDel="00D9257B">
          <w:rPr>
            <w:rFonts w:cstheme="minorHAnsi"/>
            <w:rPrChange w:id="4376" w:author="Menhorn Timo" w:date="2020-05-27T07:06:00Z">
              <w:rPr/>
            </w:rPrChange>
          </w:rPr>
          <w:delInstrText xml:space="preserve"> SEQ Abbildung \* ARABIC </w:delInstrText>
        </w:r>
        <w:r w:rsidR="00A530CB" w:rsidRPr="005F1C32" w:rsidDel="00D9257B">
          <w:rPr>
            <w:rFonts w:cstheme="minorHAnsi"/>
            <w:i w:val="0"/>
            <w:iCs w:val="0"/>
            <w:rPrChange w:id="4377" w:author="Menhorn Timo" w:date="2020-05-27T07:06:00Z">
              <w:rPr>
                <w:i w:val="0"/>
                <w:iCs w:val="0"/>
                <w:noProof/>
              </w:rPr>
            </w:rPrChange>
          </w:rPr>
          <w:fldChar w:fldCharType="separate"/>
        </w:r>
        <w:r w:rsidR="00E3775A" w:rsidRPr="005F1C32" w:rsidDel="00D9257B">
          <w:rPr>
            <w:rFonts w:cstheme="minorHAnsi"/>
            <w:noProof/>
            <w:rPrChange w:id="4378" w:author="Menhorn Timo" w:date="2020-05-27T07:06:00Z">
              <w:rPr>
                <w:noProof/>
              </w:rPr>
            </w:rPrChange>
          </w:rPr>
          <w:delText>25</w:delText>
        </w:r>
        <w:r w:rsidR="00A530CB" w:rsidRPr="005F1C32" w:rsidDel="00D9257B">
          <w:rPr>
            <w:rFonts w:cstheme="minorHAnsi"/>
            <w:i w:val="0"/>
            <w:iCs w:val="0"/>
            <w:noProof/>
            <w:rPrChange w:id="4379" w:author="Menhorn Timo" w:date="2020-05-27T07:06:00Z">
              <w:rPr>
                <w:i w:val="0"/>
                <w:iCs w:val="0"/>
                <w:noProof/>
              </w:rPr>
            </w:rPrChange>
          </w:rPr>
          <w:fldChar w:fldCharType="end"/>
        </w:r>
      </w:del>
      <w:del w:id="4380" w:author="Menhorn Timo" w:date="2020-05-26T14:53:00Z">
        <w:r w:rsidR="00AC38C3" w:rsidRPr="005F1C32" w:rsidDel="00152578">
          <w:rPr>
            <w:rFonts w:cstheme="minorHAnsi"/>
            <w:rPrChange w:id="4381" w:author="Menhorn Timo" w:date="2020-05-27T07:06:00Z">
              <w:rPr/>
            </w:rPrChange>
          </w:rPr>
          <w:delText xml:space="preserve">: </w:delText>
        </w:r>
        <w:r w:rsidRPr="005F1C32" w:rsidDel="00152578">
          <w:rPr>
            <w:rFonts w:cstheme="minorHAnsi"/>
            <w:rPrChange w:id="4382" w:author="Menhorn Timo" w:date="2020-05-27T07:06:00Z">
              <w:rPr/>
            </w:rPrChange>
          </w:rPr>
          <w:delText>Anwendung List</w:delText>
        </w:r>
        <w:bookmarkEnd w:id="4371"/>
      </w:del>
    </w:p>
    <w:p w14:paraId="63D7849B" w14:textId="77777777" w:rsidR="00C03CC2" w:rsidRDefault="00E675B8">
      <w:pPr>
        <w:keepNext/>
        <w:tabs>
          <w:tab w:val="left" w:pos="1260"/>
        </w:tabs>
        <w:jc w:val="both"/>
        <w:rPr>
          <w:ins w:id="4383" w:author="Menhorn Timo" w:date="2020-05-27T15:34:00Z"/>
        </w:rPr>
      </w:pPr>
      <w:r w:rsidRPr="00687C15">
        <w:rPr>
          <w:rFonts w:cstheme="minorHAnsi"/>
          <w:noProof/>
        </w:rPr>
        <w:drawing>
          <wp:inline distT="0" distB="0" distL="0" distR="0" wp14:anchorId="731A564C" wp14:editId="787E40B5">
            <wp:extent cx="5760720" cy="28232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23210"/>
                    </a:xfrm>
                    <a:prstGeom prst="rect">
                      <a:avLst/>
                    </a:prstGeom>
                  </pic:spPr>
                </pic:pic>
              </a:graphicData>
            </a:graphic>
          </wp:inline>
        </w:drawing>
      </w:r>
    </w:p>
    <w:p w14:paraId="4A71C568" w14:textId="257674C1" w:rsidR="004A0000" w:rsidRDefault="00C03CC2">
      <w:pPr>
        <w:pStyle w:val="Beschriftung"/>
        <w:jc w:val="both"/>
        <w:rPr>
          <w:ins w:id="4384" w:author="Menhorn Timo" w:date="2020-05-27T09:44:00Z"/>
        </w:rPr>
        <w:pPrChange w:id="4385" w:author="Menhorn Timo" w:date="2020-05-27T15:34:00Z">
          <w:pPr>
            <w:keepNext/>
            <w:tabs>
              <w:tab w:val="left" w:pos="1260"/>
            </w:tabs>
            <w:jc w:val="both"/>
          </w:pPr>
        </w:pPrChange>
      </w:pPr>
      <w:bookmarkStart w:id="4386" w:name="_Toc41553049"/>
      <w:ins w:id="4387" w:author="Menhorn Timo" w:date="2020-05-27T15:34:00Z">
        <w:r>
          <w:t xml:space="preserve">Abbildung </w:t>
        </w:r>
        <w:r>
          <w:fldChar w:fldCharType="begin"/>
        </w:r>
        <w:r>
          <w:instrText xml:space="preserve"> SEQ Abbildung \* ARABIC </w:instrText>
        </w:r>
      </w:ins>
      <w:r>
        <w:fldChar w:fldCharType="separate"/>
      </w:r>
      <w:ins w:id="4388" w:author="Menhorn Timo" w:date="2020-05-28T10:15:00Z">
        <w:r w:rsidR="00687C15">
          <w:rPr>
            <w:noProof/>
          </w:rPr>
          <w:t>32</w:t>
        </w:r>
      </w:ins>
      <w:ins w:id="4389" w:author="Menhorn Timo" w:date="2020-05-27T15:34:00Z">
        <w:r>
          <w:fldChar w:fldCharType="end"/>
        </w:r>
        <w:r>
          <w:t>: Anwendung Create</w:t>
        </w:r>
      </w:ins>
      <w:bookmarkEnd w:id="4386"/>
    </w:p>
    <w:p w14:paraId="0EF55DCF" w14:textId="4C8E279C" w:rsidR="008C395D" w:rsidRPr="00687C15" w:rsidDel="004A0000" w:rsidRDefault="008C395D">
      <w:pPr>
        <w:pStyle w:val="Beschriftung"/>
        <w:jc w:val="both"/>
        <w:rPr>
          <w:del w:id="4390" w:author="Menhorn Timo" w:date="2020-05-27T09:44:00Z"/>
          <w:rFonts w:cstheme="minorHAnsi"/>
        </w:rPr>
        <w:pPrChange w:id="4391" w:author="Menhorn Timo" w:date="2020-05-26T14:54:00Z">
          <w:pPr>
            <w:keepNext/>
            <w:tabs>
              <w:tab w:val="left" w:pos="1260"/>
            </w:tabs>
            <w:jc w:val="both"/>
          </w:pPr>
        </w:pPrChange>
      </w:pPr>
    </w:p>
    <w:p w14:paraId="39247306" w14:textId="4059C3A5" w:rsidR="00E675B8" w:rsidRPr="005F1C32" w:rsidDel="00152578" w:rsidRDefault="008C395D" w:rsidP="002145EE">
      <w:pPr>
        <w:pStyle w:val="Beschriftung"/>
        <w:jc w:val="both"/>
        <w:rPr>
          <w:del w:id="4392" w:author="Menhorn Timo" w:date="2020-05-26T14:54:00Z"/>
          <w:rFonts w:cstheme="minorHAnsi"/>
          <w:sz w:val="23"/>
          <w:szCs w:val="23"/>
          <w:rPrChange w:id="4393" w:author="Menhorn Timo" w:date="2020-05-27T07:06:00Z">
            <w:rPr>
              <w:del w:id="4394" w:author="Menhorn Timo" w:date="2020-05-26T14:54:00Z"/>
              <w:rFonts w:asciiTheme="majorHAnsi" w:hAnsiTheme="majorHAnsi" w:cstheme="majorHAnsi"/>
              <w:sz w:val="23"/>
              <w:szCs w:val="23"/>
            </w:rPr>
          </w:rPrChange>
        </w:rPr>
      </w:pPr>
      <w:bookmarkStart w:id="4395" w:name="_Toc40095144"/>
      <w:del w:id="4396" w:author="Menhorn Timo" w:date="2020-05-26T14:54:00Z">
        <w:r w:rsidRPr="00687C15" w:rsidDel="00152578">
          <w:rPr>
            <w:rFonts w:cstheme="minorHAnsi"/>
          </w:rPr>
          <w:delText xml:space="preserve">Abbildung </w:delText>
        </w:r>
      </w:del>
      <w:del w:id="4397" w:author="Menhorn Timo" w:date="2020-05-26T13:32:00Z">
        <w:r w:rsidR="00A530CB" w:rsidRPr="005F1C32" w:rsidDel="00D9257B">
          <w:rPr>
            <w:rFonts w:cstheme="minorHAnsi"/>
            <w:i w:val="0"/>
            <w:iCs w:val="0"/>
            <w:rPrChange w:id="4398" w:author="Menhorn Timo" w:date="2020-05-27T07:06:00Z">
              <w:rPr>
                <w:i w:val="0"/>
                <w:iCs w:val="0"/>
              </w:rPr>
            </w:rPrChange>
          </w:rPr>
          <w:fldChar w:fldCharType="begin"/>
        </w:r>
        <w:r w:rsidR="00A530CB" w:rsidRPr="005F1C32" w:rsidDel="00D9257B">
          <w:rPr>
            <w:rFonts w:cstheme="minorHAnsi"/>
            <w:rPrChange w:id="4399" w:author="Menhorn Timo" w:date="2020-05-27T07:06:00Z">
              <w:rPr/>
            </w:rPrChange>
          </w:rPr>
          <w:delInstrText xml:space="preserve"> SEQ Abbildung \* ARABIC </w:delInstrText>
        </w:r>
        <w:r w:rsidR="00A530CB" w:rsidRPr="005F1C32" w:rsidDel="00D9257B">
          <w:rPr>
            <w:rFonts w:cstheme="minorHAnsi"/>
            <w:i w:val="0"/>
            <w:iCs w:val="0"/>
            <w:rPrChange w:id="4400" w:author="Menhorn Timo" w:date="2020-05-27T07:06:00Z">
              <w:rPr>
                <w:i w:val="0"/>
                <w:iCs w:val="0"/>
                <w:noProof/>
              </w:rPr>
            </w:rPrChange>
          </w:rPr>
          <w:fldChar w:fldCharType="separate"/>
        </w:r>
        <w:r w:rsidR="00E3775A" w:rsidRPr="005F1C32" w:rsidDel="00D9257B">
          <w:rPr>
            <w:rFonts w:cstheme="minorHAnsi"/>
            <w:noProof/>
            <w:rPrChange w:id="4401" w:author="Menhorn Timo" w:date="2020-05-27T07:06:00Z">
              <w:rPr>
                <w:noProof/>
              </w:rPr>
            </w:rPrChange>
          </w:rPr>
          <w:delText>26</w:delText>
        </w:r>
        <w:r w:rsidR="00A530CB" w:rsidRPr="005F1C32" w:rsidDel="00D9257B">
          <w:rPr>
            <w:rFonts w:cstheme="minorHAnsi"/>
            <w:i w:val="0"/>
            <w:iCs w:val="0"/>
            <w:noProof/>
            <w:rPrChange w:id="4402" w:author="Menhorn Timo" w:date="2020-05-27T07:06:00Z">
              <w:rPr>
                <w:i w:val="0"/>
                <w:iCs w:val="0"/>
                <w:noProof/>
              </w:rPr>
            </w:rPrChange>
          </w:rPr>
          <w:fldChar w:fldCharType="end"/>
        </w:r>
      </w:del>
      <w:del w:id="4403" w:author="Menhorn Timo" w:date="2020-05-26T14:54:00Z">
        <w:r w:rsidRPr="005F1C32" w:rsidDel="00152578">
          <w:rPr>
            <w:rFonts w:cstheme="minorHAnsi"/>
            <w:rPrChange w:id="4404" w:author="Menhorn Timo" w:date="2020-05-27T07:06:00Z">
              <w:rPr/>
            </w:rPrChange>
          </w:rPr>
          <w:delText>: Anwendung Create</w:delText>
        </w:r>
        <w:bookmarkEnd w:id="4395"/>
      </w:del>
    </w:p>
    <w:p w14:paraId="7CF44B4C" w14:textId="77777777" w:rsidR="00C03CC2" w:rsidRDefault="00E675B8">
      <w:pPr>
        <w:keepNext/>
        <w:tabs>
          <w:tab w:val="left" w:pos="1260"/>
        </w:tabs>
        <w:jc w:val="both"/>
        <w:rPr>
          <w:ins w:id="4405" w:author="Menhorn Timo" w:date="2020-05-27T15:34:00Z"/>
        </w:rPr>
      </w:pPr>
      <w:r w:rsidRPr="00687C15">
        <w:rPr>
          <w:rFonts w:cstheme="minorHAnsi"/>
          <w:noProof/>
        </w:rPr>
        <w:drawing>
          <wp:inline distT="0" distB="0" distL="0" distR="0" wp14:anchorId="23D3A270" wp14:editId="6D02802C">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853055"/>
                    </a:xfrm>
                    <a:prstGeom prst="rect">
                      <a:avLst/>
                    </a:prstGeom>
                  </pic:spPr>
                </pic:pic>
              </a:graphicData>
            </a:graphic>
          </wp:inline>
        </w:drawing>
      </w:r>
    </w:p>
    <w:p w14:paraId="1A91FC3A" w14:textId="6AE7D255" w:rsidR="004A0000" w:rsidRDefault="00C03CC2">
      <w:pPr>
        <w:pStyle w:val="Beschriftung"/>
        <w:jc w:val="both"/>
        <w:rPr>
          <w:ins w:id="4406" w:author="Menhorn Timo" w:date="2020-05-27T09:44:00Z"/>
        </w:rPr>
        <w:pPrChange w:id="4407" w:author="Menhorn Timo" w:date="2020-05-27T15:34:00Z">
          <w:pPr>
            <w:keepNext/>
            <w:tabs>
              <w:tab w:val="left" w:pos="1260"/>
            </w:tabs>
            <w:jc w:val="both"/>
          </w:pPr>
        </w:pPrChange>
      </w:pPr>
      <w:bookmarkStart w:id="4408" w:name="_Toc41553050"/>
      <w:ins w:id="4409" w:author="Menhorn Timo" w:date="2020-05-27T15:34:00Z">
        <w:r>
          <w:t xml:space="preserve">Abbildung </w:t>
        </w:r>
        <w:r>
          <w:fldChar w:fldCharType="begin"/>
        </w:r>
        <w:r>
          <w:instrText xml:space="preserve"> SEQ Abbildung \* ARABIC </w:instrText>
        </w:r>
      </w:ins>
      <w:r>
        <w:fldChar w:fldCharType="separate"/>
      </w:r>
      <w:ins w:id="4410" w:author="Menhorn Timo" w:date="2020-05-28T10:15:00Z">
        <w:r w:rsidR="00687C15">
          <w:rPr>
            <w:noProof/>
          </w:rPr>
          <w:t>33</w:t>
        </w:r>
      </w:ins>
      <w:ins w:id="4411" w:author="Menhorn Timo" w:date="2020-05-27T15:34:00Z">
        <w:r>
          <w:fldChar w:fldCharType="end"/>
        </w:r>
        <w:r>
          <w:t>: Anwendung Usermanagement</w:t>
        </w:r>
      </w:ins>
      <w:bookmarkEnd w:id="4408"/>
    </w:p>
    <w:p w14:paraId="26C9DD1D" w14:textId="55BB0C12" w:rsidR="008C395D" w:rsidRPr="00687C15" w:rsidDel="004A0000" w:rsidRDefault="008C395D">
      <w:pPr>
        <w:pStyle w:val="Beschriftung"/>
        <w:jc w:val="both"/>
        <w:rPr>
          <w:del w:id="4412" w:author="Menhorn Timo" w:date="2020-05-27T09:44:00Z"/>
          <w:rFonts w:cstheme="minorHAnsi"/>
        </w:rPr>
        <w:pPrChange w:id="4413" w:author="Menhorn Timo" w:date="2020-05-26T14:54:00Z">
          <w:pPr>
            <w:keepNext/>
            <w:tabs>
              <w:tab w:val="left" w:pos="1260"/>
            </w:tabs>
            <w:jc w:val="both"/>
          </w:pPr>
        </w:pPrChange>
      </w:pPr>
    </w:p>
    <w:p w14:paraId="7F209BEA" w14:textId="3D3A2910" w:rsidR="00E675B8" w:rsidRPr="005F1C32" w:rsidDel="00152578" w:rsidRDefault="008C395D" w:rsidP="002145EE">
      <w:pPr>
        <w:pStyle w:val="Beschriftung"/>
        <w:jc w:val="both"/>
        <w:rPr>
          <w:del w:id="4414" w:author="Menhorn Timo" w:date="2020-05-26T14:54:00Z"/>
          <w:rFonts w:cstheme="minorHAnsi"/>
          <w:sz w:val="23"/>
          <w:szCs w:val="23"/>
          <w:rPrChange w:id="4415" w:author="Menhorn Timo" w:date="2020-05-27T07:06:00Z">
            <w:rPr>
              <w:del w:id="4416" w:author="Menhorn Timo" w:date="2020-05-26T14:54:00Z"/>
              <w:rFonts w:asciiTheme="majorHAnsi" w:hAnsiTheme="majorHAnsi" w:cstheme="majorHAnsi"/>
              <w:sz w:val="23"/>
              <w:szCs w:val="23"/>
            </w:rPr>
          </w:rPrChange>
        </w:rPr>
      </w:pPr>
      <w:bookmarkStart w:id="4417" w:name="_Toc40095145"/>
      <w:del w:id="4418" w:author="Menhorn Timo" w:date="2020-05-26T14:54:00Z">
        <w:r w:rsidRPr="00687C15" w:rsidDel="00152578">
          <w:rPr>
            <w:rFonts w:cstheme="minorHAnsi"/>
          </w:rPr>
          <w:delText xml:space="preserve">Abbildung </w:delText>
        </w:r>
      </w:del>
      <w:del w:id="4419" w:author="Menhorn Timo" w:date="2020-05-26T13:32:00Z">
        <w:r w:rsidR="00A530CB" w:rsidRPr="005F1C32" w:rsidDel="00D9257B">
          <w:rPr>
            <w:rFonts w:cstheme="minorHAnsi"/>
            <w:i w:val="0"/>
            <w:iCs w:val="0"/>
            <w:rPrChange w:id="4420" w:author="Menhorn Timo" w:date="2020-05-27T07:06:00Z">
              <w:rPr>
                <w:i w:val="0"/>
                <w:iCs w:val="0"/>
              </w:rPr>
            </w:rPrChange>
          </w:rPr>
          <w:fldChar w:fldCharType="begin"/>
        </w:r>
        <w:r w:rsidR="00A530CB" w:rsidRPr="005F1C32" w:rsidDel="00D9257B">
          <w:rPr>
            <w:rFonts w:cstheme="minorHAnsi"/>
            <w:rPrChange w:id="4421" w:author="Menhorn Timo" w:date="2020-05-27T07:06:00Z">
              <w:rPr/>
            </w:rPrChange>
          </w:rPr>
          <w:delInstrText xml:space="preserve"> SEQ Abbildung \* ARABIC </w:delInstrText>
        </w:r>
        <w:r w:rsidR="00A530CB" w:rsidRPr="005F1C32" w:rsidDel="00D9257B">
          <w:rPr>
            <w:rFonts w:cstheme="minorHAnsi"/>
            <w:i w:val="0"/>
            <w:iCs w:val="0"/>
            <w:rPrChange w:id="4422" w:author="Menhorn Timo" w:date="2020-05-27T07:06:00Z">
              <w:rPr>
                <w:i w:val="0"/>
                <w:iCs w:val="0"/>
                <w:noProof/>
              </w:rPr>
            </w:rPrChange>
          </w:rPr>
          <w:fldChar w:fldCharType="separate"/>
        </w:r>
        <w:r w:rsidR="00E3775A" w:rsidRPr="005F1C32" w:rsidDel="00D9257B">
          <w:rPr>
            <w:rFonts w:cstheme="minorHAnsi"/>
            <w:noProof/>
            <w:rPrChange w:id="4423" w:author="Menhorn Timo" w:date="2020-05-27T07:06:00Z">
              <w:rPr>
                <w:noProof/>
              </w:rPr>
            </w:rPrChange>
          </w:rPr>
          <w:delText>27</w:delText>
        </w:r>
        <w:r w:rsidR="00A530CB" w:rsidRPr="005F1C32" w:rsidDel="00D9257B">
          <w:rPr>
            <w:rFonts w:cstheme="minorHAnsi"/>
            <w:i w:val="0"/>
            <w:iCs w:val="0"/>
            <w:noProof/>
            <w:rPrChange w:id="4424" w:author="Menhorn Timo" w:date="2020-05-27T07:06:00Z">
              <w:rPr>
                <w:i w:val="0"/>
                <w:iCs w:val="0"/>
                <w:noProof/>
              </w:rPr>
            </w:rPrChange>
          </w:rPr>
          <w:fldChar w:fldCharType="end"/>
        </w:r>
      </w:del>
      <w:del w:id="4425" w:author="Menhorn Timo" w:date="2020-05-26T14:54:00Z">
        <w:r w:rsidRPr="005F1C32" w:rsidDel="00152578">
          <w:rPr>
            <w:rFonts w:cstheme="minorHAnsi"/>
            <w:rPrChange w:id="4426" w:author="Menhorn Timo" w:date="2020-05-27T07:06:00Z">
              <w:rPr/>
            </w:rPrChange>
          </w:rPr>
          <w:delText>: Anwendung Usermanagement</w:delText>
        </w:r>
        <w:bookmarkEnd w:id="4417"/>
      </w:del>
    </w:p>
    <w:p w14:paraId="79237B20" w14:textId="68006A0F" w:rsidR="003F3F36" w:rsidRPr="005F1C32" w:rsidRDefault="003F3F36" w:rsidP="002145EE">
      <w:pPr>
        <w:tabs>
          <w:tab w:val="left" w:pos="1260"/>
        </w:tabs>
        <w:jc w:val="both"/>
        <w:rPr>
          <w:rFonts w:cstheme="minorHAnsi"/>
          <w:sz w:val="23"/>
          <w:szCs w:val="23"/>
          <w:rPrChange w:id="4427" w:author="Menhorn Timo" w:date="2020-05-27T07:06:00Z">
            <w:rPr>
              <w:rFonts w:asciiTheme="majorHAnsi" w:hAnsiTheme="majorHAnsi" w:cstheme="majorHAnsi"/>
              <w:sz w:val="23"/>
              <w:szCs w:val="23"/>
            </w:rPr>
          </w:rPrChange>
        </w:rPr>
      </w:pPr>
    </w:p>
    <w:p w14:paraId="72F1A21B" w14:textId="3AE4CBC9" w:rsidR="009A16BC" w:rsidRPr="005F1C32" w:rsidRDefault="009A16BC" w:rsidP="002145EE">
      <w:pPr>
        <w:tabs>
          <w:tab w:val="left" w:pos="1260"/>
        </w:tabs>
        <w:jc w:val="both"/>
        <w:rPr>
          <w:rFonts w:cstheme="minorHAnsi"/>
          <w:sz w:val="23"/>
          <w:szCs w:val="23"/>
          <w:rPrChange w:id="4428" w:author="Menhorn Timo" w:date="2020-05-27T07:06:00Z">
            <w:rPr>
              <w:rFonts w:asciiTheme="majorHAnsi" w:hAnsiTheme="majorHAnsi" w:cstheme="majorHAnsi"/>
              <w:sz w:val="23"/>
              <w:szCs w:val="23"/>
            </w:rPr>
          </w:rPrChange>
        </w:rPr>
      </w:pPr>
    </w:p>
    <w:p w14:paraId="766AC019" w14:textId="740BC06B" w:rsidR="009A16BC" w:rsidRPr="005F1C32" w:rsidRDefault="009A16BC" w:rsidP="002145EE">
      <w:pPr>
        <w:tabs>
          <w:tab w:val="left" w:pos="1260"/>
        </w:tabs>
        <w:jc w:val="both"/>
        <w:rPr>
          <w:rFonts w:cstheme="minorHAnsi"/>
          <w:sz w:val="23"/>
          <w:szCs w:val="23"/>
          <w:rPrChange w:id="4429" w:author="Menhorn Timo" w:date="2020-05-27T07:06:00Z">
            <w:rPr>
              <w:rFonts w:asciiTheme="majorHAnsi" w:hAnsiTheme="majorHAnsi" w:cstheme="majorHAnsi"/>
              <w:sz w:val="23"/>
              <w:szCs w:val="23"/>
            </w:rPr>
          </w:rPrChange>
        </w:rPr>
      </w:pPr>
    </w:p>
    <w:sectPr w:rsidR="009A16BC" w:rsidRPr="005F1C32" w:rsidSect="009A61C9">
      <w:headerReference w:type="default" r:id="rId47"/>
      <w:footerReference w:type="default" r:id="rId4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A63FD" w14:textId="77777777" w:rsidR="002D77AD" w:rsidRDefault="002D77AD" w:rsidP="00D1162E">
      <w:pPr>
        <w:spacing w:after="0" w:line="240" w:lineRule="auto"/>
      </w:pPr>
      <w:r>
        <w:separator/>
      </w:r>
    </w:p>
  </w:endnote>
  <w:endnote w:type="continuationSeparator" w:id="0">
    <w:p w14:paraId="576BF6AB" w14:textId="77777777" w:rsidR="002D77AD" w:rsidRDefault="002D77AD" w:rsidP="00D11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NimbusSanL-Regu">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9229432"/>
      <w:docPartObj>
        <w:docPartGallery w:val="Page Numbers (Bottom of Page)"/>
        <w:docPartUnique/>
      </w:docPartObj>
    </w:sdtPr>
    <w:sdtContent>
      <w:sdt>
        <w:sdtPr>
          <w:id w:val="860082579"/>
          <w:docPartObj>
            <w:docPartGallery w:val="Page Numbers (Top of Page)"/>
            <w:docPartUnique/>
          </w:docPartObj>
        </w:sdtPr>
        <w:sdtContent>
          <w:p w14:paraId="2AE32896" w14:textId="77777777" w:rsidR="00435030" w:rsidRDefault="00435030" w:rsidP="0053043F">
            <w:pPr>
              <w:pStyle w:val="Fuzeile"/>
              <w:jc w:val="right"/>
            </w:pPr>
            <w:r>
              <w:rPr>
                <w:noProof/>
                <w:lang w:eastAsia="de-DE"/>
              </w:rPr>
              <w:drawing>
                <wp:anchor distT="0" distB="0" distL="114300" distR="114300" simplePos="0" relativeHeight="251657216" behindDoc="1" locked="0" layoutInCell="1" allowOverlap="1" wp14:anchorId="56F1F3AA" wp14:editId="1B1D9E6C">
                  <wp:simplePos x="0" y="0"/>
                  <wp:positionH relativeFrom="column">
                    <wp:posOffset>5284470</wp:posOffset>
                  </wp:positionH>
                  <wp:positionV relativeFrom="paragraph">
                    <wp:posOffset>108585</wp:posOffset>
                  </wp:positionV>
                  <wp:extent cx="1174115" cy="732790"/>
                  <wp:effectExtent l="0" t="0" r="6985" b="0"/>
                  <wp:wrapThrough wrapText="bothSides">
                    <wp:wrapPolygon edited="0">
                      <wp:start x="0" y="0"/>
                      <wp:lineTo x="0" y="20776"/>
                      <wp:lineTo x="21378" y="20776"/>
                      <wp:lineTo x="21378" y="0"/>
                      <wp:lineTo x="0" y="0"/>
                    </wp:wrapPolygon>
                  </wp:wrapThrough>
                  <wp:docPr id="4" name="Grafik 4" descr="C:\Users\S7F27H2\Pictures\Donat\Donat IT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7F27H2\Pictures\Donat\Donat IT Logo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4115" cy="7327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40"/>
              <w:gridCol w:w="3012"/>
            </w:tblGrid>
            <w:tr w:rsidR="00435030" w:rsidRPr="00101377" w14:paraId="02589CEA" w14:textId="77777777" w:rsidTr="0053043F">
              <w:tc>
                <w:tcPr>
                  <w:tcW w:w="3070" w:type="dxa"/>
                </w:tcPr>
                <w:p w14:paraId="6798BD29" w14:textId="23D596D5" w:rsidR="00435030" w:rsidRPr="00101377" w:rsidRDefault="00435030" w:rsidP="0053043F">
                  <w:pPr>
                    <w:pStyle w:val="Fuzeile"/>
                    <w:rPr>
                      <w:rFonts w:ascii="Calibri" w:hAnsi="Calibri" w:cs="Calibri"/>
                      <w:color w:val="7F7F7F"/>
                    </w:rPr>
                  </w:pPr>
                  <w:r>
                    <w:rPr>
                      <w:rFonts w:ascii="Calibri" w:hAnsi="Calibri" w:cs="Calibri"/>
                      <w:color w:val="7F7F7F"/>
                    </w:rPr>
                    <w:t>Timo Menhorn</w:t>
                  </w:r>
                </w:p>
              </w:tc>
              <w:tc>
                <w:tcPr>
                  <w:tcW w:w="3071" w:type="dxa"/>
                </w:tcPr>
                <w:p w14:paraId="699DB059" w14:textId="78893E7E" w:rsidR="00435030" w:rsidRPr="00101377" w:rsidRDefault="00435030" w:rsidP="0053043F">
                  <w:pPr>
                    <w:pStyle w:val="Fuzeile"/>
                    <w:jc w:val="center"/>
                    <w:rPr>
                      <w:rFonts w:ascii="Calibri" w:hAnsi="Calibri" w:cs="Calibri"/>
                      <w:color w:val="7F7F7F"/>
                    </w:rPr>
                  </w:pPr>
                  <w:r w:rsidRPr="00101377">
                    <w:rPr>
                      <w:rFonts w:ascii="Calibri" w:hAnsi="Calibri" w:cs="Calibri"/>
                      <w:color w:val="7F7F7F"/>
                    </w:rPr>
                    <w:t xml:space="preserve">Prüflingsnummer: </w:t>
                  </w:r>
                  <w:r w:rsidR="00A607CC">
                    <w:rPr>
                      <w:rFonts w:ascii="Calibri" w:hAnsi="Calibri" w:cs="Calibri"/>
                      <w:color w:val="7F7F7F"/>
                    </w:rPr>
                    <w:t>2026</w:t>
                  </w:r>
                </w:p>
              </w:tc>
              <w:tc>
                <w:tcPr>
                  <w:tcW w:w="3071" w:type="dxa"/>
                </w:tcPr>
                <w:p w14:paraId="61833A18" w14:textId="77777777" w:rsidR="00435030" w:rsidRPr="00101377" w:rsidRDefault="00435030" w:rsidP="0053043F">
                  <w:pPr>
                    <w:pStyle w:val="Fuzeile"/>
                    <w:jc w:val="right"/>
                    <w:rPr>
                      <w:rFonts w:ascii="Calibri" w:hAnsi="Calibri" w:cs="Calibri"/>
                      <w:color w:val="7F7F7F"/>
                    </w:rPr>
                  </w:pPr>
                  <w:r w:rsidRPr="00101377">
                    <w:rPr>
                      <w:rFonts w:ascii="Calibri" w:hAnsi="Calibri" w:cs="Calibri"/>
                      <w:color w:val="7F7F7F"/>
                    </w:rPr>
                    <w:t xml:space="preserve">Seite </w:t>
                  </w:r>
                  <w:r w:rsidRPr="00C309AC">
                    <w:rPr>
                      <w:rFonts w:ascii="Calibri" w:hAnsi="Calibri" w:cs="Calibri"/>
                      <w:b/>
                      <w:bCs/>
                      <w:color w:val="7F7F7F"/>
                    </w:rPr>
                    <w:fldChar w:fldCharType="begin"/>
                  </w:r>
                  <w:r w:rsidRPr="00C309AC">
                    <w:rPr>
                      <w:rFonts w:ascii="Calibri" w:hAnsi="Calibri" w:cs="Calibri"/>
                      <w:b/>
                      <w:bCs/>
                      <w:color w:val="7F7F7F"/>
                    </w:rPr>
                    <w:instrText>PAGE</w:instrText>
                  </w:r>
                  <w:r w:rsidRPr="00C309AC">
                    <w:rPr>
                      <w:rFonts w:ascii="Calibri" w:hAnsi="Calibri" w:cs="Calibri"/>
                      <w:b/>
                      <w:bCs/>
                      <w:color w:val="7F7F7F"/>
                    </w:rPr>
                    <w:fldChar w:fldCharType="separate"/>
                  </w:r>
                  <w:r>
                    <w:rPr>
                      <w:rFonts w:ascii="Calibri" w:hAnsi="Calibri" w:cs="Calibri"/>
                      <w:b/>
                      <w:bCs/>
                      <w:noProof/>
                      <w:color w:val="7F7F7F"/>
                    </w:rPr>
                    <w:t>22</w:t>
                  </w:r>
                  <w:r w:rsidRPr="00C309AC">
                    <w:rPr>
                      <w:rFonts w:ascii="Calibri" w:hAnsi="Calibri" w:cs="Calibri"/>
                      <w:b/>
                      <w:bCs/>
                      <w:color w:val="7F7F7F"/>
                    </w:rPr>
                    <w:fldChar w:fldCharType="end"/>
                  </w:r>
                  <w:r w:rsidRPr="00101377">
                    <w:rPr>
                      <w:rFonts w:ascii="Calibri" w:hAnsi="Calibri" w:cs="Calibri"/>
                      <w:color w:val="7F7F7F"/>
                    </w:rPr>
                    <w:t xml:space="preserve"> von </w:t>
                  </w:r>
                  <w:r w:rsidRPr="00C309AC">
                    <w:rPr>
                      <w:rFonts w:ascii="Calibri" w:hAnsi="Calibri" w:cs="Calibri"/>
                      <w:b/>
                      <w:bCs/>
                      <w:color w:val="7F7F7F"/>
                    </w:rPr>
                    <w:fldChar w:fldCharType="begin"/>
                  </w:r>
                  <w:r w:rsidRPr="00C309AC">
                    <w:rPr>
                      <w:rFonts w:ascii="Calibri" w:hAnsi="Calibri" w:cs="Calibri"/>
                      <w:b/>
                      <w:bCs/>
                      <w:color w:val="7F7F7F"/>
                    </w:rPr>
                    <w:instrText>NUMPAGES</w:instrText>
                  </w:r>
                  <w:r w:rsidRPr="00C309AC">
                    <w:rPr>
                      <w:rFonts w:ascii="Calibri" w:hAnsi="Calibri" w:cs="Calibri"/>
                      <w:b/>
                      <w:bCs/>
                      <w:color w:val="7F7F7F"/>
                    </w:rPr>
                    <w:fldChar w:fldCharType="separate"/>
                  </w:r>
                  <w:r>
                    <w:rPr>
                      <w:rFonts w:ascii="Calibri" w:hAnsi="Calibri" w:cs="Calibri"/>
                      <w:b/>
                      <w:bCs/>
                      <w:noProof/>
                      <w:color w:val="7F7F7F"/>
                    </w:rPr>
                    <w:t>25</w:t>
                  </w:r>
                  <w:r w:rsidRPr="00C309AC">
                    <w:rPr>
                      <w:rFonts w:ascii="Calibri" w:hAnsi="Calibri" w:cs="Calibri"/>
                      <w:b/>
                      <w:bCs/>
                      <w:color w:val="7F7F7F"/>
                    </w:rPr>
                    <w:fldChar w:fldCharType="end"/>
                  </w:r>
                </w:p>
              </w:tc>
            </w:tr>
          </w:tbl>
          <w:p w14:paraId="1C886998" w14:textId="77777777" w:rsidR="00435030" w:rsidRPr="0053043F" w:rsidRDefault="00435030" w:rsidP="0053043F">
            <w:pPr>
              <w:pStyle w:val="Fuzeile"/>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1AF8F" w14:textId="77777777" w:rsidR="002D77AD" w:rsidRDefault="002D77AD" w:rsidP="00D1162E">
      <w:pPr>
        <w:spacing w:after="0" w:line="240" w:lineRule="auto"/>
      </w:pPr>
      <w:r>
        <w:separator/>
      </w:r>
    </w:p>
  </w:footnote>
  <w:footnote w:type="continuationSeparator" w:id="0">
    <w:p w14:paraId="4E5D2F44" w14:textId="77777777" w:rsidR="002D77AD" w:rsidRDefault="002D77AD" w:rsidP="00D11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0277B" w14:textId="1994742B" w:rsidR="00435030" w:rsidRPr="00473718" w:rsidRDefault="00435030" w:rsidP="00473718">
    <w:pPr>
      <w:pStyle w:val="Kopfzeile"/>
    </w:pPr>
    <w:r w:rsidRPr="00473718">
      <w:rPr>
        <w:rFonts w:ascii="Calibri" w:hAnsi="Calibri" w:cs="Calibri"/>
        <w:b/>
        <w:color w:val="7F7F7F"/>
        <w:sz w:val="24"/>
      </w:rPr>
      <w:t>Entwicklung einer Web-Anwendung zur Projektantragsverwaltung mit JSON Datenbank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6625E"/>
    <w:multiLevelType w:val="multilevel"/>
    <w:tmpl w:val="E31A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16803"/>
    <w:multiLevelType w:val="hybridMultilevel"/>
    <w:tmpl w:val="29D05704"/>
    <w:lvl w:ilvl="0" w:tplc="0DB2D92E">
      <w:start w:val="10"/>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1611C7"/>
    <w:multiLevelType w:val="hybridMultilevel"/>
    <w:tmpl w:val="631ED9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72B1B81"/>
    <w:multiLevelType w:val="multilevel"/>
    <w:tmpl w:val="3A6A5842"/>
    <w:numStyleLink w:val="Formatvorlage1"/>
  </w:abstractNum>
  <w:abstractNum w:abstractNumId="4" w15:restartNumberingAfterBreak="0">
    <w:nsid w:val="09E367C2"/>
    <w:multiLevelType w:val="hybridMultilevel"/>
    <w:tmpl w:val="C194C136"/>
    <w:lvl w:ilvl="0" w:tplc="D7A43334">
      <w:start w:val="1"/>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7F3F92"/>
    <w:multiLevelType w:val="hybridMultilevel"/>
    <w:tmpl w:val="04B0391E"/>
    <w:lvl w:ilvl="0" w:tplc="208052FC">
      <w:start w:val="8"/>
      <w:numFmt w:val="decimal"/>
      <w:lvlText w:val="%1"/>
      <w:lvlJc w:val="left"/>
      <w:pPr>
        <w:ind w:left="720" w:hanging="360"/>
      </w:pPr>
      <w:rPr>
        <w:rFonts w:ascii="Calibri" w:eastAsiaTheme="minorHAnsi" w:hAnsi="Calibri" w:cs="Calibri" w:hint="default"/>
        <w:color w:val="6682A4"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E05773"/>
    <w:multiLevelType w:val="hybridMultilevel"/>
    <w:tmpl w:val="325EC518"/>
    <w:lvl w:ilvl="0" w:tplc="2DCAFE0A">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50479E3"/>
    <w:multiLevelType w:val="multilevel"/>
    <w:tmpl w:val="3A6A5842"/>
    <w:numStyleLink w:val="Formatvorlage1"/>
  </w:abstractNum>
  <w:abstractNum w:abstractNumId="8" w15:restartNumberingAfterBreak="0">
    <w:nsid w:val="152D1034"/>
    <w:multiLevelType w:val="hybridMultilevel"/>
    <w:tmpl w:val="E3944268"/>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77" w:hanging="357"/>
      </w:pPr>
      <w:rPr>
        <w:rFonts w:ascii="Wingdings" w:hAnsi="Wingdings"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1B971B27"/>
    <w:multiLevelType w:val="hybridMultilevel"/>
    <w:tmpl w:val="36304854"/>
    <w:lvl w:ilvl="0" w:tplc="F72CE52C">
      <w:start w:val="1"/>
      <w:numFmt w:val="bullet"/>
      <w:lvlText w:val=""/>
      <w:lvlJc w:val="left"/>
      <w:pPr>
        <w:ind w:left="360" w:hanging="360"/>
      </w:pPr>
      <w:rPr>
        <w:rFonts w:ascii="Wingdings 3" w:hAnsi="Wingdings 3"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1BEB4DCD"/>
    <w:multiLevelType w:val="hybridMultilevel"/>
    <w:tmpl w:val="2E44628A"/>
    <w:lvl w:ilvl="0" w:tplc="234092DA">
      <w:numFmt w:val="bullet"/>
      <w:lvlText w:val="-"/>
      <w:lvlJc w:val="left"/>
      <w:pPr>
        <w:ind w:left="720" w:hanging="360"/>
      </w:pPr>
      <w:rPr>
        <w:rFonts w:ascii="NimbusSanL-Regu" w:eastAsiaTheme="minorHAnsi" w:hAnsi="NimbusSanL-Regu" w:cs="NimbusSanL-Regu"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15:restartNumberingAfterBreak="0">
    <w:nsid w:val="20C56DDC"/>
    <w:multiLevelType w:val="multilevel"/>
    <w:tmpl w:val="3A6A5842"/>
    <w:numStyleLink w:val="Formatvorlage1"/>
  </w:abstractNum>
  <w:abstractNum w:abstractNumId="12" w15:restartNumberingAfterBreak="0">
    <w:nsid w:val="23610009"/>
    <w:multiLevelType w:val="hybridMultilevel"/>
    <w:tmpl w:val="EE3C2E38"/>
    <w:lvl w:ilvl="0" w:tplc="65F256DC">
      <w:start w:val="1"/>
      <w:numFmt w:val="decimal"/>
      <w:lvlText w:val="%1."/>
      <w:lvlJc w:val="left"/>
      <w:pPr>
        <w:ind w:left="360" w:hanging="360"/>
      </w:pPr>
      <w:rPr>
        <w:b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4191520"/>
    <w:multiLevelType w:val="hybridMultilevel"/>
    <w:tmpl w:val="B950B476"/>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265D6832"/>
    <w:multiLevelType w:val="hybridMultilevel"/>
    <w:tmpl w:val="1B34D9C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15:restartNumberingAfterBreak="0">
    <w:nsid w:val="27693191"/>
    <w:multiLevelType w:val="hybridMultilevel"/>
    <w:tmpl w:val="94343D84"/>
    <w:lvl w:ilvl="0" w:tplc="F72CE52C">
      <w:start w:val="1"/>
      <w:numFmt w:val="bullet"/>
      <w:lvlText w:val=""/>
      <w:lvlJc w:val="left"/>
      <w:pPr>
        <w:ind w:left="360" w:hanging="360"/>
      </w:pPr>
      <w:rPr>
        <w:rFonts w:ascii="Wingdings 3" w:hAnsi="Wingdings 3"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2C196AAA"/>
    <w:multiLevelType w:val="hybridMultilevel"/>
    <w:tmpl w:val="E174BB3A"/>
    <w:lvl w:ilvl="0" w:tplc="04070005">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2EC5095C"/>
    <w:multiLevelType w:val="hybridMultilevel"/>
    <w:tmpl w:val="869EC314"/>
    <w:lvl w:ilvl="0" w:tplc="0DB2D92E">
      <w:start w:val="10"/>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6E3B98"/>
    <w:multiLevelType w:val="multilevel"/>
    <w:tmpl w:val="3A6A5842"/>
    <w:numStyleLink w:val="Formatvorlage1"/>
  </w:abstractNum>
  <w:abstractNum w:abstractNumId="19" w15:restartNumberingAfterBreak="0">
    <w:nsid w:val="33255AA0"/>
    <w:multiLevelType w:val="hybridMultilevel"/>
    <w:tmpl w:val="E466DB7E"/>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38D5779D"/>
    <w:multiLevelType w:val="hybridMultilevel"/>
    <w:tmpl w:val="A2B6BFEC"/>
    <w:lvl w:ilvl="0" w:tplc="A96E643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C9B4809"/>
    <w:multiLevelType w:val="multilevel"/>
    <w:tmpl w:val="65503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95543"/>
    <w:multiLevelType w:val="hybridMultilevel"/>
    <w:tmpl w:val="FE3CFD02"/>
    <w:lvl w:ilvl="0" w:tplc="F808E52C">
      <w:start w:val="1"/>
      <w:numFmt w:val="bullet"/>
      <w:lvlText w:val=""/>
      <w:lvlJc w:val="left"/>
      <w:pPr>
        <w:ind w:left="720" w:hanging="360"/>
      </w:pPr>
      <w:rPr>
        <w:rFonts w:ascii="Wingdings" w:hAnsi="Wingdings" w:hint="default"/>
        <w:color w:val="FF0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8A208E"/>
    <w:multiLevelType w:val="hybridMultilevel"/>
    <w:tmpl w:val="E480AD82"/>
    <w:lvl w:ilvl="0" w:tplc="04070001">
      <w:start w:val="1"/>
      <w:numFmt w:val="bullet"/>
      <w:lvlText w:val=""/>
      <w:lvlJc w:val="left"/>
      <w:pPr>
        <w:ind w:left="360" w:hanging="360"/>
      </w:pPr>
      <w:rPr>
        <w:rFonts w:ascii="Symbol" w:hAnsi="Symbol" w:hint="default"/>
      </w:rPr>
    </w:lvl>
    <w:lvl w:ilvl="1" w:tplc="04070005">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42BB4932"/>
    <w:multiLevelType w:val="hybridMultilevel"/>
    <w:tmpl w:val="E9ACE8C2"/>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80" w:hanging="360"/>
      </w:pPr>
      <w:rPr>
        <w:rFonts w:ascii="Wingdings" w:hAnsi="Wingdings" w:hint="default"/>
      </w:rPr>
    </w:lvl>
    <w:lvl w:ilvl="2" w:tplc="2DCAFE0A">
      <w:start w:val="5"/>
      <w:numFmt w:val="bullet"/>
      <w:lvlText w:val="-"/>
      <w:lvlJc w:val="left"/>
      <w:pPr>
        <w:ind w:left="1800" w:hanging="360"/>
      </w:pPr>
      <w:rPr>
        <w:rFonts w:ascii="Calibri" w:eastAsiaTheme="minorHAnsi" w:hAnsi="Calibri" w:cs="Calibri" w:hint="default"/>
      </w:rPr>
    </w:lvl>
    <w:lvl w:ilvl="3" w:tplc="0DB2D92E">
      <w:start w:val="10"/>
      <w:numFmt w:val="bullet"/>
      <w:lvlText w:val=""/>
      <w:lvlJc w:val="left"/>
      <w:pPr>
        <w:ind w:left="2520" w:hanging="360"/>
      </w:pPr>
      <w:rPr>
        <w:rFonts w:ascii="Wingdings" w:eastAsiaTheme="minorHAnsi" w:hAnsi="Wingdings" w:cs="Calibri"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8005A7B"/>
    <w:multiLevelType w:val="hybridMultilevel"/>
    <w:tmpl w:val="8B6C3E0E"/>
    <w:lvl w:ilvl="0" w:tplc="EF6487C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7318FD"/>
    <w:multiLevelType w:val="multilevel"/>
    <w:tmpl w:val="3A6A5842"/>
    <w:styleLink w:val="Formatvorlage1"/>
    <w:lvl w:ilvl="0">
      <w:start w:val="1"/>
      <w:numFmt w:val="decimal"/>
      <w:lvlText w:val="WQ%1)"/>
      <w:lvlJc w:val="left"/>
      <w:pPr>
        <w:ind w:left="357" w:hanging="35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A765CBA"/>
    <w:multiLevelType w:val="hybridMultilevel"/>
    <w:tmpl w:val="065AF408"/>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28" w15:restartNumberingAfterBreak="0">
    <w:nsid w:val="4C550BEA"/>
    <w:multiLevelType w:val="multilevel"/>
    <w:tmpl w:val="AA38C7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32"/>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15:restartNumberingAfterBreak="0">
    <w:nsid w:val="4F983E12"/>
    <w:multiLevelType w:val="multilevel"/>
    <w:tmpl w:val="5120A46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CA5126"/>
    <w:multiLevelType w:val="hybridMultilevel"/>
    <w:tmpl w:val="87AC4798"/>
    <w:lvl w:ilvl="0" w:tplc="F3A6E824">
      <w:start w:val="1"/>
      <w:numFmt w:val="bullet"/>
      <w:lvlText w:val=""/>
      <w:lvlJc w:val="left"/>
      <w:pPr>
        <w:ind w:left="720" w:hanging="360"/>
      </w:pPr>
      <w:rPr>
        <w:rFonts w:ascii="Wingdings" w:hAnsi="Wingdings" w:hint="default"/>
        <w:color w:val="00B05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26410DC"/>
    <w:multiLevelType w:val="multilevel"/>
    <w:tmpl w:val="3A6A5842"/>
    <w:numStyleLink w:val="Formatvorlage1"/>
  </w:abstractNum>
  <w:abstractNum w:abstractNumId="32" w15:restartNumberingAfterBreak="0">
    <w:nsid w:val="550C6D2C"/>
    <w:multiLevelType w:val="multilevel"/>
    <w:tmpl w:val="0B82BA70"/>
    <w:numStyleLink w:val="Formatvorlage2"/>
  </w:abstractNum>
  <w:abstractNum w:abstractNumId="33" w15:restartNumberingAfterBreak="0">
    <w:nsid w:val="59781D72"/>
    <w:multiLevelType w:val="multilevel"/>
    <w:tmpl w:val="0B82BA70"/>
    <w:styleLink w:val="Formatvorlage2"/>
    <w:lvl w:ilvl="0">
      <w:start w:val="1"/>
      <w:numFmt w:val="decimal"/>
      <w:lvlText w:val="BQ%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4" w15:restartNumberingAfterBreak="0">
    <w:nsid w:val="5ECB548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D27856"/>
    <w:multiLevelType w:val="hybridMultilevel"/>
    <w:tmpl w:val="BA084B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0433D2E"/>
    <w:multiLevelType w:val="hybridMultilevel"/>
    <w:tmpl w:val="26725F08"/>
    <w:lvl w:ilvl="0" w:tplc="9FAC1E3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C95FE7"/>
    <w:multiLevelType w:val="hybridMultilevel"/>
    <w:tmpl w:val="35FEA224"/>
    <w:lvl w:ilvl="0" w:tplc="E1D8A338">
      <w:start w:val="2"/>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FFD0076"/>
    <w:multiLevelType w:val="multilevel"/>
    <w:tmpl w:val="3A6A5842"/>
    <w:numStyleLink w:val="Formatvorlage1"/>
  </w:abstractNum>
  <w:abstractNum w:abstractNumId="39" w15:restartNumberingAfterBreak="0">
    <w:nsid w:val="725E43EE"/>
    <w:multiLevelType w:val="hybridMultilevel"/>
    <w:tmpl w:val="D9645D98"/>
    <w:lvl w:ilvl="0" w:tplc="1EB6832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6DA4DDA"/>
    <w:multiLevelType w:val="multilevel"/>
    <w:tmpl w:val="0B82BA70"/>
    <w:numStyleLink w:val="Formatvorlage2"/>
  </w:abstractNum>
  <w:abstractNum w:abstractNumId="41" w15:restartNumberingAfterBreak="0">
    <w:nsid w:val="784002D3"/>
    <w:multiLevelType w:val="multilevel"/>
    <w:tmpl w:val="0B82BA70"/>
    <w:numStyleLink w:val="Formatvorlage2"/>
  </w:abstractNum>
  <w:num w:numId="1">
    <w:abstractNumId w:val="10"/>
  </w:num>
  <w:num w:numId="2">
    <w:abstractNumId w:val="10"/>
  </w:num>
  <w:num w:numId="3">
    <w:abstractNumId w:val="12"/>
  </w:num>
  <w:num w:numId="4">
    <w:abstractNumId w:val="29"/>
  </w:num>
  <w:num w:numId="5">
    <w:abstractNumId w:val="34"/>
  </w:num>
  <w:num w:numId="6">
    <w:abstractNumId w:val="28"/>
  </w:num>
  <w:num w:numId="7">
    <w:abstractNumId w:val="23"/>
  </w:num>
  <w:num w:numId="8">
    <w:abstractNumId w:val="30"/>
  </w:num>
  <w:num w:numId="9">
    <w:abstractNumId w:val="22"/>
  </w:num>
  <w:num w:numId="10">
    <w:abstractNumId w:val="14"/>
  </w:num>
  <w:num w:numId="11">
    <w:abstractNumId w:val="19"/>
  </w:num>
  <w:num w:numId="12">
    <w:abstractNumId w:val="13"/>
  </w:num>
  <w:num w:numId="13">
    <w:abstractNumId w:val="24"/>
  </w:num>
  <w:num w:numId="14">
    <w:abstractNumId w:val="8"/>
  </w:num>
  <w:num w:numId="15">
    <w:abstractNumId w:val="27"/>
  </w:num>
  <w:num w:numId="16">
    <w:abstractNumId w:val="9"/>
  </w:num>
  <w:num w:numId="17">
    <w:abstractNumId w:val="15"/>
  </w:num>
  <w:num w:numId="18">
    <w:abstractNumId w:val="4"/>
  </w:num>
  <w:num w:numId="19">
    <w:abstractNumId w:val="1"/>
  </w:num>
  <w:num w:numId="20">
    <w:abstractNumId w:val="17"/>
  </w:num>
  <w:num w:numId="21">
    <w:abstractNumId w:val="6"/>
  </w:num>
  <w:num w:numId="22">
    <w:abstractNumId w:val="37"/>
  </w:num>
  <w:num w:numId="23">
    <w:abstractNumId w:val="16"/>
  </w:num>
  <w:num w:numId="24">
    <w:abstractNumId w:val="21"/>
  </w:num>
  <w:num w:numId="25">
    <w:abstractNumId w:val="5"/>
  </w:num>
  <w:num w:numId="26">
    <w:abstractNumId w:val="39"/>
  </w:num>
  <w:num w:numId="27">
    <w:abstractNumId w:val="36"/>
  </w:num>
  <w:num w:numId="28">
    <w:abstractNumId w:val="20"/>
  </w:num>
  <w:num w:numId="29">
    <w:abstractNumId w:val="25"/>
  </w:num>
  <w:num w:numId="30">
    <w:abstractNumId w:val="31"/>
  </w:num>
  <w:num w:numId="31">
    <w:abstractNumId w:val="26"/>
  </w:num>
  <w:num w:numId="32">
    <w:abstractNumId w:val="7"/>
  </w:num>
  <w:num w:numId="33">
    <w:abstractNumId w:val="33"/>
  </w:num>
  <w:num w:numId="34">
    <w:abstractNumId w:val="41"/>
  </w:num>
  <w:num w:numId="35">
    <w:abstractNumId w:val="32"/>
  </w:num>
  <w:num w:numId="36">
    <w:abstractNumId w:val="3"/>
  </w:num>
  <w:num w:numId="37">
    <w:abstractNumId w:val="40"/>
  </w:num>
  <w:num w:numId="38">
    <w:abstractNumId w:val="38"/>
  </w:num>
  <w:num w:numId="39">
    <w:abstractNumId w:val="11"/>
  </w:num>
  <w:num w:numId="40">
    <w:abstractNumId w:val="2"/>
  </w:num>
  <w:num w:numId="41">
    <w:abstractNumId w:val="18"/>
  </w:num>
  <w:num w:numId="42">
    <w:abstractNumId w:val="0"/>
  </w:num>
  <w:num w:numId="43">
    <w:abstractNumId w:val="35"/>
  </w:num>
  <w:num w:numId="44">
    <w:abstractNumId w:val="28"/>
  </w:num>
  <w:num w:numId="45">
    <w:abstractNumId w:val="28"/>
  </w:num>
  <w:num w:numId="46">
    <w:abstractNumId w:val="28"/>
  </w:num>
  <w:num w:numId="47">
    <w:abstractNumId w:val="28"/>
  </w:num>
  <w:num w:numId="48">
    <w:abstractNumId w:val="28"/>
  </w:num>
  <w:num w:numId="49">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nhorn Timo">
    <w15:presenceInfo w15:providerId="AD" w15:userId="S-1-5-21-3603601493-962600862-3134992466-2916"/>
  </w15:person>
  <w15:person w15:author="Brinkmann Jan">
    <w15:presenceInfo w15:providerId="AD" w15:userId="S-1-5-21-3603601493-962600862-3134992466-30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5C7"/>
    <w:rsid w:val="00000F0F"/>
    <w:rsid w:val="000012A0"/>
    <w:rsid w:val="00004633"/>
    <w:rsid w:val="00005693"/>
    <w:rsid w:val="00013E7E"/>
    <w:rsid w:val="0001434E"/>
    <w:rsid w:val="00014D89"/>
    <w:rsid w:val="00016AFC"/>
    <w:rsid w:val="00020586"/>
    <w:rsid w:val="000212A2"/>
    <w:rsid w:val="000214D6"/>
    <w:rsid w:val="000224DB"/>
    <w:rsid w:val="00025AE1"/>
    <w:rsid w:val="00030AD9"/>
    <w:rsid w:val="00030C6E"/>
    <w:rsid w:val="000325A7"/>
    <w:rsid w:val="000326CB"/>
    <w:rsid w:val="00036989"/>
    <w:rsid w:val="00036FBF"/>
    <w:rsid w:val="00037AD4"/>
    <w:rsid w:val="00041F30"/>
    <w:rsid w:val="000529D2"/>
    <w:rsid w:val="00061FC6"/>
    <w:rsid w:val="0006338B"/>
    <w:rsid w:val="00065AC3"/>
    <w:rsid w:val="00067D7A"/>
    <w:rsid w:val="0007247B"/>
    <w:rsid w:val="000821DB"/>
    <w:rsid w:val="00087587"/>
    <w:rsid w:val="0008773D"/>
    <w:rsid w:val="00090AD5"/>
    <w:rsid w:val="00094651"/>
    <w:rsid w:val="000955FA"/>
    <w:rsid w:val="00095BDE"/>
    <w:rsid w:val="000A2B02"/>
    <w:rsid w:val="000A360C"/>
    <w:rsid w:val="000A61B2"/>
    <w:rsid w:val="000B4775"/>
    <w:rsid w:val="000B4D62"/>
    <w:rsid w:val="000B5ED4"/>
    <w:rsid w:val="000B785F"/>
    <w:rsid w:val="000D2F3D"/>
    <w:rsid w:val="000D702B"/>
    <w:rsid w:val="000E1DB6"/>
    <w:rsid w:val="000E4395"/>
    <w:rsid w:val="000E559A"/>
    <w:rsid w:val="0010085A"/>
    <w:rsid w:val="00101377"/>
    <w:rsid w:val="00107963"/>
    <w:rsid w:val="001106AA"/>
    <w:rsid w:val="00110E7F"/>
    <w:rsid w:val="001135C4"/>
    <w:rsid w:val="001141DF"/>
    <w:rsid w:val="00122FF9"/>
    <w:rsid w:val="0012312A"/>
    <w:rsid w:val="00126D5C"/>
    <w:rsid w:val="00127674"/>
    <w:rsid w:val="001303C1"/>
    <w:rsid w:val="001356FC"/>
    <w:rsid w:val="001401CE"/>
    <w:rsid w:val="001409EF"/>
    <w:rsid w:val="001474F5"/>
    <w:rsid w:val="00147C0D"/>
    <w:rsid w:val="00152578"/>
    <w:rsid w:val="001525B8"/>
    <w:rsid w:val="00154205"/>
    <w:rsid w:val="001566A6"/>
    <w:rsid w:val="00157A1F"/>
    <w:rsid w:val="00157F1C"/>
    <w:rsid w:val="00165F9C"/>
    <w:rsid w:val="001714A9"/>
    <w:rsid w:val="001716BB"/>
    <w:rsid w:val="00174E62"/>
    <w:rsid w:val="0017618D"/>
    <w:rsid w:val="0018039F"/>
    <w:rsid w:val="00181FE3"/>
    <w:rsid w:val="001938C7"/>
    <w:rsid w:val="001941EE"/>
    <w:rsid w:val="00195645"/>
    <w:rsid w:val="00196D33"/>
    <w:rsid w:val="001971FD"/>
    <w:rsid w:val="001A1BE3"/>
    <w:rsid w:val="001A3661"/>
    <w:rsid w:val="001A47AC"/>
    <w:rsid w:val="001A4ED4"/>
    <w:rsid w:val="001A678D"/>
    <w:rsid w:val="001B6FEF"/>
    <w:rsid w:val="001B73AF"/>
    <w:rsid w:val="001E0D7E"/>
    <w:rsid w:val="001E7035"/>
    <w:rsid w:val="001F05EE"/>
    <w:rsid w:val="0020043F"/>
    <w:rsid w:val="00201F65"/>
    <w:rsid w:val="002074D4"/>
    <w:rsid w:val="00211280"/>
    <w:rsid w:val="002145EE"/>
    <w:rsid w:val="00216C26"/>
    <w:rsid w:val="0022243E"/>
    <w:rsid w:val="00226DCD"/>
    <w:rsid w:val="002270FE"/>
    <w:rsid w:val="002326EB"/>
    <w:rsid w:val="0024447D"/>
    <w:rsid w:val="002475AF"/>
    <w:rsid w:val="00251700"/>
    <w:rsid w:val="002549C6"/>
    <w:rsid w:val="002672A2"/>
    <w:rsid w:val="00270CC1"/>
    <w:rsid w:val="00274F19"/>
    <w:rsid w:val="002750D1"/>
    <w:rsid w:val="002768CC"/>
    <w:rsid w:val="002873D5"/>
    <w:rsid w:val="00295FD3"/>
    <w:rsid w:val="002960DC"/>
    <w:rsid w:val="002A592F"/>
    <w:rsid w:val="002B3787"/>
    <w:rsid w:val="002B61A1"/>
    <w:rsid w:val="002B670E"/>
    <w:rsid w:val="002C66C8"/>
    <w:rsid w:val="002C674F"/>
    <w:rsid w:val="002C78E6"/>
    <w:rsid w:val="002C7B5A"/>
    <w:rsid w:val="002D0923"/>
    <w:rsid w:val="002D22CC"/>
    <w:rsid w:val="002D4FEC"/>
    <w:rsid w:val="002D5563"/>
    <w:rsid w:val="002D77AD"/>
    <w:rsid w:val="002E16EB"/>
    <w:rsid w:val="002F292C"/>
    <w:rsid w:val="002F311C"/>
    <w:rsid w:val="002F330B"/>
    <w:rsid w:val="002F4876"/>
    <w:rsid w:val="002F4B59"/>
    <w:rsid w:val="002F5C94"/>
    <w:rsid w:val="002F6680"/>
    <w:rsid w:val="0030093D"/>
    <w:rsid w:val="00303BD7"/>
    <w:rsid w:val="003042E4"/>
    <w:rsid w:val="003164D5"/>
    <w:rsid w:val="0031784C"/>
    <w:rsid w:val="00317B02"/>
    <w:rsid w:val="00320E72"/>
    <w:rsid w:val="003234BC"/>
    <w:rsid w:val="00332D91"/>
    <w:rsid w:val="003359F3"/>
    <w:rsid w:val="003477A3"/>
    <w:rsid w:val="0034786C"/>
    <w:rsid w:val="00351DE6"/>
    <w:rsid w:val="00352550"/>
    <w:rsid w:val="00354C4F"/>
    <w:rsid w:val="00360923"/>
    <w:rsid w:val="0036156E"/>
    <w:rsid w:val="00363652"/>
    <w:rsid w:val="0037157D"/>
    <w:rsid w:val="00372DCC"/>
    <w:rsid w:val="00382D9E"/>
    <w:rsid w:val="00393CC0"/>
    <w:rsid w:val="00394090"/>
    <w:rsid w:val="00395148"/>
    <w:rsid w:val="0039624A"/>
    <w:rsid w:val="00396DA2"/>
    <w:rsid w:val="003A223F"/>
    <w:rsid w:val="003A720E"/>
    <w:rsid w:val="003A725B"/>
    <w:rsid w:val="003B0BF4"/>
    <w:rsid w:val="003B401B"/>
    <w:rsid w:val="003B6F0E"/>
    <w:rsid w:val="003C4007"/>
    <w:rsid w:val="003D187A"/>
    <w:rsid w:val="003D1B24"/>
    <w:rsid w:val="003D2FBE"/>
    <w:rsid w:val="003D31C4"/>
    <w:rsid w:val="003D34CD"/>
    <w:rsid w:val="003D5715"/>
    <w:rsid w:val="003E13A1"/>
    <w:rsid w:val="003E1D2B"/>
    <w:rsid w:val="003E55AC"/>
    <w:rsid w:val="003E721E"/>
    <w:rsid w:val="003F284D"/>
    <w:rsid w:val="003F2FDE"/>
    <w:rsid w:val="003F36D6"/>
    <w:rsid w:val="003F3F36"/>
    <w:rsid w:val="003F58AF"/>
    <w:rsid w:val="003F7407"/>
    <w:rsid w:val="00405543"/>
    <w:rsid w:val="004061B9"/>
    <w:rsid w:val="00412AE9"/>
    <w:rsid w:val="00420473"/>
    <w:rsid w:val="004212C0"/>
    <w:rsid w:val="00424D42"/>
    <w:rsid w:val="00425CDC"/>
    <w:rsid w:val="00435030"/>
    <w:rsid w:val="00440CEC"/>
    <w:rsid w:val="0044310C"/>
    <w:rsid w:val="00445624"/>
    <w:rsid w:val="0045758F"/>
    <w:rsid w:val="0045793A"/>
    <w:rsid w:val="00464746"/>
    <w:rsid w:val="00471C29"/>
    <w:rsid w:val="00473557"/>
    <w:rsid w:val="00473718"/>
    <w:rsid w:val="00487D54"/>
    <w:rsid w:val="004940EF"/>
    <w:rsid w:val="0049691F"/>
    <w:rsid w:val="004A0000"/>
    <w:rsid w:val="004A2ACE"/>
    <w:rsid w:val="004A4B18"/>
    <w:rsid w:val="004B4A5E"/>
    <w:rsid w:val="004B5937"/>
    <w:rsid w:val="004B6653"/>
    <w:rsid w:val="004C00C1"/>
    <w:rsid w:val="004C0CAE"/>
    <w:rsid w:val="004C15AC"/>
    <w:rsid w:val="004C206D"/>
    <w:rsid w:val="004C2263"/>
    <w:rsid w:val="004C2D9A"/>
    <w:rsid w:val="004C2F35"/>
    <w:rsid w:val="004C323C"/>
    <w:rsid w:val="004C498E"/>
    <w:rsid w:val="004C7EF3"/>
    <w:rsid w:val="004D0BFD"/>
    <w:rsid w:val="004D12C7"/>
    <w:rsid w:val="004D324A"/>
    <w:rsid w:val="004E2F04"/>
    <w:rsid w:val="004F0FF2"/>
    <w:rsid w:val="005069C1"/>
    <w:rsid w:val="00506BFA"/>
    <w:rsid w:val="0051508F"/>
    <w:rsid w:val="00517246"/>
    <w:rsid w:val="00523318"/>
    <w:rsid w:val="00526877"/>
    <w:rsid w:val="0053043F"/>
    <w:rsid w:val="00537DA6"/>
    <w:rsid w:val="00540033"/>
    <w:rsid w:val="00551BE4"/>
    <w:rsid w:val="0056006C"/>
    <w:rsid w:val="0056636A"/>
    <w:rsid w:val="005664BF"/>
    <w:rsid w:val="0057410E"/>
    <w:rsid w:val="005756F5"/>
    <w:rsid w:val="00591926"/>
    <w:rsid w:val="00592167"/>
    <w:rsid w:val="005949A4"/>
    <w:rsid w:val="005A26D4"/>
    <w:rsid w:val="005A4190"/>
    <w:rsid w:val="005A653E"/>
    <w:rsid w:val="005B0AEA"/>
    <w:rsid w:val="005B1531"/>
    <w:rsid w:val="005B2E26"/>
    <w:rsid w:val="005B4788"/>
    <w:rsid w:val="005B581E"/>
    <w:rsid w:val="005C4623"/>
    <w:rsid w:val="005D09C5"/>
    <w:rsid w:val="005D54CD"/>
    <w:rsid w:val="005E135F"/>
    <w:rsid w:val="005E245E"/>
    <w:rsid w:val="005E2764"/>
    <w:rsid w:val="005E2959"/>
    <w:rsid w:val="005E3144"/>
    <w:rsid w:val="005E3606"/>
    <w:rsid w:val="005E5FE1"/>
    <w:rsid w:val="005F1C32"/>
    <w:rsid w:val="005F231B"/>
    <w:rsid w:val="005F24BC"/>
    <w:rsid w:val="005F2508"/>
    <w:rsid w:val="005F44E4"/>
    <w:rsid w:val="00603640"/>
    <w:rsid w:val="00604A4F"/>
    <w:rsid w:val="006063B5"/>
    <w:rsid w:val="00613759"/>
    <w:rsid w:val="00613C64"/>
    <w:rsid w:val="00614436"/>
    <w:rsid w:val="00615372"/>
    <w:rsid w:val="006156ED"/>
    <w:rsid w:val="00616E43"/>
    <w:rsid w:val="00617555"/>
    <w:rsid w:val="00623F8F"/>
    <w:rsid w:val="00626A19"/>
    <w:rsid w:val="00627248"/>
    <w:rsid w:val="006308CB"/>
    <w:rsid w:val="00641870"/>
    <w:rsid w:val="00643A26"/>
    <w:rsid w:val="0064635D"/>
    <w:rsid w:val="006467C3"/>
    <w:rsid w:val="0065409F"/>
    <w:rsid w:val="006542F1"/>
    <w:rsid w:val="00654641"/>
    <w:rsid w:val="006560D1"/>
    <w:rsid w:val="0065639F"/>
    <w:rsid w:val="00657C21"/>
    <w:rsid w:val="00671985"/>
    <w:rsid w:val="0067230B"/>
    <w:rsid w:val="00681C84"/>
    <w:rsid w:val="0068360F"/>
    <w:rsid w:val="006867E8"/>
    <w:rsid w:val="00687C15"/>
    <w:rsid w:val="006915B5"/>
    <w:rsid w:val="00695795"/>
    <w:rsid w:val="006A0BF5"/>
    <w:rsid w:val="006A1226"/>
    <w:rsid w:val="006A1922"/>
    <w:rsid w:val="006A65A3"/>
    <w:rsid w:val="006B0552"/>
    <w:rsid w:val="006B0751"/>
    <w:rsid w:val="006B12F7"/>
    <w:rsid w:val="006B5AD4"/>
    <w:rsid w:val="006B5CAD"/>
    <w:rsid w:val="006B70C8"/>
    <w:rsid w:val="006C6A4D"/>
    <w:rsid w:val="006D0514"/>
    <w:rsid w:val="006D13ED"/>
    <w:rsid w:val="006D464D"/>
    <w:rsid w:val="006E180A"/>
    <w:rsid w:val="006E2570"/>
    <w:rsid w:val="006E3535"/>
    <w:rsid w:val="006E38C2"/>
    <w:rsid w:val="006E4BA8"/>
    <w:rsid w:val="006E6EA7"/>
    <w:rsid w:val="006F09A3"/>
    <w:rsid w:val="006F1973"/>
    <w:rsid w:val="006F39DA"/>
    <w:rsid w:val="00704ED1"/>
    <w:rsid w:val="00705640"/>
    <w:rsid w:val="007106FD"/>
    <w:rsid w:val="00711DAE"/>
    <w:rsid w:val="007140AB"/>
    <w:rsid w:val="007161E2"/>
    <w:rsid w:val="00717EC5"/>
    <w:rsid w:val="00722D5D"/>
    <w:rsid w:val="00733643"/>
    <w:rsid w:val="007371AD"/>
    <w:rsid w:val="00742233"/>
    <w:rsid w:val="00742AAA"/>
    <w:rsid w:val="0074694B"/>
    <w:rsid w:val="00752201"/>
    <w:rsid w:val="0075264C"/>
    <w:rsid w:val="007534D6"/>
    <w:rsid w:val="0075499D"/>
    <w:rsid w:val="00761E59"/>
    <w:rsid w:val="0077004C"/>
    <w:rsid w:val="0077550B"/>
    <w:rsid w:val="007801E2"/>
    <w:rsid w:val="00780FF6"/>
    <w:rsid w:val="00782C3F"/>
    <w:rsid w:val="007846AF"/>
    <w:rsid w:val="0079334C"/>
    <w:rsid w:val="00796498"/>
    <w:rsid w:val="007A02C1"/>
    <w:rsid w:val="007A0A7D"/>
    <w:rsid w:val="007A5277"/>
    <w:rsid w:val="007A5E49"/>
    <w:rsid w:val="007A6835"/>
    <w:rsid w:val="007C0792"/>
    <w:rsid w:val="007C1099"/>
    <w:rsid w:val="007C1830"/>
    <w:rsid w:val="007C2CF9"/>
    <w:rsid w:val="007C36C3"/>
    <w:rsid w:val="007C45A9"/>
    <w:rsid w:val="007C5AD1"/>
    <w:rsid w:val="007C5F29"/>
    <w:rsid w:val="007C68F2"/>
    <w:rsid w:val="007D1965"/>
    <w:rsid w:val="007D4C33"/>
    <w:rsid w:val="007D5DFA"/>
    <w:rsid w:val="007D7C8D"/>
    <w:rsid w:val="007E3D28"/>
    <w:rsid w:val="007E42E4"/>
    <w:rsid w:val="007F0BF2"/>
    <w:rsid w:val="007F6488"/>
    <w:rsid w:val="007F667B"/>
    <w:rsid w:val="007F7EE0"/>
    <w:rsid w:val="00800EBE"/>
    <w:rsid w:val="0080169E"/>
    <w:rsid w:val="0080176F"/>
    <w:rsid w:val="00802F47"/>
    <w:rsid w:val="00807A0A"/>
    <w:rsid w:val="008112F6"/>
    <w:rsid w:val="00815DA8"/>
    <w:rsid w:val="008170D8"/>
    <w:rsid w:val="008175DB"/>
    <w:rsid w:val="00820B1D"/>
    <w:rsid w:val="00821B0E"/>
    <w:rsid w:val="00824A3F"/>
    <w:rsid w:val="008328BE"/>
    <w:rsid w:val="008343C6"/>
    <w:rsid w:val="00834ACB"/>
    <w:rsid w:val="00837BAB"/>
    <w:rsid w:val="0084040A"/>
    <w:rsid w:val="00840484"/>
    <w:rsid w:val="00845FCA"/>
    <w:rsid w:val="00846C88"/>
    <w:rsid w:val="00850DC9"/>
    <w:rsid w:val="0085421D"/>
    <w:rsid w:val="00856DF9"/>
    <w:rsid w:val="00862DE2"/>
    <w:rsid w:val="00872281"/>
    <w:rsid w:val="00874992"/>
    <w:rsid w:val="00874B17"/>
    <w:rsid w:val="00875D43"/>
    <w:rsid w:val="00875ED9"/>
    <w:rsid w:val="00880F63"/>
    <w:rsid w:val="00883237"/>
    <w:rsid w:val="00884AE1"/>
    <w:rsid w:val="00890A3A"/>
    <w:rsid w:val="00891DA4"/>
    <w:rsid w:val="0089394D"/>
    <w:rsid w:val="00894091"/>
    <w:rsid w:val="0089664D"/>
    <w:rsid w:val="008A26B3"/>
    <w:rsid w:val="008A7665"/>
    <w:rsid w:val="008B11B1"/>
    <w:rsid w:val="008B21A1"/>
    <w:rsid w:val="008B411E"/>
    <w:rsid w:val="008C1AE2"/>
    <w:rsid w:val="008C395D"/>
    <w:rsid w:val="008C665C"/>
    <w:rsid w:val="008D0421"/>
    <w:rsid w:val="008D1A50"/>
    <w:rsid w:val="008D1CBC"/>
    <w:rsid w:val="008D31B4"/>
    <w:rsid w:val="008D68E4"/>
    <w:rsid w:val="008E0048"/>
    <w:rsid w:val="008E1A34"/>
    <w:rsid w:val="008E5BE0"/>
    <w:rsid w:val="008E5BE4"/>
    <w:rsid w:val="008E6152"/>
    <w:rsid w:val="008E61C2"/>
    <w:rsid w:val="008F100B"/>
    <w:rsid w:val="008F36AD"/>
    <w:rsid w:val="008F4D9E"/>
    <w:rsid w:val="008F501B"/>
    <w:rsid w:val="009015F0"/>
    <w:rsid w:val="009017A6"/>
    <w:rsid w:val="009026A3"/>
    <w:rsid w:val="009029A8"/>
    <w:rsid w:val="009049D3"/>
    <w:rsid w:val="009057DE"/>
    <w:rsid w:val="009118EA"/>
    <w:rsid w:val="00912547"/>
    <w:rsid w:val="00913380"/>
    <w:rsid w:val="009164B9"/>
    <w:rsid w:val="00920C79"/>
    <w:rsid w:val="00927D53"/>
    <w:rsid w:val="00930ABD"/>
    <w:rsid w:val="009316C0"/>
    <w:rsid w:val="00935338"/>
    <w:rsid w:val="009360FE"/>
    <w:rsid w:val="00940AD7"/>
    <w:rsid w:val="0094136C"/>
    <w:rsid w:val="009503A2"/>
    <w:rsid w:val="00952C35"/>
    <w:rsid w:val="00953626"/>
    <w:rsid w:val="009541BC"/>
    <w:rsid w:val="009564FF"/>
    <w:rsid w:val="00964191"/>
    <w:rsid w:val="00964ECF"/>
    <w:rsid w:val="00974ABC"/>
    <w:rsid w:val="009751E4"/>
    <w:rsid w:val="00976274"/>
    <w:rsid w:val="00982F79"/>
    <w:rsid w:val="009842AE"/>
    <w:rsid w:val="00984665"/>
    <w:rsid w:val="00985A60"/>
    <w:rsid w:val="00986A86"/>
    <w:rsid w:val="009954A4"/>
    <w:rsid w:val="009A16BC"/>
    <w:rsid w:val="009A2E73"/>
    <w:rsid w:val="009A61C9"/>
    <w:rsid w:val="009B2379"/>
    <w:rsid w:val="009B30C5"/>
    <w:rsid w:val="009B45FF"/>
    <w:rsid w:val="009C35A9"/>
    <w:rsid w:val="009D2BB4"/>
    <w:rsid w:val="009E6067"/>
    <w:rsid w:val="009F19EF"/>
    <w:rsid w:val="009F1C1E"/>
    <w:rsid w:val="009F22CC"/>
    <w:rsid w:val="009F28CF"/>
    <w:rsid w:val="009F2C28"/>
    <w:rsid w:val="009F3478"/>
    <w:rsid w:val="009F5A82"/>
    <w:rsid w:val="00A05D47"/>
    <w:rsid w:val="00A06BD7"/>
    <w:rsid w:val="00A10199"/>
    <w:rsid w:val="00A10B9E"/>
    <w:rsid w:val="00A1166A"/>
    <w:rsid w:val="00A1267F"/>
    <w:rsid w:val="00A12F12"/>
    <w:rsid w:val="00A167DC"/>
    <w:rsid w:val="00A22BDD"/>
    <w:rsid w:val="00A2350A"/>
    <w:rsid w:val="00A23BF8"/>
    <w:rsid w:val="00A251E9"/>
    <w:rsid w:val="00A27605"/>
    <w:rsid w:val="00A317BF"/>
    <w:rsid w:val="00A35FA0"/>
    <w:rsid w:val="00A3731E"/>
    <w:rsid w:val="00A45C0A"/>
    <w:rsid w:val="00A46209"/>
    <w:rsid w:val="00A469BB"/>
    <w:rsid w:val="00A476FE"/>
    <w:rsid w:val="00A530CB"/>
    <w:rsid w:val="00A57C06"/>
    <w:rsid w:val="00A607CC"/>
    <w:rsid w:val="00A6445B"/>
    <w:rsid w:val="00A64ABA"/>
    <w:rsid w:val="00A64C9F"/>
    <w:rsid w:val="00A71524"/>
    <w:rsid w:val="00A7174A"/>
    <w:rsid w:val="00A71DAC"/>
    <w:rsid w:val="00A726EC"/>
    <w:rsid w:val="00A72D0E"/>
    <w:rsid w:val="00A8037C"/>
    <w:rsid w:val="00A80383"/>
    <w:rsid w:val="00A8062D"/>
    <w:rsid w:val="00A84D4E"/>
    <w:rsid w:val="00A85378"/>
    <w:rsid w:val="00AA0859"/>
    <w:rsid w:val="00AA1673"/>
    <w:rsid w:val="00AA35AD"/>
    <w:rsid w:val="00AB09B0"/>
    <w:rsid w:val="00AB165B"/>
    <w:rsid w:val="00AB52D3"/>
    <w:rsid w:val="00AB5928"/>
    <w:rsid w:val="00AC38C3"/>
    <w:rsid w:val="00AD4477"/>
    <w:rsid w:val="00AD57A1"/>
    <w:rsid w:val="00AD5D0A"/>
    <w:rsid w:val="00AE1D8F"/>
    <w:rsid w:val="00AE4DA2"/>
    <w:rsid w:val="00AE7F57"/>
    <w:rsid w:val="00AF13F7"/>
    <w:rsid w:val="00AF4761"/>
    <w:rsid w:val="00B06A88"/>
    <w:rsid w:val="00B12500"/>
    <w:rsid w:val="00B15623"/>
    <w:rsid w:val="00B16FAA"/>
    <w:rsid w:val="00B3158E"/>
    <w:rsid w:val="00B32619"/>
    <w:rsid w:val="00B34F0A"/>
    <w:rsid w:val="00B4155A"/>
    <w:rsid w:val="00B4211D"/>
    <w:rsid w:val="00B42883"/>
    <w:rsid w:val="00B45BF9"/>
    <w:rsid w:val="00B45DC9"/>
    <w:rsid w:val="00B466B3"/>
    <w:rsid w:val="00B46F9F"/>
    <w:rsid w:val="00B54F92"/>
    <w:rsid w:val="00B60830"/>
    <w:rsid w:val="00B66149"/>
    <w:rsid w:val="00B677C4"/>
    <w:rsid w:val="00B7144E"/>
    <w:rsid w:val="00B748AF"/>
    <w:rsid w:val="00B82BBF"/>
    <w:rsid w:val="00B844D2"/>
    <w:rsid w:val="00B84DE8"/>
    <w:rsid w:val="00B85EB5"/>
    <w:rsid w:val="00B87227"/>
    <w:rsid w:val="00B92996"/>
    <w:rsid w:val="00B92FEF"/>
    <w:rsid w:val="00B94D47"/>
    <w:rsid w:val="00B96E1E"/>
    <w:rsid w:val="00B971E2"/>
    <w:rsid w:val="00BA150E"/>
    <w:rsid w:val="00BA18FA"/>
    <w:rsid w:val="00BA262B"/>
    <w:rsid w:val="00BA404A"/>
    <w:rsid w:val="00BA47D9"/>
    <w:rsid w:val="00BB15A3"/>
    <w:rsid w:val="00BB2EDD"/>
    <w:rsid w:val="00BB593C"/>
    <w:rsid w:val="00BB6E10"/>
    <w:rsid w:val="00BC04B1"/>
    <w:rsid w:val="00BC25E2"/>
    <w:rsid w:val="00BC50F5"/>
    <w:rsid w:val="00BC556B"/>
    <w:rsid w:val="00BD1C8A"/>
    <w:rsid w:val="00BE51C0"/>
    <w:rsid w:val="00BE60C8"/>
    <w:rsid w:val="00BE60FF"/>
    <w:rsid w:val="00BE7258"/>
    <w:rsid w:val="00BF31C8"/>
    <w:rsid w:val="00BF6BF2"/>
    <w:rsid w:val="00C0207A"/>
    <w:rsid w:val="00C0229F"/>
    <w:rsid w:val="00C03CC2"/>
    <w:rsid w:val="00C04998"/>
    <w:rsid w:val="00C14B84"/>
    <w:rsid w:val="00C155C7"/>
    <w:rsid w:val="00C17704"/>
    <w:rsid w:val="00C20029"/>
    <w:rsid w:val="00C2009B"/>
    <w:rsid w:val="00C21FDF"/>
    <w:rsid w:val="00C2205C"/>
    <w:rsid w:val="00C27F67"/>
    <w:rsid w:val="00C309AC"/>
    <w:rsid w:val="00C31BEB"/>
    <w:rsid w:val="00C32C9E"/>
    <w:rsid w:val="00C33305"/>
    <w:rsid w:val="00C3353C"/>
    <w:rsid w:val="00C37B07"/>
    <w:rsid w:val="00C53F98"/>
    <w:rsid w:val="00C55D5A"/>
    <w:rsid w:val="00C61CFB"/>
    <w:rsid w:val="00C646CB"/>
    <w:rsid w:val="00C6656C"/>
    <w:rsid w:val="00C668C1"/>
    <w:rsid w:val="00C70353"/>
    <w:rsid w:val="00C7547F"/>
    <w:rsid w:val="00C77398"/>
    <w:rsid w:val="00C77557"/>
    <w:rsid w:val="00C80993"/>
    <w:rsid w:val="00C80BCA"/>
    <w:rsid w:val="00C81341"/>
    <w:rsid w:val="00C84457"/>
    <w:rsid w:val="00C86F69"/>
    <w:rsid w:val="00C90323"/>
    <w:rsid w:val="00CA44DC"/>
    <w:rsid w:val="00CA72DC"/>
    <w:rsid w:val="00CB01FF"/>
    <w:rsid w:val="00CB12EB"/>
    <w:rsid w:val="00CB31DF"/>
    <w:rsid w:val="00CB3EE9"/>
    <w:rsid w:val="00CB761D"/>
    <w:rsid w:val="00CB7E21"/>
    <w:rsid w:val="00CC0AB8"/>
    <w:rsid w:val="00CC3899"/>
    <w:rsid w:val="00CC492F"/>
    <w:rsid w:val="00CC798E"/>
    <w:rsid w:val="00CD1DD8"/>
    <w:rsid w:val="00CD3604"/>
    <w:rsid w:val="00CD587A"/>
    <w:rsid w:val="00CE0CE2"/>
    <w:rsid w:val="00CE43AF"/>
    <w:rsid w:val="00CE46A8"/>
    <w:rsid w:val="00CE4E55"/>
    <w:rsid w:val="00CE6470"/>
    <w:rsid w:val="00CE665A"/>
    <w:rsid w:val="00CE747F"/>
    <w:rsid w:val="00CF095E"/>
    <w:rsid w:val="00CF2B11"/>
    <w:rsid w:val="00CF31CF"/>
    <w:rsid w:val="00CF74A2"/>
    <w:rsid w:val="00D00FCC"/>
    <w:rsid w:val="00D017AD"/>
    <w:rsid w:val="00D037B8"/>
    <w:rsid w:val="00D03F8C"/>
    <w:rsid w:val="00D1162E"/>
    <w:rsid w:val="00D11BB1"/>
    <w:rsid w:val="00D1270C"/>
    <w:rsid w:val="00D14D0F"/>
    <w:rsid w:val="00D14D52"/>
    <w:rsid w:val="00D16030"/>
    <w:rsid w:val="00D17CF7"/>
    <w:rsid w:val="00D30FCB"/>
    <w:rsid w:val="00D40B83"/>
    <w:rsid w:val="00D40E0A"/>
    <w:rsid w:val="00D4139A"/>
    <w:rsid w:val="00D43AB3"/>
    <w:rsid w:val="00D43F9A"/>
    <w:rsid w:val="00D44BC9"/>
    <w:rsid w:val="00D44BE2"/>
    <w:rsid w:val="00D45E03"/>
    <w:rsid w:val="00D5402A"/>
    <w:rsid w:val="00D54CE1"/>
    <w:rsid w:val="00D5701E"/>
    <w:rsid w:val="00D61556"/>
    <w:rsid w:val="00D6343E"/>
    <w:rsid w:val="00D63954"/>
    <w:rsid w:val="00D64F32"/>
    <w:rsid w:val="00D66FDE"/>
    <w:rsid w:val="00D70E16"/>
    <w:rsid w:val="00D75C26"/>
    <w:rsid w:val="00D76279"/>
    <w:rsid w:val="00D80F24"/>
    <w:rsid w:val="00D81108"/>
    <w:rsid w:val="00D82F34"/>
    <w:rsid w:val="00D915AA"/>
    <w:rsid w:val="00D9257B"/>
    <w:rsid w:val="00D97733"/>
    <w:rsid w:val="00DA1502"/>
    <w:rsid w:val="00DB4EF1"/>
    <w:rsid w:val="00DB6196"/>
    <w:rsid w:val="00DB61AB"/>
    <w:rsid w:val="00DB61E5"/>
    <w:rsid w:val="00DB7B5E"/>
    <w:rsid w:val="00DC09CE"/>
    <w:rsid w:val="00DC1383"/>
    <w:rsid w:val="00DC1FC4"/>
    <w:rsid w:val="00DC32E3"/>
    <w:rsid w:val="00DC4D51"/>
    <w:rsid w:val="00DC7A4B"/>
    <w:rsid w:val="00DD08E5"/>
    <w:rsid w:val="00DD0B7A"/>
    <w:rsid w:val="00DE3ACE"/>
    <w:rsid w:val="00DE3C30"/>
    <w:rsid w:val="00DE4161"/>
    <w:rsid w:val="00DE52A8"/>
    <w:rsid w:val="00DE5EF3"/>
    <w:rsid w:val="00DF3327"/>
    <w:rsid w:val="00DF5C95"/>
    <w:rsid w:val="00E01D8A"/>
    <w:rsid w:val="00E12C08"/>
    <w:rsid w:val="00E16427"/>
    <w:rsid w:val="00E21439"/>
    <w:rsid w:val="00E21960"/>
    <w:rsid w:val="00E22477"/>
    <w:rsid w:val="00E22FC4"/>
    <w:rsid w:val="00E23C76"/>
    <w:rsid w:val="00E27117"/>
    <w:rsid w:val="00E3018B"/>
    <w:rsid w:val="00E30426"/>
    <w:rsid w:val="00E36662"/>
    <w:rsid w:val="00E3775A"/>
    <w:rsid w:val="00E4134B"/>
    <w:rsid w:val="00E440CA"/>
    <w:rsid w:val="00E45C86"/>
    <w:rsid w:val="00E50C3B"/>
    <w:rsid w:val="00E556B2"/>
    <w:rsid w:val="00E6288E"/>
    <w:rsid w:val="00E675B8"/>
    <w:rsid w:val="00E67C59"/>
    <w:rsid w:val="00E70025"/>
    <w:rsid w:val="00E70201"/>
    <w:rsid w:val="00E73F86"/>
    <w:rsid w:val="00E8119B"/>
    <w:rsid w:val="00E83B54"/>
    <w:rsid w:val="00E86015"/>
    <w:rsid w:val="00E902EA"/>
    <w:rsid w:val="00E913D9"/>
    <w:rsid w:val="00E93ABE"/>
    <w:rsid w:val="00EA45EB"/>
    <w:rsid w:val="00EA4C43"/>
    <w:rsid w:val="00EB22E1"/>
    <w:rsid w:val="00EC0E59"/>
    <w:rsid w:val="00EC29D2"/>
    <w:rsid w:val="00EC7804"/>
    <w:rsid w:val="00EC7D3B"/>
    <w:rsid w:val="00ED3266"/>
    <w:rsid w:val="00ED476E"/>
    <w:rsid w:val="00ED6798"/>
    <w:rsid w:val="00EE4EB1"/>
    <w:rsid w:val="00EE65B4"/>
    <w:rsid w:val="00EE6BE6"/>
    <w:rsid w:val="00EF1315"/>
    <w:rsid w:val="00EF5A08"/>
    <w:rsid w:val="00EF6CEB"/>
    <w:rsid w:val="00F03E87"/>
    <w:rsid w:val="00F17A63"/>
    <w:rsid w:val="00F200AD"/>
    <w:rsid w:val="00F20683"/>
    <w:rsid w:val="00F21E07"/>
    <w:rsid w:val="00F22B11"/>
    <w:rsid w:val="00F2388D"/>
    <w:rsid w:val="00F30A55"/>
    <w:rsid w:val="00F40A50"/>
    <w:rsid w:val="00F4237B"/>
    <w:rsid w:val="00F4303B"/>
    <w:rsid w:val="00F44584"/>
    <w:rsid w:val="00F461BE"/>
    <w:rsid w:val="00F50602"/>
    <w:rsid w:val="00F55F99"/>
    <w:rsid w:val="00F62EC9"/>
    <w:rsid w:val="00F650DA"/>
    <w:rsid w:val="00F66773"/>
    <w:rsid w:val="00F736C5"/>
    <w:rsid w:val="00F90CB8"/>
    <w:rsid w:val="00F9674A"/>
    <w:rsid w:val="00F97CAC"/>
    <w:rsid w:val="00FA1947"/>
    <w:rsid w:val="00FA4D43"/>
    <w:rsid w:val="00FA56D3"/>
    <w:rsid w:val="00FA7BCD"/>
    <w:rsid w:val="00FC324C"/>
    <w:rsid w:val="00FC505D"/>
    <w:rsid w:val="00FC6F27"/>
    <w:rsid w:val="00FD18B1"/>
    <w:rsid w:val="00FD40BB"/>
    <w:rsid w:val="00FE6F33"/>
    <w:rsid w:val="00FF7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D6125"/>
  <w15:docId w15:val="{CEE09694-7264-4DC5-BC58-DC061CA34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935338"/>
    <w:pPr>
      <w:pageBreakBefore/>
      <w:numPr>
        <w:numId w:val="6"/>
      </w:numPr>
      <w:spacing w:before="480" w:after="0"/>
      <w:jc w:val="both"/>
      <w:outlineLvl w:val="0"/>
    </w:pPr>
    <w:rPr>
      <w:rFonts w:asciiTheme="majorHAnsi" w:eastAsiaTheme="majorEastAsia" w:hAnsiTheme="majorHAnsi" w:cstheme="majorHAnsi"/>
      <w:b/>
      <w:bCs/>
      <w:color w:val="32383E" w:themeColor="accent1" w:themeShade="BF"/>
      <w:sz w:val="28"/>
      <w:szCs w:val="23"/>
    </w:rPr>
  </w:style>
  <w:style w:type="paragraph" w:styleId="berschrift2">
    <w:name w:val="heading 2"/>
    <w:basedOn w:val="Standard"/>
    <w:next w:val="Standard"/>
    <w:link w:val="berschrift2Zchn"/>
    <w:autoRedefine/>
    <w:uiPriority w:val="9"/>
    <w:unhideWhenUsed/>
    <w:qFormat/>
    <w:rsid w:val="006B5CAD"/>
    <w:pPr>
      <w:numPr>
        <w:ilvl w:val="1"/>
        <w:numId w:val="6"/>
      </w:numPr>
      <w:spacing w:before="320" w:after="120"/>
      <w:jc w:val="both"/>
      <w:outlineLvl w:val="1"/>
    </w:pPr>
    <w:rPr>
      <w:rFonts w:asciiTheme="majorHAnsi" w:eastAsiaTheme="majorEastAsia" w:hAnsiTheme="majorHAnsi" w:cstheme="majorBidi"/>
      <w:b/>
      <w:bCs/>
      <w:color w:val="434C53" w:themeColor="accent1"/>
      <w:sz w:val="26"/>
      <w:szCs w:val="26"/>
    </w:rPr>
  </w:style>
  <w:style w:type="paragraph" w:styleId="berschrift3">
    <w:name w:val="heading 3"/>
    <w:basedOn w:val="Standard"/>
    <w:next w:val="Standard"/>
    <w:link w:val="berschrift3Zchn"/>
    <w:uiPriority w:val="9"/>
    <w:unhideWhenUsed/>
    <w:qFormat/>
    <w:rsid w:val="00E8119B"/>
    <w:pPr>
      <w:keepNext/>
      <w:keepLines/>
      <w:numPr>
        <w:ilvl w:val="2"/>
        <w:numId w:val="6"/>
      </w:numPr>
      <w:spacing w:before="320" w:after="120"/>
      <w:outlineLvl w:val="2"/>
    </w:pPr>
    <w:rPr>
      <w:rFonts w:eastAsiaTheme="majorEastAsia" w:cstheme="minorHAnsi"/>
      <w:b/>
      <w:bCs/>
      <w:color w:val="434C53" w:themeColor="accent1"/>
    </w:rPr>
  </w:style>
  <w:style w:type="paragraph" w:styleId="berschrift4">
    <w:name w:val="heading 4"/>
    <w:basedOn w:val="Standard"/>
    <w:next w:val="Standard"/>
    <w:link w:val="berschrift4Zchn"/>
    <w:uiPriority w:val="9"/>
    <w:semiHidden/>
    <w:unhideWhenUsed/>
    <w:qFormat/>
    <w:rsid w:val="00752201"/>
    <w:pPr>
      <w:keepNext/>
      <w:keepLines/>
      <w:numPr>
        <w:ilvl w:val="3"/>
        <w:numId w:val="6"/>
      </w:numPr>
      <w:spacing w:before="200" w:after="0"/>
      <w:outlineLvl w:val="3"/>
    </w:pPr>
    <w:rPr>
      <w:rFonts w:asciiTheme="majorHAnsi" w:eastAsiaTheme="majorEastAsia" w:hAnsiTheme="majorHAnsi" w:cstheme="majorBidi"/>
      <w:b/>
      <w:bCs/>
      <w:i/>
      <w:iCs/>
      <w:color w:val="434C53" w:themeColor="accent1"/>
    </w:rPr>
  </w:style>
  <w:style w:type="paragraph" w:styleId="berschrift5">
    <w:name w:val="heading 5"/>
    <w:basedOn w:val="Standard"/>
    <w:next w:val="Standard"/>
    <w:link w:val="berschrift5Zchn"/>
    <w:uiPriority w:val="9"/>
    <w:semiHidden/>
    <w:unhideWhenUsed/>
    <w:qFormat/>
    <w:rsid w:val="00752201"/>
    <w:pPr>
      <w:keepNext/>
      <w:keepLines/>
      <w:numPr>
        <w:ilvl w:val="4"/>
        <w:numId w:val="6"/>
      </w:numPr>
      <w:spacing w:before="200" w:after="0"/>
      <w:outlineLvl w:val="4"/>
    </w:pPr>
    <w:rPr>
      <w:rFonts w:asciiTheme="majorHAnsi" w:eastAsiaTheme="majorEastAsia" w:hAnsiTheme="majorHAnsi" w:cstheme="majorBidi"/>
      <w:color w:val="212529" w:themeColor="accent1" w:themeShade="7F"/>
    </w:rPr>
  </w:style>
  <w:style w:type="paragraph" w:styleId="berschrift6">
    <w:name w:val="heading 6"/>
    <w:basedOn w:val="Standard"/>
    <w:next w:val="Standard"/>
    <w:link w:val="berschrift6Zchn"/>
    <w:uiPriority w:val="9"/>
    <w:semiHidden/>
    <w:unhideWhenUsed/>
    <w:qFormat/>
    <w:rsid w:val="00752201"/>
    <w:pPr>
      <w:keepNext/>
      <w:keepLines/>
      <w:numPr>
        <w:ilvl w:val="5"/>
        <w:numId w:val="6"/>
      </w:numPr>
      <w:spacing w:before="200" w:after="0"/>
      <w:outlineLvl w:val="5"/>
    </w:pPr>
    <w:rPr>
      <w:rFonts w:asciiTheme="majorHAnsi" w:eastAsiaTheme="majorEastAsia" w:hAnsiTheme="majorHAnsi" w:cstheme="majorBidi"/>
      <w:i/>
      <w:iCs/>
      <w:color w:val="212529" w:themeColor="accent1" w:themeShade="7F"/>
    </w:rPr>
  </w:style>
  <w:style w:type="paragraph" w:styleId="berschrift7">
    <w:name w:val="heading 7"/>
    <w:basedOn w:val="Standard"/>
    <w:next w:val="Standard"/>
    <w:link w:val="berschrift7Zchn"/>
    <w:uiPriority w:val="9"/>
    <w:semiHidden/>
    <w:unhideWhenUsed/>
    <w:qFormat/>
    <w:rsid w:val="0075220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52201"/>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5220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5338"/>
    <w:rPr>
      <w:rFonts w:asciiTheme="majorHAnsi" w:eastAsiaTheme="majorEastAsia" w:hAnsiTheme="majorHAnsi" w:cstheme="majorHAnsi"/>
      <w:b/>
      <w:bCs/>
      <w:color w:val="32383E" w:themeColor="accent1" w:themeShade="BF"/>
      <w:sz w:val="28"/>
      <w:szCs w:val="23"/>
    </w:rPr>
  </w:style>
  <w:style w:type="paragraph" w:styleId="Inhaltsverzeichnisberschrift">
    <w:name w:val="TOC Heading"/>
    <w:basedOn w:val="berschrift1"/>
    <w:next w:val="Standard"/>
    <w:uiPriority w:val="39"/>
    <w:semiHidden/>
    <w:unhideWhenUsed/>
    <w:qFormat/>
    <w:rsid w:val="007C68F2"/>
    <w:pPr>
      <w:outlineLvl w:val="9"/>
    </w:pPr>
    <w:rPr>
      <w:lang w:eastAsia="de-DE"/>
    </w:rPr>
  </w:style>
  <w:style w:type="paragraph" w:styleId="Sprechblasentext">
    <w:name w:val="Balloon Text"/>
    <w:basedOn w:val="Standard"/>
    <w:link w:val="SprechblasentextZchn"/>
    <w:uiPriority w:val="99"/>
    <w:semiHidden/>
    <w:unhideWhenUsed/>
    <w:rsid w:val="007C68F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68F2"/>
    <w:rPr>
      <w:rFonts w:ascii="Tahoma" w:hAnsi="Tahoma" w:cs="Tahoma"/>
      <w:sz w:val="16"/>
      <w:szCs w:val="16"/>
    </w:rPr>
  </w:style>
  <w:style w:type="paragraph" w:styleId="Listenabsatz">
    <w:name w:val="List Paragraph"/>
    <w:basedOn w:val="Standard"/>
    <w:uiPriority w:val="34"/>
    <w:qFormat/>
    <w:rsid w:val="007C68F2"/>
    <w:pPr>
      <w:ind w:left="720"/>
      <w:contextualSpacing/>
    </w:pPr>
  </w:style>
  <w:style w:type="character" w:customStyle="1" w:styleId="berschrift2Zchn">
    <w:name w:val="Überschrift 2 Zchn"/>
    <w:basedOn w:val="Absatz-Standardschriftart"/>
    <w:link w:val="berschrift2"/>
    <w:uiPriority w:val="9"/>
    <w:rsid w:val="006B5CAD"/>
    <w:rPr>
      <w:rFonts w:asciiTheme="majorHAnsi" w:eastAsiaTheme="majorEastAsia" w:hAnsiTheme="majorHAnsi" w:cstheme="majorBidi"/>
      <w:b/>
      <w:bCs/>
      <w:color w:val="434C53" w:themeColor="accent1"/>
      <w:sz w:val="26"/>
      <w:szCs w:val="26"/>
    </w:rPr>
  </w:style>
  <w:style w:type="character" w:customStyle="1" w:styleId="berschrift3Zchn">
    <w:name w:val="Überschrift 3 Zchn"/>
    <w:basedOn w:val="Absatz-Standardschriftart"/>
    <w:link w:val="berschrift3"/>
    <w:uiPriority w:val="9"/>
    <w:rsid w:val="00E8119B"/>
    <w:rPr>
      <w:rFonts w:eastAsiaTheme="majorEastAsia" w:cstheme="minorHAnsi"/>
      <w:b/>
      <w:bCs/>
      <w:color w:val="434C53" w:themeColor="accent1"/>
    </w:rPr>
  </w:style>
  <w:style w:type="character" w:customStyle="1" w:styleId="berschrift4Zchn">
    <w:name w:val="Überschrift 4 Zchn"/>
    <w:basedOn w:val="Absatz-Standardschriftart"/>
    <w:link w:val="berschrift4"/>
    <w:uiPriority w:val="9"/>
    <w:semiHidden/>
    <w:rsid w:val="00752201"/>
    <w:rPr>
      <w:rFonts w:asciiTheme="majorHAnsi" w:eastAsiaTheme="majorEastAsia" w:hAnsiTheme="majorHAnsi" w:cstheme="majorBidi"/>
      <w:b/>
      <w:bCs/>
      <w:i/>
      <w:iCs/>
      <w:color w:val="434C53" w:themeColor="accent1"/>
    </w:rPr>
  </w:style>
  <w:style w:type="character" w:customStyle="1" w:styleId="berschrift5Zchn">
    <w:name w:val="Überschrift 5 Zchn"/>
    <w:basedOn w:val="Absatz-Standardschriftart"/>
    <w:link w:val="berschrift5"/>
    <w:uiPriority w:val="9"/>
    <w:semiHidden/>
    <w:rsid w:val="00752201"/>
    <w:rPr>
      <w:rFonts w:asciiTheme="majorHAnsi" w:eastAsiaTheme="majorEastAsia" w:hAnsiTheme="majorHAnsi" w:cstheme="majorBidi"/>
      <w:color w:val="212529" w:themeColor="accent1" w:themeShade="7F"/>
    </w:rPr>
  </w:style>
  <w:style w:type="character" w:customStyle="1" w:styleId="berschrift6Zchn">
    <w:name w:val="Überschrift 6 Zchn"/>
    <w:basedOn w:val="Absatz-Standardschriftart"/>
    <w:link w:val="berschrift6"/>
    <w:uiPriority w:val="9"/>
    <w:semiHidden/>
    <w:rsid w:val="00752201"/>
    <w:rPr>
      <w:rFonts w:asciiTheme="majorHAnsi" w:eastAsiaTheme="majorEastAsia" w:hAnsiTheme="majorHAnsi" w:cstheme="majorBidi"/>
      <w:i/>
      <w:iCs/>
      <w:color w:val="212529" w:themeColor="accent1" w:themeShade="7F"/>
    </w:rPr>
  </w:style>
  <w:style w:type="character" w:customStyle="1" w:styleId="berschrift7Zchn">
    <w:name w:val="Überschrift 7 Zchn"/>
    <w:basedOn w:val="Absatz-Standardschriftart"/>
    <w:link w:val="berschrift7"/>
    <w:uiPriority w:val="9"/>
    <w:semiHidden/>
    <w:rsid w:val="0075220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75220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752201"/>
    <w:rPr>
      <w:rFonts w:asciiTheme="majorHAnsi" w:eastAsiaTheme="majorEastAsia" w:hAnsiTheme="majorHAnsi" w:cstheme="majorBidi"/>
      <w:i/>
      <w:iCs/>
      <w:color w:val="404040" w:themeColor="text1" w:themeTint="BF"/>
      <w:sz w:val="20"/>
      <w:szCs w:val="20"/>
    </w:rPr>
  </w:style>
  <w:style w:type="table" w:styleId="Tabellenraster">
    <w:name w:val="Table Grid"/>
    <w:basedOn w:val="NormaleTabelle"/>
    <w:uiPriority w:val="59"/>
    <w:rsid w:val="00B9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3">
    <w:name w:val="Medium Shading 1 Accent 3"/>
    <w:basedOn w:val="NormaleTabelle"/>
    <w:uiPriority w:val="63"/>
    <w:rsid w:val="00B92FEF"/>
    <w:pPr>
      <w:spacing w:after="0" w:line="240" w:lineRule="auto"/>
    </w:pPr>
    <w:tblPr>
      <w:tblStyleRowBandSize w:val="1"/>
      <w:tblStyleColBandSize w:val="1"/>
      <w:tbl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single" w:sz="8" w:space="0" w:color="90979B" w:themeColor="accent3" w:themeTint="BF"/>
      </w:tblBorders>
    </w:tblPr>
    <w:tblStylePr w:type="firstRow">
      <w:pPr>
        <w:spacing w:before="0" w:after="0" w:line="240" w:lineRule="auto"/>
      </w:pPr>
      <w:rPr>
        <w:b/>
        <w:bCs/>
        <w:color w:val="FFFFFF" w:themeColor="background1"/>
      </w:rPr>
      <w:tblPr/>
      <w:tcPr>
        <w:tc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shd w:val="clear" w:color="auto" w:fill="6D7579" w:themeFill="accent3"/>
      </w:tcPr>
    </w:tblStylePr>
    <w:tblStylePr w:type="lastRow">
      <w:pPr>
        <w:spacing w:before="0" w:after="0" w:line="240" w:lineRule="auto"/>
      </w:pPr>
      <w:rPr>
        <w:b/>
        <w:bCs/>
      </w:rPr>
      <w:tblPr/>
      <w:tcPr>
        <w:tcBorders>
          <w:top w:val="double" w:sz="6"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tcPr>
    </w:tblStylePr>
    <w:tblStylePr w:type="firstCol">
      <w:rPr>
        <w:b/>
        <w:bCs/>
      </w:rPr>
    </w:tblStylePr>
    <w:tblStylePr w:type="lastCol">
      <w:rPr>
        <w:b/>
        <w:bCs/>
      </w:rPr>
    </w:tblStylePr>
    <w:tblStylePr w:type="band1Vert">
      <w:tblPr/>
      <w:tcPr>
        <w:shd w:val="clear" w:color="auto" w:fill="DADCDE" w:themeFill="accent3" w:themeFillTint="3F"/>
      </w:tcPr>
    </w:tblStylePr>
    <w:tblStylePr w:type="band1Horz">
      <w:tblPr/>
      <w:tcPr>
        <w:tcBorders>
          <w:insideH w:val="nil"/>
          <w:insideV w:val="nil"/>
        </w:tcBorders>
        <w:shd w:val="clear" w:color="auto" w:fill="DADCDE" w:themeFill="accent3"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rsid w:val="00C70353"/>
    <w:pPr>
      <w:tabs>
        <w:tab w:val="left" w:pos="284"/>
        <w:tab w:val="right" w:leader="dot" w:pos="9062"/>
      </w:tabs>
      <w:spacing w:after="100"/>
    </w:pPr>
  </w:style>
  <w:style w:type="paragraph" w:styleId="Verzeichnis2">
    <w:name w:val="toc 2"/>
    <w:basedOn w:val="Standard"/>
    <w:next w:val="Standard"/>
    <w:autoRedefine/>
    <w:uiPriority w:val="39"/>
    <w:unhideWhenUsed/>
    <w:rsid w:val="00C70353"/>
    <w:pPr>
      <w:tabs>
        <w:tab w:val="left" w:pos="709"/>
        <w:tab w:val="right" w:leader="dot" w:pos="9062"/>
      </w:tabs>
      <w:spacing w:after="100"/>
      <w:ind w:left="142"/>
    </w:pPr>
  </w:style>
  <w:style w:type="paragraph" w:styleId="Verzeichnis3">
    <w:name w:val="toc 3"/>
    <w:basedOn w:val="Standard"/>
    <w:next w:val="Standard"/>
    <w:autoRedefine/>
    <w:uiPriority w:val="39"/>
    <w:unhideWhenUsed/>
    <w:rsid w:val="00C70353"/>
    <w:pPr>
      <w:tabs>
        <w:tab w:val="left" w:pos="709"/>
        <w:tab w:val="right" w:leader="dot" w:pos="9062"/>
      </w:tabs>
      <w:spacing w:after="100"/>
      <w:ind w:left="142"/>
    </w:pPr>
  </w:style>
  <w:style w:type="character" w:styleId="Hyperlink">
    <w:name w:val="Hyperlink"/>
    <w:basedOn w:val="Absatz-Standardschriftart"/>
    <w:uiPriority w:val="99"/>
    <w:unhideWhenUsed/>
    <w:rsid w:val="00D1162E"/>
    <w:rPr>
      <w:color w:val="6682A4" w:themeColor="hyperlink"/>
      <w:u w:val="single"/>
    </w:rPr>
  </w:style>
  <w:style w:type="paragraph" w:styleId="Kopfzeile">
    <w:name w:val="header"/>
    <w:basedOn w:val="Standard"/>
    <w:link w:val="KopfzeileZchn"/>
    <w:uiPriority w:val="99"/>
    <w:unhideWhenUsed/>
    <w:rsid w:val="00D116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162E"/>
  </w:style>
  <w:style w:type="paragraph" w:styleId="Fuzeile">
    <w:name w:val="footer"/>
    <w:basedOn w:val="Standard"/>
    <w:link w:val="FuzeileZchn"/>
    <w:uiPriority w:val="99"/>
    <w:unhideWhenUsed/>
    <w:rsid w:val="00D116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162E"/>
  </w:style>
  <w:style w:type="table" w:styleId="MittlereSchattierung1-Akzent6">
    <w:name w:val="Medium Shading 1 Accent 6"/>
    <w:basedOn w:val="NormaleTabelle"/>
    <w:uiPriority w:val="63"/>
    <w:rsid w:val="001E7035"/>
    <w:pPr>
      <w:spacing w:after="0" w:line="240" w:lineRule="auto"/>
    </w:pPr>
    <w:tblPr>
      <w:tblStyleRowBandSize w:val="1"/>
      <w:tblStyleColBandSize w:val="1"/>
      <w:tbl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single" w:sz="8" w:space="0" w:color="FF1952" w:themeColor="accent6" w:themeTint="BF"/>
      </w:tblBorders>
    </w:tblPr>
    <w:tblStylePr w:type="firstRow">
      <w:pPr>
        <w:spacing w:before="0" w:after="0" w:line="240" w:lineRule="auto"/>
      </w:pPr>
      <w:rPr>
        <w:b/>
        <w:bCs/>
        <w:color w:val="FFFFFF" w:themeColor="background1"/>
      </w:rPr>
      <w:tblPr/>
      <w:tcPr>
        <w:tc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shd w:val="clear" w:color="auto" w:fill="CC0033" w:themeFill="accent6"/>
      </w:tcPr>
    </w:tblStylePr>
    <w:tblStylePr w:type="lastRow">
      <w:pPr>
        <w:spacing w:before="0" w:after="0" w:line="240" w:lineRule="auto"/>
      </w:pPr>
      <w:rPr>
        <w:b/>
        <w:bCs/>
      </w:rPr>
      <w:tblPr/>
      <w:tcPr>
        <w:tcBorders>
          <w:top w:val="double" w:sz="6"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3C6" w:themeFill="accent6" w:themeFillTint="3F"/>
      </w:tcPr>
    </w:tblStylePr>
    <w:tblStylePr w:type="band1Horz">
      <w:tblPr/>
      <w:tcPr>
        <w:tcBorders>
          <w:insideH w:val="nil"/>
          <w:insideV w:val="nil"/>
        </w:tcBorders>
        <w:shd w:val="clear" w:color="auto" w:fill="FFB3C6" w:themeFill="accent6" w:themeFillTint="3F"/>
      </w:tcPr>
    </w:tblStylePr>
    <w:tblStylePr w:type="band2Horz">
      <w:tblPr/>
      <w:tcPr>
        <w:tcBorders>
          <w:insideH w:val="nil"/>
          <w:insideV w:val="nil"/>
        </w:tcBorders>
      </w:tcPr>
    </w:tblStylePr>
  </w:style>
  <w:style w:type="paragraph" w:styleId="KeinLeerraum">
    <w:name w:val="No Spacing"/>
    <w:link w:val="KeinLeerraumZchn"/>
    <w:uiPriority w:val="1"/>
    <w:qFormat/>
    <w:rsid w:val="003F58A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F58AF"/>
    <w:rPr>
      <w:rFonts w:eastAsiaTheme="minorEastAsia"/>
      <w:lang w:eastAsia="de-DE"/>
    </w:rPr>
  </w:style>
  <w:style w:type="paragraph" w:customStyle="1" w:styleId="Default">
    <w:name w:val="Default"/>
    <w:rsid w:val="005B2E26"/>
    <w:pPr>
      <w:autoSpaceDE w:val="0"/>
      <w:autoSpaceDN w:val="0"/>
      <w:adjustRightInd w:val="0"/>
      <w:spacing w:after="0" w:line="240" w:lineRule="auto"/>
    </w:pPr>
    <w:rPr>
      <w:rFonts w:ascii="Calibri" w:hAnsi="Calibri" w:cs="Calibri"/>
      <w:color w:val="000000"/>
      <w:sz w:val="24"/>
      <w:szCs w:val="24"/>
    </w:rPr>
  </w:style>
  <w:style w:type="table" w:styleId="MittleresRaster3-Akzent6">
    <w:name w:val="Medium Grid 3 Accent 6"/>
    <w:basedOn w:val="NormaleTabelle"/>
    <w:uiPriority w:val="69"/>
    <w:rsid w:val="005756F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3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003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003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668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668C" w:themeFill="accent6" w:themeFillTint="7F"/>
      </w:tcPr>
    </w:tblStylePr>
  </w:style>
  <w:style w:type="paragraph" w:styleId="Titel">
    <w:name w:val="Title"/>
    <w:basedOn w:val="Standard"/>
    <w:next w:val="Standard"/>
    <w:link w:val="TitelZchn"/>
    <w:uiPriority w:val="10"/>
    <w:qFormat/>
    <w:rsid w:val="002C7B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7B5A"/>
    <w:rPr>
      <w:rFonts w:asciiTheme="majorHAnsi" w:eastAsiaTheme="majorEastAsia" w:hAnsiTheme="majorHAnsi" w:cstheme="majorBidi"/>
      <w:spacing w:val="-10"/>
      <w:kern w:val="28"/>
      <w:sz w:val="56"/>
      <w:szCs w:val="56"/>
    </w:rPr>
  </w:style>
  <w:style w:type="table" w:styleId="Gitternetztabelle1hell">
    <w:name w:val="Grid Table 1 Light"/>
    <w:basedOn w:val="NormaleTabelle"/>
    <w:uiPriority w:val="46"/>
    <w:rsid w:val="00D570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5dunkelAkzent3">
    <w:name w:val="Grid Table 5 Dark Accent 3"/>
    <w:basedOn w:val="NormaleTabelle"/>
    <w:uiPriority w:val="50"/>
    <w:rsid w:val="00D570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3E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757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757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757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7579" w:themeFill="accent3"/>
      </w:tcPr>
    </w:tblStylePr>
    <w:tblStylePr w:type="band1Vert">
      <w:tblPr/>
      <w:tcPr>
        <w:shd w:val="clear" w:color="auto" w:fill="C4C8CA" w:themeFill="accent3" w:themeFillTint="66"/>
      </w:tcPr>
    </w:tblStylePr>
    <w:tblStylePr w:type="band1Horz">
      <w:tblPr/>
      <w:tcPr>
        <w:shd w:val="clear" w:color="auto" w:fill="C4C8CA" w:themeFill="accent3" w:themeFillTint="66"/>
      </w:tcPr>
    </w:tblStylePr>
  </w:style>
  <w:style w:type="character" w:styleId="Kommentarzeichen">
    <w:name w:val="annotation reference"/>
    <w:basedOn w:val="Absatz-Standardschriftart"/>
    <w:uiPriority w:val="99"/>
    <w:semiHidden/>
    <w:unhideWhenUsed/>
    <w:rsid w:val="006308CB"/>
    <w:rPr>
      <w:sz w:val="16"/>
      <w:szCs w:val="16"/>
    </w:rPr>
  </w:style>
  <w:style w:type="paragraph" w:styleId="Kommentartext">
    <w:name w:val="annotation text"/>
    <w:basedOn w:val="Standard"/>
    <w:link w:val="KommentartextZchn"/>
    <w:uiPriority w:val="99"/>
    <w:unhideWhenUsed/>
    <w:rsid w:val="006308CB"/>
    <w:pPr>
      <w:spacing w:line="240" w:lineRule="auto"/>
    </w:pPr>
    <w:rPr>
      <w:sz w:val="20"/>
      <w:szCs w:val="20"/>
    </w:rPr>
  </w:style>
  <w:style w:type="character" w:customStyle="1" w:styleId="KommentartextZchn">
    <w:name w:val="Kommentartext Zchn"/>
    <w:basedOn w:val="Absatz-Standardschriftart"/>
    <w:link w:val="Kommentartext"/>
    <w:uiPriority w:val="99"/>
    <w:rsid w:val="006308CB"/>
    <w:rPr>
      <w:sz w:val="20"/>
      <w:szCs w:val="20"/>
    </w:rPr>
  </w:style>
  <w:style w:type="paragraph" w:styleId="Kommentarthema">
    <w:name w:val="annotation subject"/>
    <w:basedOn w:val="Kommentartext"/>
    <w:next w:val="Kommentartext"/>
    <w:link w:val="KommentarthemaZchn"/>
    <w:uiPriority w:val="99"/>
    <w:semiHidden/>
    <w:unhideWhenUsed/>
    <w:rsid w:val="006308CB"/>
    <w:rPr>
      <w:b/>
      <w:bCs/>
    </w:rPr>
  </w:style>
  <w:style w:type="character" w:customStyle="1" w:styleId="KommentarthemaZchn">
    <w:name w:val="Kommentarthema Zchn"/>
    <w:basedOn w:val="KommentartextZchn"/>
    <w:link w:val="Kommentarthema"/>
    <w:uiPriority w:val="99"/>
    <w:semiHidden/>
    <w:rsid w:val="006308CB"/>
    <w:rPr>
      <w:b/>
      <w:bCs/>
      <w:sz w:val="20"/>
      <w:szCs w:val="20"/>
    </w:rPr>
  </w:style>
  <w:style w:type="table" w:styleId="Gitternetztabelle6farbigAkzent3">
    <w:name w:val="Grid Table 6 Colorful Accent 3"/>
    <w:basedOn w:val="NormaleTabelle"/>
    <w:uiPriority w:val="51"/>
    <w:rsid w:val="00181FE3"/>
    <w:pPr>
      <w:spacing w:after="0" w:line="240" w:lineRule="auto"/>
    </w:pPr>
    <w:rPr>
      <w:color w:val="51575A" w:themeColor="accent3" w:themeShade="BF"/>
    </w:rPr>
    <w:tblPr>
      <w:tblStyleRowBandSize w:val="1"/>
      <w:tblStyleColBandSize w:val="1"/>
      <w:tblBorders>
        <w:top w:val="single" w:sz="4" w:space="0" w:color="A6ACAF" w:themeColor="accent3" w:themeTint="99"/>
        <w:left w:val="single" w:sz="4" w:space="0" w:color="A6ACAF" w:themeColor="accent3" w:themeTint="99"/>
        <w:bottom w:val="single" w:sz="4" w:space="0" w:color="A6ACAF" w:themeColor="accent3" w:themeTint="99"/>
        <w:right w:val="single" w:sz="4" w:space="0" w:color="A6ACAF" w:themeColor="accent3" w:themeTint="99"/>
        <w:insideH w:val="single" w:sz="4" w:space="0" w:color="A6ACAF" w:themeColor="accent3" w:themeTint="99"/>
        <w:insideV w:val="single" w:sz="4" w:space="0" w:color="A6ACAF" w:themeColor="accent3" w:themeTint="99"/>
      </w:tblBorders>
    </w:tblPr>
    <w:tblStylePr w:type="firstRow">
      <w:rPr>
        <w:b/>
        <w:bCs/>
      </w:rPr>
      <w:tblPr/>
      <w:tcPr>
        <w:tcBorders>
          <w:bottom w:val="single" w:sz="12" w:space="0" w:color="A6ACAF" w:themeColor="accent3" w:themeTint="99"/>
        </w:tcBorders>
      </w:tcPr>
    </w:tblStylePr>
    <w:tblStylePr w:type="lastRow">
      <w:rPr>
        <w:b/>
        <w:bCs/>
      </w:rPr>
      <w:tblPr/>
      <w:tcPr>
        <w:tcBorders>
          <w:top w:val="double" w:sz="4" w:space="0" w:color="A6ACAF" w:themeColor="accent3" w:themeTint="99"/>
        </w:tcBorders>
      </w:tcPr>
    </w:tblStylePr>
    <w:tblStylePr w:type="firstCol">
      <w:rPr>
        <w:b/>
        <w:bCs/>
      </w:rPr>
    </w:tblStylePr>
    <w:tblStylePr w:type="lastCol">
      <w:rPr>
        <w:b/>
        <w:bCs/>
      </w:rPr>
    </w:tblStylePr>
    <w:tblStylePr w:type="band1Vert">
      <w:tblPr/>
      <w:tcPr>
        <w:shd w:val="clear" w:color="auto" w:fill="E1E3E4" w:themeFill="accent3" w:themeFillTint="33"/>
      </w:tcPr>
    </w:tblStylePr>
    <w:tblStylePr w:type="band1Horz">
      <w:tblPr/>
      <w:tcPr>
        <w:shd w:val="clear" w:color="auto" w:fill="E1E3E4" w:themeFill="accent3" w:themeFillTint="33"/>
      </w:tcPr>
    </w:tblStylePr>
  </w:style>
  <w:style w:type="character" w:styleId="Hervorhebung">
    <w:name w:val="Emphasis"/>
    <w:basedOn w:val="Absatz-Standardschriftart"/>
    <w:uiPriority w:val="20"/>
    <w:qFormat/>
    <w:rsid w:val="00DC09CE"/>
    <w:rPr>
      <w:i/>
      <w:iCs/>
    </w:rPr>
  </w:style>
  <w:style w:type="character" w:styleId="HTMLCode">
    <w:name w:val="HTML Code"/>
    <w:basedOn w:val="Absatz-Standardschriftart"/>
    <w:uiPriority w:val="99"/>
    <w:semiHidden/>
    <w:unhideWhenUsed/>
    <w:rsid w:val="00AB165B"/>
    <w:rPr>
      <w:rFonts w:ascii="Courier New" w:eastAsia="Times New Roman" w:hAnsi="Courier New" w:cs="Courier New"/>
      <w:sz w:val="20"/>
      <w:szCs w:val="20"/>
    </w:rPr>
  </w:style>
  <w:style w:type="character" w:customStyle="1" w:styleId="ipa">
    <w:name w:val="ipa"/>
    <w:basedOn w:val="Absatz-Standardschriftart"/>
    <w:rsid w:val="00AB165B"/>
  </w:style>
  <w:style w:type="paragraph" w:styleId="Beschriftung">
    <w:name w:val="caption"/>
    <w:basedOn w:val="Standard"/>
    <w:next w:val="Standard"/>
    <w:uiPriority w:val="35"/>
    <w:unhideWhenUsed/>
    <w:qFormat/>
    <w:rsid w:val="008C395D"/>
    <w:pPr>
      <w:spacing w:line="240" w:lineRule="auto"/>
    </w:pPr>
    <w:rPr>
      <w:i/>
      <w:iCs/>
      <w:color w:val="000000" w:themeColor="text2"/>
      <w:sz w:val="18"/>
      <w:szCs w:val="18"/>
    </w:rPr>
  </w:style>
  <w:style w:type="paragraph" w:styleId="Abbildungsverzeichnis">
    <w:name w:val="table of figures"/>
    <w:basedOn w:val="Standard"/>
    <w:next w:val="Standard"/>
    <w:uiPriority w:val="99"/>
    <w:unhideWhenUsed/>
    <w:rsid w:val="003D2FBE"/>
    <w:pPr>
      <w:spacing w:before="120" w:after="120"/>
    </w:pPr>
  </w:style>
  <w:style w:type="character" w:customStyle="1" w:styleId="addmd">
    <w:name w:val="addmd"/>
    <w:basedOn w:val="Absatz-Standardschriftart"/>
    <w:rsid w:val="00643A26"/>
  </w:style>
  <w:style w:type="character" w:styleId="NichtaufgelsteErwhnung">
    <w:name w:val="Unresolved Mention"/>
    <w:basedOn w:val="Absatz-Standardschriftart"/>
    <w:uiPriority w:val="99"/>
    <w:semiHidden/>
    <w:unhideWhenUsed/>
    <w:rsid w:val="00952C35"/>
    <w:rPr>
      <w:color w:val="605E5C"/>
      <w:shd w:val="clear" w:color="auto" w:fill="E1DFDD"/>
    </w:rPr>
  </w:style>
  <w:style w:type="character" w:styleId="BesuchterLink">
    <w:name w:val="FollowedHyperlink"/>
    <w:basedOn w:val="Absatz-Standardschriftart"/>
    <w:uiPriority w:val="99"/>
    <w:semiHidden/>
    <w:unhideWhenUsed/>
    <w:rsid w:val="00A22BDD"/>
    <w:rPr>
      <w:color w:val="6C4859" w:themeColor="followedHyperlink"/>
      <w:u w:val="single"/>
    </w:rPr>
  </w:style>
  <w:style w:type="numbering" w:customStyle="1" w:styleId="Formatvorlage1">
    <w:name w:val="Formatvorlage1"/>
    <w:uiPriority w:val="99"/>
    <w:rsid w:val="00F461BE"/>
    <w:pPr>
      <w:numPr>
        <w:numId w:val="31"/>
      </w:numPr>
    </w:pPr>
  </w:style>
  <w:style w:type="numbering" w:customStyle="1" w:styleId="Formatvorlage2">
    <w:name w:val="Formatvorlage2"/>
    <w:uiPriority w:val="99"/>
    <w:rsid w:val="00F461BE"/>
    <w:pPr>
      <w:numPr>
        <w:numId w:val="33"/>
      </w:numPr>
    </w:pPr>
  </w:style>
  <w:style w:type="table" w:styleId="Gitternetztabelle6farbigAkzent2">
    <w:name w:val="Grid Table 6 Colorful Accent 2"/>
    <w:basedOn w:val="NormaleTabelle"/>
    <w:uiPriority w:val="51"/>
    <w:rsid w:val="005A26D4"/>
    <w:pPr>
      <w:spacing w:after="0" w:line="240" w:lineRule="auto"/>
    </w:pPr>
    <w:rPr>
      <w:color w:val="9CA5A3" w:themeColor="accent2" w:themeShade="BF"/>
    </w:rPr>
    <w:tblPr>
      <w:tblStyleRowBandSize w:val="1"/>
      <w:tblStyleColBandSize w:val="1"/>
      <w:tblBorders>
        <w:top w:val="single" w:sz="4" w:space="0" w:color="E5E8E7" w:themeColor="accent2" w:themeTint="99"/>
        <w:left w:val="single" w:sz="4" w:space="0" w:color="E5E8E7" w:themeColor="accent2" w:themeTint="99"/>
        <w:bottom w:val="single" w:sz="4" w:space="0" w:color="E5E8E7" w:themeColor="accent2" w:themeTint="99"/>
        <w:right w:val="single" w:sz="4" w:space="0" w:color="E5E8E7" w:themeColor="accent2" w:themeTint="99"/>
        <w:insideH w:val="single" w:sz="4" w:space="0" w:color="E5E8E7" w:themeColor="accent2" w:themeTint="99"/>
        <w:insideV w:val="single" w:sz="4" w:space="0" w:color="E5E8E7" w:themeColor="accent2" w:themeTint="99"/>
      </w:tblBorders>
    </w:tblPr>
    <w:tblStylePr w:type="firstRow">
      <w:rPr>
        <w:b/>
        <w:bCs/>
      </w:rPr>
      <w:tblPr/>
      <w:tcPr>
        <w:tcBorders>
          <w:bottom w:val="single" w:sz="12" w:space="0" w:color="E5E8E7" w:themeColor="accent2" w:themeTint="99"/>
        </w:tcBorders>
      </w:tcPr>
    </w:tblStylePr>
    <w:tblStylePr w:type="lastRow">
      <w:rPr>
        <w:b/>
        <w:bCs/>
      </w:rPr>
      <w:tblPr/>
      <w:tcPr>
        <w:tcBorders>
          <w:top w:val="double" w:sz="4" w:space="0" w:color="E5E8E7" w:themeColor="accent2" w:themeTint="99"/>
        </w:tcBorders>
      </w:tcPr>
    </w:tblStylePr>
    <w:tblStylePr w:type="firstCol">
      <w:rPr>
        <w:b/>
        <w:bCs/>
      </w:rPr>
    </w:tblStylePr>
    <w:tblStylePr w:type="lastCol">
      <w:rPr>
        <w:b/>
        <w:bCs/>
      </w:rPr>
    </w:tblStylePr>
    <w:tblStylePr w:type="band1Vert">
      <w:tblPr/>
      <w:tcPr>
        <w:shd w:val="clear" w:color="auto" w:fill="F6F7F7" w:themeFill="accent2" w:themeFillTint="33"/>
      </w:tcPr>
    </w:tblStylePr>
    <w:tblStylePr w:type="band1Horz">
      <w:tblPr/>
      <w:tcPr>
        <w:shd w:val="clear" w:color="auto" w:fill="F6F7F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85980">
      <w:bodyDiv w:val="1"/>
      <w:marLeft w:val="0"/>
      <w:marRight w:val="0"/>
      <w:marTop w:val="0"/>
      <w:marBottom w:val="0"/>
      <w:divBdr>
        <w:top w:val="none" w:sz="0" w:space="0" w:color="auto"/>
        <w:left w:val="none" w:sz="0" w:space="0" w:color="auto"/>
        <w:bottom w:val="none" w:sz="0" w:space="0" w:color="auto"/>
        <w:right w:val="none" w:sz="0" w:space="0" w:color="auto"/>
      </w:divBdr>
    </w:div>
    <w:div w:id="145633492">
      <w:bodyDiv w:val="1"/>
      <w:marLeft w:val="0"/>
      <w:marRight w:val="0"/>
      <w:marTop w:val="0"/>
      <w:marBottom w:val="0"/>
      <w:divBdr>
        <w:top w:val="none" w:sz="0" w:space="0" w:color="auto"/>
        <w:left w:val="none" w:sz="0" w:space="0" w:color="auto"/>
        <w:bottom w:val="none" w:sz="0" w:space="0" w:color="auto"/>
        <w:right w:val="none" w:sz="0" w:space="0" w:color="auto"/>
      </w:divBdr>
    </w:div>
    <w:div w:id="194345134">
      <w:bodyDiv w:val="1"/>
      <w:marLeft w:val="0"/>
      <w:marRight w:val="0"/>
      <w:marTop w:val="0"/>
      <w:marBottom w:val="0"/>
      <w:divBdr>
        <w:top w:val="none" w:sz="0" w:space="0" w:color="auto"/>
        <w:left w:val="none" w:sz="0" w:space="0" w:color="auto"/>
        <w:bottom w:val="none" w:sz="0" w:space="0" w:color="auto"/>
        <w:right w:val="none" w:sz="0" w:space="0" w:color="auto"/>
      </w:divBdr>
    </w:div>
    <w:div w:id="213663902">
      <w:bodyDiv w:val="1"/>
      <w:marLeft w:val="0"/>
      <w:marRight w:val="0"/>
      <w:marTop w:val="0"/>
      <w:marBottom w:val="0"/>
      <w:divBdr>
        <w:top w:val="none" w:sz="0" w:space="0" w:color="auto"/>
        <w:left w:val="none" w:sz="0" w:space="0" w:color="auto"/>
        <w:bottom w:val="none" w:sz="0" w:space="0" w:color="auto"/>
        <w:right w:val="none" w:sz="0" w:space="0" w:color="auto"/>
      </w:divBdr>
    </w:div>
    <w:div w:id="262539673">
      <w:bodyDiv w:val="1"/>
      <w:marLeft w:val="0"/>
      <w:marRight w:val="0"/>
      <w:marTop w:val="0"/>
      <w:marBottom w:val="0"/>
      <w:divBdr>
        <w:top w:val="none" w:sz="0" w:space="0" w:color="auto"/>
        <w:left w:val="none" w:sz="0" w:space="0" w:color="auto"/>
        <w:bottom w:val="none" w:sz="0" w:space="0" w:color="auto"/>
        <w:right w:val="none" w:sz="0" w:space="0" w:color="auto"/>
      </w:divBdr>
    </w:div>
    <w:div w:id="302348650">
      <w:bodyDiv w:val="1"/>
      <w:marLeft w:val="0"/>
      <w:marRight w:val="0"/>
      <w:marTop w:val="0"/>
      <w:marBottom w:val="0"/>
      <w:divBdr>
        <w:top w:val="none" w:sz="0" w:space="0" w:color="auto"/>
        <w:left w:val="none" w:sz="0" w:space="0" w:color="auto"/>
        <w:bottom w:val="none" w:sz="0" w:space="0" w:color="auto"/>
        <w:right w:val="none" w:sz="0" w:space="0" w:color="auto"/>
      </w:divBdr>
    </w:div>
    <w:div w:id="354310474">
      <w:bodyDiv w:val="1"/>
      <w:marLeft w:val="0"/>
      <w:marRight w:val="0"/>
      <w:marTop w:val="0"/>
      <w:marBottom w:val="0"/>
      <w:divBdr>
        <w:top w:val="none" w:sz="0" w:space="0" w:color="auto"/>
        <w:left w:val="none" w:sz="0" w:space="0" w:color="auto"/>
        <w:bottom w:val="none" w:sz="0" w:space="0" w:color="auto"/>
        <w:right w:val="none" w:sz="0" w:space="0" w:color="auto"/>
      </w:divBdr>
    </w:div>
    <w:div w:id="569972703">
      <w:bodyDiv w:val="1"/>
      <w:marLeft w:val="0"/>
      <w:marRight w:val="0"/>
      <w:marTop w:val="0"/>
      <w:marBottom w:val="0"/>
      <w:divBdr>
        <w:top w:val="none" w:sz="0" w:space="0" w:color="auto"/>
        <w:left w:val="none" w:sz="0" w:space="0" w:color="auto"/>
        <w:bottom w:val="none" w:sz="0" w:space="0" w:color="auto"/>
        <w:right w:val="none" w:sz="0" w:space="0" w:color="auto"/>
      </w:divBdr>
    </w:div>
    <w:div w:id="575483752">
      <w:bodyDiv w:val="1"/>
      <w:marLeft w:val="0"/>
      <w:marRight w:val="0"/>
      <w:marTop w:val="0"/>
      <w:marBottom w:val="0"/>
      <w:divBdr>
        <w:top w:val="none" w:sz="0" w:space="0" w:color="auto"/>
        <w:left w:val="none" w:sz="0" w:space="0" w:color="auto"/>
        <w:bottom w:val="none" w:sz="0" w:space="0" w:color="auto"/>
        <w:right w:val="none" w:sz="0" w:space="0" w:color="auto"/>
      </w:divBdr>
    </w:div>
    <w:div w:id="601494257">
      <w:bodyDiv w:val="1"/>
      <w:marLeft w:val="0"/>
      <w:marRight w:val="0"/>
      <w:marTop w:val="0"/>
      <w:marBottom w:val="0"/>
      <w:divBdr>
        <w:top w:val="none" w:sz="0" w:space="0" w:color="auto"/>
        <w:left w:val="none" w:sz="0" w:space="0" w:color="auto"/>
        <w:bottom w:val="none" w:sz="0" w:space="0" w:color="auto"/>
        <w:right w:val="none" w:sz="0" w:space="0" w:color="auto"/>
      </w:divBdr>
    </w:div>
    <w:div w:id="698244296">
      <w:bodyDiv w:val="1"/>
      <w:marLeft w:val="0"/>
      <w:marRight w:val="0"/>
      <w:marTop w:val="0"/>
      <w:marBottom w:val="0"/>
      <w:divBdr>
        <w:top w:val="none" w:sz="0" w:space="0" w:color="auto"/>
        <w:left w:val="none" w:sz="0" w:space="0" w:color="auto"/>
        <w:bottom w:val="none" w:sz="0" w:space="0" w:color="auto"/>
        <w:right w:val="none" w:sz="0" w:space="0" w:color="auto"/>
      </w:divBdr>
    </w:div>
    <w:div w:id="726343064">
      <w:bodyDiv w:val="1"/>
      <w:marLeft w:val="0"/>
      <w:marRight w:val="0"/>
      <w:marTop w:val="0"/>
      <w:marBottom w:val="0"/>
      <w:divBdr>
        <w:top w:val="none" w:sz="0" w:space="0" w:color="auto"/>
        <w:left w:val="none" w:sz="0" w:space="0" w:color="auto"/>
        <w:bottom w:val="none" w:sz="0" w:space="0" w:color="auto"/>
        <w:right w:val="none" w:sz="0" w:space="0" w:color="auto"/>
      </w:divBdr>
    </w:div>
    <w:div w:id="782263549">
      <w:bodyDiv w:val="1"/>
      <w:marLeft w:val="0"/>
      <w:marRight w:val="0"/>
      <w:marTop w:val="0"/>
      <w:marBottom w:val="0"/>
      <w:divBdr>
        <w:top w:val="none" w:sz="0" w:space="0" w:color="auto"/>
        <w:left w:val="none" w:sz="0" w:space="0" w:color="auto"/>
        <w:bottom w:val="none" w:sz="0" w:space="0" w:color="auto"/>
        <w:right w:val="none" w:sz="0" w:space="0" w:color="auto"/>
      </w:divBdr>
    </w:div>
    <w:div w:id="923688664">
      <w:bodyDiv w:val="1"/>
      <w:marLeft w:val="0"/>
      <w:marRight w:val="0"/>
      <w:marTop w:val="0"/>
      <w:marBottom w:val="0"/>
      <w:divBdr>
        <w:top w:val="none" w:sz="0" w:space="0" w:color="auto"/>
        <w:left w:val="none" w:sz="0" w:space="0" w:color="auto"/>
        <w:bottom w:val="none" w:sz="0" w:space="0" w:color="auto"/>
        <w:right w:val="none" w:sz="0" w:space="0" w:color="auto"/>
      </w:divBdr>
    </w:div>
    <w:div w:id="936867872">
      <w:bodyDiv w:val="1"/>
      <w:marLeft w:val="0"/>
      <w:marRight w:val="0"/>
      <w:marTop w:val="0"/>
      <w:marBottom w:val="0"/>
      <w:divBdr>
        <w:top w:val="none" w:sz="0" w:space="0" w:color="auto"/>
        <w:left w:val="none" w:sz="0" w:space="0" w:color="auto"/>
        <w:bottom w:val="none" w:sz="0" w:space="0" w:color="auto"/>
        <w:right w:val="none" w:sz="0" w:space="0" w:color="auto"/>
      </w:divBdr>
    </w:div>
    <w:div w:id="982855005">
      <w:bodyDiv w:val="1"/>
      <w:marLeft w:val="0"/>
      <w:marRight w:val="0"/>
      <w:marTop w:val="0"/>
      <w:marBottom w:val="0"/>
      <w:divBdr>
        <w:top w:val="none" w:sz="0" w:space="0" w:color="auto"/>
        <w:left w:val="none" w:sz="0" w:space="0" w:color="auto"/>
        <w:bottom w:val="none" w:sz="0" w:space="0" w:color="auto"/>
        <w:right w:val="none" w:sz="0" w:space="0" w:color="auto"/>
      </w:divBdr>
    </w:div>
    <w:div w:id="1036391383">
      <w:bodyDiv w:val="1"/>
      <w:marLeft w:val="0"/>
      <w:marRight w:val="0"/>
      <w:marTop w:val="0"/>
      <w:marBottom w:val="0"/>
      <w:divBdr>
        <w:top w:val="none" w:sz="0" w:space="0" w:color="auto"/>
        <w:left w:val="none" w:sz="0" w:space="0" w:color="auto"/>
        <w:bottom w:val="none" w:sz="0" w:space="0" w:color="auto"/>
        <w:right w:val="none" w:sz="0" w:space="0" w:color="auto"/>
      </w:divBdr>
    </w:div>
    <w:div w:id="1089691330">
      <w:bodyDiv w:val="1"/>
      <w:marLeft w:val="0"/>
      <w:marRight w:val="0"/>
      <w:marTop w:val="0"/>
      <w:marBottom w:val="0"/>
      <w:divBdr>
        <w:top w:val="none" w:sz="0" w:space="0" w:color="auto"/>
        <w:left w:val="none" w:sz="0" w:space="0" w:color="auto"/>
        <w:bottom w:val="none" w:sz="0" w:space="0" w:color="auto"/>
        <w:right w:val="none" w:sz="0" w:space="0" w:color="auto"/>
      </w:divBdr>
    </w:div>
    <w:div w:id="1197111433">
      <w:bodyDiv w:val="1"/>
      <w:marLeft w:val="0"/>
      <w:marRight w:val="0"/>
      <w:marTop w:val="0"/>
      <w:marBottom w:val="0"/>
      <w:divBdr>
        <w:top w:val="none" w:sz="0" w:space="0" w:color="auto"/>
        <w:left w:val="none" w:sz="0" w:space="0" w:color="auto"/>
        <w:bottom w:val="none" w:sz="0" w:space="0" w:color="auto"/>
        <w:right w:val="none" w:sz="0" w:space="0" w:color="auto"/>
      </w:divBdr>
    </w:div>
    <w:div w:id="1236816050">
      <w:bodyDiv w:val="1"/>
      <w:marLeft w:val="0"/>
      <w:marRight w:val="0"/>
      <w:marTop w:val="0"/>
      <w:marBottom w:val="0"/>
      <w:divBdr>
        <w:top w:val="none" w:sz="0" w:space="0" w:color="auto"/>
        <w:left w:val="none" w:sz="0" w:space="0" w:color="auto"/>
        <w:bottom w:val="none" w:sz="0" w:space="0" w:color="auto"/>
        <w:right w:val="none" w:sz="0" w:space="0" w:color="auto"/>
      </w:divBdr>
    </w:div>
    <w:div w:id="1264798168">
      <w:bodyDiv w:val="1"/>
      <w:marLeft w:val="0"/>
      <w:marRight w:val="0"/>
      <w:marTop w:val="0"/>
      <w:marBottom w:val="0"/>
      <w:divBdr>
        <w:top w:val="none" w:sz="0" w:space="0" w:color="auto"/>
        <w:left w:val="none" w:sz="0" w:space="0" w:color="auto"/>
        <w:bottom w:val="none" w:sz="0" w:space="0" w:color="auto"/>
        <w:right w:val="none" w:sz="0" w:space="0" w:color="auto"/>
      </w:divBdr>
    </w:div>
    <w:div w:id="1281182712">
      <w:bodyDiv w:val="1"/>
      <w:marLeft w:val="0"/>
      <w:marRight w:val="0"/>
      <w:marTop w:val="0"/>
      <w:marBottom w:val="0"/>
      <w:divBdr>
        <w:top w:val="none" w:sz="0" w:space="0" w:color="auto"/>
        <w:left w:val="none" w:sz="0" w:space="0" w:color="auto"/>
        <w:bottom w:val="none" w:sz="0" w:space="0" w:color="auto"/>
        <w:right w:val="none" w:sz="0" w:space="0" w:color="auto"/>
      </w:divBdr>
    </w:div>
    <w:div w:id="1322854097">
      <w:bodyDiv w:val="1"/>
      <w:marLeft w:val="0"/>
      <w:marRight w:val="0"/>
      <w:marTop w:val="0"/>
      <w:marBottom w:val="0"/>
      <w:divBdr>
        <w:top w:val="none" w:sz="0" w:space="0" w:color="auto"/>
        <w:left w:val="none" w:sz="0" w:space="0" w:color="auto"/>
        <w:bottom w:val="none" w:sz="0" w:space="0" w:color="auto"/>
        <w:right w:val="none" w:sz="0" w:space="0" w:color="auto"/>
      </w:divBdr>
    </w:div>
    <w:div w:id="1340080277">
      <w:bodyDiv w:val="1"/>
      <w:marLeft w:val="0"/>
      <w:marRight w:val="0"/>
      <w:marTop w:val="0"/>
      <w:marBottom w:val="0"/>
      <w:divBdr>
        <w:top w:val="none" w:sz="0" w:space="0" w:color="auto"/>
        <w:left w:val="none" w:sz="0" w:space="0" w:color="auto"/>
        <w:bottom w:val="none" w:sz="0" w:space="0" w:color="auto"/>
        <w:right w:val="none" w:sz="0" w:space="0" w:color="auto"/>
      </w:divBdr>
    </w:div>
    <w:div w:id="1345208893">
      <w:bodyDiv w:val="1"/>
      <w:marLeft w:val="0"/>
      <w:marRight w:val="0"/>
      <w:marTop w:val="0"/>
      <w:marBottom w:val="0"/>
      <w:divBdr>
        <w:top w:val="none" w:sz="0" w:space="0" w:color="auto"/>
        <w:left w:val="none" w:sz="0" w:space="0" w:color="auto"/>
        <w:bottom w:val="none" w:sz="0" w:space="0" w:color="auto"/>
        <w:right w:val="none" w:sz="0" w:space="0" w:color="auto"/>
      </w:divBdr>
    </w:div>
    <w:div w:id="1361662687">
      <w:bodyDiv w:val="1"/>
      <w:marLeft w:val="0"/>
      <w:marRight w:val="0"/>
      <w:marTop w:val="0"/>
      <w:marBottom w:val="0"/>
      <w:divBdr>
        <w:top w:val="none" w:sz="0" w:space="0" w:color="auto"/>
        <w:left w:val="none" w:sz="0" w:space="0" w:color="auto"/>
        <w:bottom w:val="none" w:sz="0" w:space="0" w:color="auto"/>
        <w:right w:val="none" w:sz="0" w:space="0" w:color="auto"/>
      </w:divBdr>
    </w:div>
    <w:div w:id="1536044184">
      <w:bodyDiv w:val="1"/>
      <w:marLeft w:val="0"/>
      <w:marRight w:val="0"/>
      <w:marTop w:val="0"/>
      <w:marBottom w:val="0"/>
      <w:divBdr>
        <w:top w:val="none" w:sz="0" w:space="0" w:color="auto"/>
        <w:left w:val="none" w:sz="0" w:space="0" w:color="auto"/>
        <w:bottom w:val="none" w:sz="0" w:space="0" w:color="auto"/>
        <w:right w:val="none" w:sz="0" w:space="0" w:color="auto"/>
      </w:divBdr>
    </w:div>
    <w:div w:id="1578006482">
      <w:bodyDiv w:val="1"/>
      <w:marLeft w:val="0"/>
      <w:marRight w:val="0"/>
      <w:marTop w:val="0"/>
      <w:marBottom w:val="0"/>
      <w:divBdr>
        <w:top w:val="none" w:sz="0" w:space="0" w:color="auto"/>
        <w:left w:val="none" w:sz="0" w:space="0" w:color="auto"/>
        <w:bottom w:val="none" w:sz="0" w:space="0" w:color="auto"/>
        <w:right w:val="none" w:sz="0" w:space="0" w:color="auto"/>
      </w:divBdr>
    </w:div>
    <w:div w:id="1614746845">
      <w:bodyDiv w:val="1"/>
      <w:marLeft w:val="0"/>
      <w:marRight w:val="0"/>
      <w:marTop w:val="0"/>
      <w:marBottom w:val="0"/>
      <w:divBdr>
        <w:top w:val="none" w:sz="0" w:space="0" w:color="auto"/>
        <w:left w:val="none" w:sz="0" w:space="0" w:color="auto"/>
        <w:bottom w:val="none" w:sz="0" w:space="0" w:color="auto"/>
        <w:right w:val="none" w:sz="0" w:space="0" w:color="auto"/>
      </w:divBdr>
    </w:div>
    <w:div w:id="1689528994">
      <w:bodyDiv w:val="1"/>
      <w:marLeft w:val="0"/>
      <w:marRight w:val="0"/>
      <w:marTop w:val="0"/>
      <w:marBottom w:val="0"/>
      <w:divBdr>
        <w:top w:val="none" w:sz="0" w:space="0" w:color="auto"/>
        <w:left w:val="none" w:sz="0" w:space="0" w:color="auto"/>
        <w:bottom w:val="none" w:sz="0" w:space="0" w:color="auto"/>
        <w:right w:val="none" w:sz="0" w:space="0" w:color="auto"/>
      </w:divBdr>
    </w:div>
    <w:div w:id="1689984028">
      <w:bodyDiv w:val="1"/>
      <w:marLeft w:val="0"/>
      <w:marRight w:val="0"/>
      <w:marTop w:val="0"/>
      <w:marBottom w:val="0"/>
      <w:divBdr>
        <w:top w:val="none" w:sz="0" w:space="0" w:color="auto"/>
        <w:left w:val="none" w:sz="0" w:space="0" w:color="auto"/>
        <w:bottom w:val="none" w:sz="0" w:space="0" w:color="auto"/>
        <w:right w:val="none" w:sz="0" w:space="0" w:color="auto"/>
      </w:divBdr>
      <w:divsChild>
        <w:div w:id="184175263">
          <w:marLeft w:val="0"/>
          <w:marRight w:val="0"/>
          <w:marTop w:val="0"/>
          <w:marBottom w:val="0"/>
          <w:divBdr>
            <w:top w:val="none" w:sz="0" w:space="0" w:color="auto"/>
            <w:left w:val="none" w:sz="0" w:space="0" w:color="auto"/>
            <w:bottom w:val="none" w:sz="0" w:space="0" w:color="auto"/>
            <w:right w:val="none" w:sz="0" w:space="0" w:color="auto"/>
          </w:divBdr>
        </w:div>
      </w:divsChild>
    </w:div>
    <w:div w:id="1740517279">
      <w:bodyDiv w:val="1"/>
      <w:marLeft w:val="0"/>
      <w:marRight w:val="0"/>
      <w:marTop w:val="0"/>
      <w:marBottom w:val="0"/>
      <w:divBdr>
        <w:top w:val="none" w:sz="0" w:space="0" w:color="auto"/>
        <w:left w:val="none" w:sz="0" w:space="0" w:color="auto"/>
        <w:bottom w:val="none" w:sz="0" w:space="0" w:color="auto"/>
        <w:right w:val="none" w:sz="0" w:space="0" w:color="auto"/>
      </w:divBdr>
    </w:div>
    <w:div w:id="1808862012">
      <w:bodyDiv w:val="1"/>
      <w:marLeft w:val="0"/>
      <w:marRight w:val="0"/>
      <w:marTop w:val="0"/>
      <w:marBottom w:val="0"/>
      <w:divBdr>
        <w:top w:val="none" w:sz="0" w:space="0" w:color="auto"/>
        <w:left w:val="none" w:sz="0" w:space="0" w:color="auto"/>
        <w:bottom w:val="none" w:sz="0" w:space="0" w:color="auto"/>
        <w:right w:val="none" w:sz="0" w:space="0" w:color="auto"/>
      </w:divBdr>
    </w:div>
    <w:div w:id="1827626851">
      <w:bodyDiv w:val="1"/>
      <w:marLeft w:val="0"/>
      <w:marRight w:val="0"/>
      <w:marTop w:val="0"/>
      <w:marBottom w:val="0"/>
      <w:divBdr>
        <w:top w:val="none" w:sz="0" w:space="0" w:color="auto"/>
        <w:left w:val="none" w:sz="0" w:space="0" w:color="auto"/>
        <w:bottom w:val="none" w:sz="0" w:space="0" w:color="auto"/>
        <w:right w:val="none" w:sz="0" w:space="0" w:color="auto"/>
      </w:divBdr>
    </w:div>
    <w:div w:id="1873150440">
      <w:bodyDiv w:val="1"/>
      <w:marLeft w:val="0"/>
      <w:marRight w:val="0"/>
      <w:marTop w:val="0"/>
      <w:marBottom w:val="0"/>
      <w:divBdr>
        <w:top w:val="none" w:sz="0" w:space="0" w:color="auto"/>
        <w:left w:val="none" w:sz="0" w:space="0" w:color="auto"/>
        <w:bottom w:val="none" w:sz="0" w:space="0" w:color="auto"/>
        <w:right w:val="none" w:sz="0" w:space="0" w:color="auto"/>
      </w:divBdr>
    </w:div>
    <w:div w:id="2019846858">
      <w:bodyDiv w:val="1"/>
      <w:marLeft w:val="0"/>
      <w:marRight w:val="0"/>
      <w:marTop w:val="0"/>
      <w:marBottom w:val="0"/>
      <w:divBdr>
        <w:top w:val="none" w:sz="0" w:space="0" w:color="auto"/>
        <w:left w:val="none" w:sz="0" w:space="0" w:color="auto"/>
        <w:bottom w:val="none" w:sz="0" w:space="0" w:color="auto"/>
        <w:right w:val="none" w:sz="0" w:space="0" w:color="auto"/>
      </w:divBdr>
    </w:div>
    <w:div w:id="203163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Default Theme">
  <a:themeElements>
    <a:clrScheme name="Audi Standard">
      <a:dk1>
        <a:srgbClr val="000000"/>
      </a:dk1>
      <a:lt1>
        <a:srgbClr val="FFFFFF"/>
      </a:lt1>
      <a:dk2>
        <a:srgbClr val="000000"/>
      </a:dk2>
      <a:lt2>
        <a:srgbClr val="B0B6B8"/>
      </a:lt2>
      <a:accent1>
        <a:srgbClr val="434C53"/>
      </a:accent1>
      <a:accent2>
        <a:srgbClr val="D5D9D8"/>
      </a:accent2>
      <a:accent3>
        <a:srgbClr val="6D7579"/>
      </a:accent3>
      <a:accent4>
        <a:srgbClr val="CACE98"/>
      </a:accent4>
      <a:accent5>
        <a:srgbClr val="B0B6AD"/>
      </a:accent5>
      <a:accent6>
        <a:srgbClr val="CC0033"/>
      </a:accent6>
      <a:hlink>
        <a:srgbClr val="6682A4"/>
      </a:hlink>
      <a:folHlink>
        <a:srgbClr val="6C4859"/>
      </a:folHlink>
    </a:clrScheme>
    <a:fontScheme name="Audi Master">
      <a:majorFont>
        <a:latin typeface="Arial"/>
        <a:ea typeface="Arial"/>
        <a:cs typeface="Arial"/>
      </a:majorFont>
      <a:minorFont>
        <a:latin typeface="Arial"/>
        <a:ea typeface="Arial"/>
        <a:cs typeface="Arial"/>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cap="flat" cmpd="sng" algn="ctr">
          <a:solidFill>
            <a:schemeClr val="accent3"/>
          </a:solidFill>
          <a:prstDash val="solid"/>
          <a:round/>
          <a:headEnd type="none" w="med" len="med"/>
          <a:tailEnd type="none" w="med" len="med"/>
        </a:ln>
        <a:effectLst/>
      </a:spPr>
      <a:bodyPr vert="horz" wrap="none" lIns="91440" tIns="45720" rIns="91440" bIns="45720" numCol="1" rtlCol="0" anchor="ctr" anchorCtr="0" compatLnSpc="1">
        <a:prstTxWarp prst="textNoShape">
          <a:avLst/>
        </a:prstTxWarp>
      </a:bodyPr>
      <a:lstStyle>
        <a:defPPr marL="0" marR="0" indent="0" algn="ctr" defTabSz="914400" rtl="0" eaLnBrk="1" fontAlgn="base" latinLnBrk="0" hangingPunct="1">
          <a:lnSpc>
            <a:spcPct val="100000"/>
          </a:lnSpc>
          <a:spcBef>
            <a:spcPct val="30000"/>
          </a:spcBef>
          <a:spcAft>
            <a:spcPct val="0"/>
          </a:spcAft>
          <a:buClr>
            <a:schemeClr val="accent2"/>
          </a:buClr>
          <a:buSzTx/>
          <a:buFont typeface="Audi Type" pitchFamily="34" charset="0"/>
          <a:buNone/>
          <a:tabLst/>
          <a:defRPr kumimoji="0" sz="1200" b="0" i="0" u="none" strike="noStrike" cap="none" normalizeH="0" baseline="0">
            <a:ln>
              <a:noFill/>
            </a:ln>
            <a:solidFill>
              <a:schemeClr val="tx1"/>
            </a:solidFill>
            <a:effectLst/>
            <a:latin typeface="Arial" pitchFamily="-110" charset="0"/>
            <a:ea typeface="Arial" pitchFamily="-110" charset="0"/>
            <a:cs typeface="Arial" pitchFamily="-110" charset="0"/>
          </a:defRPr>
        </a:defPPr>
      </a:lstStyle>
    </a:spDef>
    <a:lnDef>
      <a:spPr bwMode="auto">
        <a:noFill/>
        <a:ln w="9525" cap="flat" cmpd="sng" algn="ctr">
          <a:solidFill>
            <a:schemeClr val="accent3"/>
          </a:solidFill>
          <a:prstDash val="solid"/>
          <a:round/>
          <a:headEnd type="none" w="med" len="med"/>
          <a:tailEnd type="none" w="med" len="med"/>
        </a:ln>
        <a:effectLst/>
      </a:spPr>
      <a:bodyPr/>
      <a:lstStyle/>
    </a:lnDef>
    <a:txDef>
      <a:spPr>
        <a:noFill/>
      </a:spPr>
      <a:bodyPr wrap="square" rtlCol="0">
        <a:spAutoFit/>
      </a:bodyPr>
      <a:lstStyle>
        <a:defPPr algn="l">
          <a:defRPr dirty="0">
            <a:latin typeface="Audi Type" pitchFamily="34"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Sommer 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69DEDFDABB6D3E49AC46043E40727435" ma:contentTypeVersion="3" ma:contentTypeDescription="Ein neues Dokument erstellen." ma:contentTypeScope="" ma:versionID="e195c02e8fbde128767989dace33e105">
  <xsd:schema xmlns:xsd="http://www.w3.org/2001/XMLSchema" xmlns:xs="http://www.w3.org/2001/XMLSchema" xmlns:p="http://schemas.microsoft.com/office/2006/metadata/properties" xmlns:ns2="5eeddad7-b807-41dd-b4ee-90794b01d68e" xmlns:ns3="d84d43df-74a7-4b8f-960d-c3c250d693ed" targetNamespace="http://schemas.microsoft.com/office/2006/metadata/properties" ma:root="true" ma:fieldsID="edaca650f55afbd25ffb0b1a7a7be53d" ns2:_="" ns3:_="">
    <xsd:import namespace="5eeddad7-b807-41dd-b4ee-90794b01d68e"/>
    <xsd:import namespace="d84d43df-74a7-4b8f-960d-c3c250d693ed"/>
    <xsd:element name="properties">
      <xsd:complexType>
        <xsd:sequence>
          <xsd:element name="documentManagement">
            <xsd:complexType>
              <xsd:all>
                <xsd:element ref="ns2:f4e48e7aa7894e7daed761a8689715a8"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ddad7-b807-41dd-b4ee-90794b01d68e" elementFormDefault="qualified">
    <xsd:import namespace="http://schemas.microsoft.com/office/2006/documentManagement/types"/>
    <xsd:import namespace="http://schemas.microsoft.com/office/infopath/2007/PartnerControls"/>
    <xsd:element name="f4e48e7aa7894e7daed761a8689715a8" ma:index="9" nillable="true" ma:taxonomy="true" ma:internalName="f4e48e7aa7894e7daed761a8689715a8" ma:taxonomyFieldName="Kategorie" ma:displayName="Kategorie" ma:default="" ma:fieldId="{f4e48e7a-a789-4e7d-aed7-61a8689715a8}" ma:sspId="41dbaf8f-0bcb-40c2-8c78-1ff1213cd23b" ma:termSetId="391be1be-502b-4431-ab93-3a59ac8ce03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d43df-74a7-4b8f-960d-c3c250d693ed"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73d7a44f-8261-4516-9378-d8beb9b79815}" ma:internalName="TaxCatchAll" ma:showField="CatchAllData" ma:web="c57f480a-9bce-496f-a0d3-a75099afaf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f4e48e7aa7894e7daed761a8689715a8 xmlns="5eeddad7-b807-41dd-b4ee-90794b01d68e">
      <Terms xmlns="http://schemas.microsoft.com/office/infopath/2007/PartnerControls"/>
    </f4e48e7aa7894e7daed761a8689715a8>
    <TaxCatchAll xmlns="d84d43df-74a7-4b8f-960d-c3c250d693e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030060-F8F8-4F3B-B3D2-EEAF91499CDE}">
  <ds:schemaRefs>
    <ds:schemaRef ds:uri="http://schemas.microsoft.com/sharepoint/v3/contenttype/forms"/>
  </ds:schemaRefs>
</ds:datastoreItem>
</file>

<file path=customXml/itemProps3.xml><?xml version="1.0" encoding="utf-8"?>
<ds:datastoreItem xmlns:ds="http://schemas.openxmlformats.org/officeDocument/2006/customXml" ds:itemID="{54163168-85BB-48CD-AA0D-7FCEFEBB2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eddad7-b807-41dd-b4ee-90794b01d68e"/>
    <ds:schemaRef ds:uri="d84d43df-74a7-4b8f-960d-c3c250d693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41E072-A54B-4A20-9C03-204B75AA20CA}">
  <ds:schemaRefs>
    <ds:schemaRef ds:uri="http://schemas.microsoft.com/office/2006/metadata/properties"/>
    <ds:schemaRef ds:uri="http://schemas.microsoft.com/office/infopath/2007/PartnerControls"/>
    <ds:schemaRef ds:uri="5eeddad7-b807-41dd-b4ee-90794b01d68e"/>
    <ds:schemaRef ds:uri="d84d43df-74a7-4b8f-960d-c3c250d693ed"/>
  </ds:schemaRefs>
</ds:datastoreItem>
</file>

<file path=customXml/itemProps5.xml><?xml version="1.0" encoding="utf-8"?>
<ds:datastoreItem xmlns:ds="http://schemas.openxmlformats.org/officeDocument/2006/customXml" ds:itemID="{C4020A97-6F65-4D54-84DB-240B36CE9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8438</Words>
  <Characters>53163</Characters>
  <Application>Microsoft Office Word</Application>
  <DocSecurity>0</DocSecurity>
  <Lines>443</Lines>
  <Paragraphs>122</Paragraphs>
  <ScaleCrop>false</ScaleCrop>
  <HeadingPairs>
    <vt:vector size="2" baseType="variant">
      <vt:variant>
        <vt:lpstr>Titel</vt:lpstr>
      </vt:variant>
      <vt:variant>
        <vt:i4>1</vt:i4>
      </vt:variant>
    </vt:vector>
  </HeadingPairs>
  <TitlesOfParts>
    <vt:vector size="1" baseType="lpstr">
      <vt:lpstr>Entwicklung einer Web-Anwendung zur Projektantragsverwaltung mit JSON Datenbank</vt:lpstr>
    </vt:vector>
  </TitlesOfParts>
  <Company>Donat IT GmbH</Company>
  <LinksUpToDate>false</LinksUpToDate>
  <CharactersWithSpaces>61479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Entwicklung einer Web-Anwendung zur Projektantragsverwaltung mit JSON Datenbank</dc:title>
  <dc:creator>timo.menhorn@donat-it.de</dc:creator>
  <cp:lastModifiedBy>Menhorn Timo</cp:lastModifiedBy>
  <cp:revision>92</cp:revision>
  <cp:lastPrinted>2020-05-28T08:15:00Z</cp:lastPrinted>
  <dcterms:created xsi:type="dcterms:W3CDTF">2020-05-26T07:04:00Z</dcterms:created>
  <dcterms:modified xsi:type="dcterms:W3CDTF">2020-05-28T08:49:00Z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0x01010069DEDFDABB6D3E49AC46043E40727435</vt:lpwstr>
  </property>
  <property fmtid="{D5CDD505-2E9C-101B-9397-08002B2CF9AE}" pid="3" name="Kategorie">
    <vt:lpwstr/>
  </property>
</Properties>
</file>